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D2A81" w14:textId="77777777" w:rsidR="00A20A63" w:rsidRDefault="00A20A63">
      <w:pPr>
        <w:spacing w:line="240" w:lineRule="auto"/>
        <w:ind w:firstLineChars="0" w:firstLine="0"/>
        <w:jc w:val="right"/>
      </w:pPr>
    </w:p>
    <w:p w14:paraId="633491E5" w14:textId="77777777" w:rsidR="00A20A63" w:rsidRDefault="00A20A63">
      <w:pPr>
        <w:spacing w:line="240" w:lineRule="auto"/>
        <w:ind w:firstLineChars="0" w:firstLine="0"/>
        <w:jc w:val="left"/>
      </w:pPr>
    </w:p>
    <w:p w14:paraId="72CDE1EB" w14:textId="77777777" w:rsidR="00A20A63" w:rsidRDefault="00A20A63">
      <w:pPr>
        <w:spacing w:line="240" w:lineRule="auto"/>
        <w:ind w:firstLineChars="0" w:firstLine="0"/>
        <w:jc w:val="left"/>
      </w:pPr>
    </w:p>
    <w:p w14:paraId="5F60EB81" w14:textId="77777777" w:rsidR="00A20A63" w:rsidRDefault="00A20A63">
      <w:pPr>
        <w:ind w:firstLine="1920"/>
        <w:rPr>
          <w:rStyle w:val="-"/>
        </w:rPr>
      </w:pPr>
    </w:p>
    <w:p w14:paraId="2437ACE0" w14:textId="77777777" w:rsidR="00A20A63" w:rsidRDefault="001C2EF9">
      <w:pPr>
        <w:spacing w:line="240" w:lineRule="auto"/>
        <w:ind w:firstLineChars="0" w:firstLine="0"/>
        <w:jc w:val="center"/>
        <w:rPr>
          <w:rFonts w:ascii="宋体" w:hAnsi="宋体"/>
        </w:rPr>
      </w:pPr>
      <w:r>
        <w:rPr>
          <w:rFonts w:ascii="宋体" w:hAnsi="宋体"/>
        </w:rPr>
        <w:object w:dxaOrig="6075" w:dyaOrig="1560" w14:anchorId="232FC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78pt" o:ole="">
            <v:imagedata r:id="rId9" o:title="" gain="69719f" blacklevel="1966f" grayscale="t" bilevel="t"/>
          </v:shape>
          <o:OLEObject Type="Embed" ProgID="图像.文件" ShapeID="_x0000_i1025" DrawAspect="Content" ObjectID="_1512232823" r:id="rId10"/>
        </w:object>
      </w:r>
    </w:p>
    <w:p w14:paraId="06EFCE44" w14:textId="77777777" w:rsidR="00A20A63" w:rsidRDefault="00A20A63">
      <w:pPr>
        <w:spacing w:line="240" w:lineRule="auto"/>
        <w:ind w:firstLineChars="0" w:firstLine="0"/>
        <w:jc w:val="center"/>
        <w:rPr>
          <w:rStyle w:val="11"/>
          <w:sz w:val="36"/>
          <w:szCs w:val="36"/>
        </w:rPr>
      </w:pPr>
    </w:p>
    <w:p w14:paraId="38C8C5B8" w14:textId="77777777" w:rsidR="00A20A63" w:rsidRDefault="001C2EF9">
      <w:pPr>
        <w:spacing w:line="240" w:lineRule="auto"/>
        <w:ind w:firstLineChars="0" w:firstLine="0"/>
        <w:jc w:val="center"/>
        <w:rPr>
          <w:rStyle w:val="21"/>
        </w:rPr>
      </w:pPr>
      <w:r>
        <w:rPr>
          <w:rStyle w:val="21"/>
        </w:rPr>
        <w:t>博士</w:t>
      </w:r>
      <w:r>
        <w:rPr>
          <w:rStyle w:val="21"/>
          <w:rFonts w:hint="eastAsia"/>
        </w:rPr>
        <w:t>学位论文</w:t>
      </w:r>
    </w:p>
    <w:p w14:paraId="0955F478" w14:textId="77777777" w:rsidR="00A20A63" w:rsidRDefault="00A20A63">
      <w:pPr>
        <w:spacing w:line="240" w:lineRule="auto"/>
        <w:ind w:firstLineChars="0" w:firstLine="0"/>
        <w:jc w:val="center"/>
        <w:rPr>
          <w:rStyle w:val="21"/>
        </w:rPr>
      </w:pPr>
    </w:p>
    <w:p w14:paraId="41906427" w14:textId="77777777" w:rsidR="00A20A63" w:rsidRDefault="00A20A63">
      <w:pPr>
        <w:spacing w:line="240" w:lineRule="auto"/>
        <w:ind w:firstLineChars="0" w:firstLine="0"/>
        <w:jc w:val="center"/>
        <w:rPr>
          <w:rStyle w:val="21"/>
        </w:rPr>
      </w:pPr>
    </w:p>
    <w:p w14:paraId="5B5F0DB9" w14:textId="77777777" w:rsidR="00A20A63" w:rsidRDefault="001C2EF9">
      <w:pPr>
        <w:spacing w:line="240" w:lineRule="auto"/>
        <w:ind w:firstLineChars="0" w:firstLine="0"/>
        <w:jc w:val="center"/>
        <w:rPr>
          <w:rStyle w:val="-0"/>
          <w:rFonts w:ascii="宋体" w:hAnsi="宋体"/>
          <w:sz w:val="30"/>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689E5F13" w14:textId="77777777" w:rsidR="00A20A63" w:rsidRDefault="00A20A63">
      <w:pPr>
        <w:spacing w:line="240" w:lineRule="auto"/>
        <w:ind w:firstLineChars="0" w:firstLine="0"/>
        <w:jc w:val="center"/>
        <w:rPr>
          <w:rStyle w:val="-0"/>
          <w:b/>
        </w:rPr>
      </w:pPr>
    </w:p>
    <w:p w14:paraId="1EB2592F" w14:textId="77777777" w:rsidR="00A20A63" w:rsidRDefault="001C2EF9">
      <w:pPr>
        <w:spacing w:line="240" w:lineRule="auto"/>
        <w:ind w:firstLineChars="0" w:firstLine="0"/>
        <w:jc w:val="center"/>
        <w:rPr>
          <w:rStyle w:val="-1"/>
          <w:sz w:val="30"/>
          <w:szCs w:val="30"/>
        </w:rPr>
      </w:pPr>
      <w:r>
        <w:rPr>
          <w:rFonts w:hint="eastAsia"/>
          <w:sz w:val="30"/>
          <w:szCs w:val="30"/>
        </w:rPr>
        <w:t>The Modeling Research for Speech Emotion towards Expressive Speech Synthesis</w:t>
      </w:r>
    </w:p>
    <w:p w14:paraId="3B142E86" w14:textId="77777777" w:rsidR="00A20A63" w:rsidRDefault="00A20A63">
      <w:pPr>
        <w:spacing w:line="240" w:lineRule="auto"/>
        <w:ind w:firstLineChars="0" w:firstLine="0"/>
        <w:jc w:val="center"/>
        <w:rPr>
          <w:rStyle w:val="-1"/>
        </w:rPr>
      </w:pPr>
    </w:p>
    <w:p w14:paraId="1049AB57" w14:textId="77777777" w:rsidR="00A20A63" w:rsidRDefault="00A20A63">
      <w:pPr>
        <w:spacing w:line="240" w:lineRule="auto"/>
        <w:ind w:firstLineChars="0" w:firstLine="0"/>
        <w:jc w:val="center"/>
        <w:rPr>
          <w:rStyle w:val="-1"/>
        </w:rPr>
      </w:pPr>
    </w:p>
    <w:p w14:paraId="753EE837" w14:textId="77777777" w:rsidR="00A20A63" w:rsidRDefault="00A20A63">
      <w:pPr>
        <w:spacing w:line="240" w:lineRule="auto"/>
        <w:ind w:firstLineChars="0" w:firstLine="0"/>
        <w:jc w:val="center"/>
        <w:rPr>
          <w:rStyle w:val="-1"/>
        </w:rPr>
      </w:pPr>
    </w:p>
    <w:p w14:paraId="095F8E5B" w14:textId="77777777" w:rsidR="00A20A63" w:rsidRDefault="00A20A63">
      <w:pPr>
        <w:spacing w:line="240" w:lineRule="auto"/>
        <w:ind w:firstLineChars="0" w:firstLine="0"/>
        <w:jc w:val="center"/>
        <w:rPr>
          <w:rStyle w:val="-1"/>
        </w:rPr>
      </w:pPr>
    </w:p>
    <w:p w14:paraId="31E4DCA7" w14:textId="77777777" w:rsidR="00A20A63" w:rsidRDefault="00A20A63">
      <w:pPr>
        <w:spacing w:line="240" w:lineRule="auto"/>
        <w:ind w:firstLineChars="0" w:firstLine="0"/>
        <w:jc w:val="center"/>
        <w:rPr>
          <w:rStyle w:val="-1"/>
        </w:rPr>
      </w:pPr>
    </w:p>
    <w:p w14:paraId="33F1B0DC" w14:textId="77777777" w:rsidR="00A20A63" w:rsidRDefault="001C2EF9">
      <w:pPr>
        <w:spacing w:line="240" w:lineRule="auto"/>
        <w:ind w:firstLineChars="0" w:firstLine="0"/>
        <w:jc w:val="center"/>
        <w:rPr>
          <w:rStyle w:val="-2"/>
          <w:rFonts w:ascii="宋体" w:hAnsi="宋体"/>
          <w:szCs w:val="28"/>
        </w:rPr>
      </w:pPr>
      <w:r>
        <w:rPr>
          <w:rStyle w:val="31"/>
          <w:rFonts w:ascii="宋体" w:hAnsi="宋体" w:hint="eastAsia"/>
          <w:sz w:val="28"/>
          <w:szCs w:val="28"/>
        </w:rPr>
        <w:t>作者：</w:t>
      </w:r>
      <w:r>
        <w:rPr>
          <w:rStyle w:val="-2"/>
          <w:rFonts w:ascii="宋体" w:hAnsi="宋体" w:hint="eastAsia"/>
          <w:szCs w:val="28"/>
        </w:rPr>
        <w:t>高</w:t>
      </w:r>
      <w:proofErr w:type="gramStart"/>
      <w:r>
        <w:rPr>
          <w:rStyle w:val="-2"/>
          <w:rFonts w:ascii="宋体" w:hAnsi="宋体" w:hint="eastAsia"/>
          <w:szCs w:val="28"/>
        </w:rPr>
        <w:t>莹莹</w:t>
      </w:r>
      <w:proofErr w:type="gramEnd"/>
    </w:p>
    <w:p w14:paraId="5A1AB89E" w14:textId="77777777" w:rsidR="00A20A63" w:rsidRDefault="00A20A63">
      <w:pPr>
        <w:ind w:firstLine="560"/>
        <w:rPr>
          <w:rStyle w:val="-2"/>
        </w:rPr>
      </w:pPr>
    </w:p>
    <w:p w14:paraId="4E29774A" w14:textId="77777777" w:rsidR="00A20A63" w:rsidRDefault="001C2EF9">
      <w:pPr>
        <w:spacing w:line="240" w:lineRule="auto"/>
        <w:ind w:firstLineChars="0" w:firstLine="0"/>
        <w:jc w:val="center"/>
        <w:rPr>
          <w:rStyle w:val="31"/>
          <w:rFonts w:ascii="宋体" w:hAnsi="宋体"/>
          <w:sz w:val="28"/>
          <w:szCs w:val="28"/>
        </w:rPr>
      </w:pPr>
      <w:r>
        <w:rPr>
          <w:rStyle w:val="31"/>
          <w:rFonts w:ascii="宋体" w:hAnsi="宋体" w:hint="eastAsia"/>
          <w:sz w:val="28"/>
          <w:szCs w:val="28"/>
        </w:rPr>
        <w:t>导师：</w:t>
      </w:r>
      <w:r w:rsidR="005161AC">
        <w:rPr>
          <w:rStyle w:val="31"/>
          <w:rFonts w:ascii="宋体" w:hAnsi="宋体" w:hint="eastAsia"/>
          <w:sz w:val="28"/>
          <w:szCs w:val="28"/>
        </w:rPr>
        <w:t>朱维彬</w:t>
      </w:r>
    </w:p>
    <w:p w14:paraId="27D22F52" w14:textId="77777777" w:rsidR="00A20A63" w:rsidRDefault="00A20A63">
      <w:pPr>
        <w:spacing w:line="240" w:lineRule="auto"/>
        <w:ind w:firstLineChars="0" w:firstLine="0"/>
        <w:jc w:val="center"/>
      </w:pPr>
    </w:p>
    <w:p w14:paraId="456E23AC" w14:textId="77777777" w:rsidR="00A20A63" w:rsidRDefault="00A20A63">
      <w:pPr>
        <w:spacing w:line="240" w:lineRule="auto"/>
        <w:ind w:firstLineChars="0" w:firstLine="0"/>
        <w:jc w:val="center"/>
      </w:pPr>
    </w:p>
    <w:p w14:paraId="2D5B50E2" w14:textId="77777777" w:rsidR="00A20A63" w:rsidRDefault="00A20A63">
      <w:pPr>
        <w:spacing w:line="240" w:lineRule="auto"/>
        <w:ind w:firstLineChars="0" w:firstLine="0"/>
        <w:jc w:val="center"/>
      </w:pPr>
    </w:p>
    <w:p w14:paraId="233AA7F3" w14:textId="77777777" w:rsidR="00A20A63" w:rsidRDefault="00A20A63">
      <w:pPr>
        <w:spacing w:line="240" w:lineRule="auto"/>
        <w:ind w:firstLineChars="0" w:firstLine="0"/>
        <w:jc w:val="center"/>
      </w:pPr>
    </w:p>
    <w:p w14:paraId="1C49D173" w14:textId="77777777" w:rsidR="00A20A63" w:rsidRDefault="00A20A63">
      <w:pPr>
        <w:spacing w:line="240" w:lineRule="auto"/>
        <w:ind w:firstLineChars="0" w:firstLine="0"/>
        <w:jc w:val="center"/>
      </w:pPr>
    </w:p>
    <w:p w14:paraId="56F4D6C8" w14:textId="77777777" w:rsidR="00A20A63" w:rsidRDefault="00A20A63">
      <w:pPr>
        <w:spacing w:line="240" w:lineRule="auto"/>
        <w:ind w:firstLineChars="0" w:firstLine="0"/>
        <w:jc w:val="center"/>
      </w:pPr>
    </w:p>
    <w:p w14:paraId="09E0A4BB" w14:textId="77777777" w:rsidR="00A20A63" w:rsidRDefault="00A20A63">
      <w:pPr>
        <w:spacing w:line="240" w:lineRule="auto"/>
        <w:ind w:firstLineChars="0" w:firstLine="0"/>
        <w:jc w:val="center"/>
      </w:pPr>
    </w:p>
    <w:p w14:paraId="0A1C46E5" w14:textId="77777777" w:rsidR="00A20A63" w:rsidRDefault="00A20A63">
      <w:pPr>
        <w:spacing w:line="240" w:lineRule="auto"/>
        <w:ind w:firstLineChars="0" w:firstLine="0"/>
        <w:jc w:val="center"/>
      </w:pPr>
    </w:p>
    <w:p w14:paraId="79D87211" w14:textId="77777777" w:rsidR="00A20A63" w:rsidRDefault="001C2EF9">
      <w:pPr>
        <w:spacing w:line="240" w:lineRule="auto"/>
        <w:ind w:firstLineChars="0" w:firstLine="0"/>
        <w:jc w:val="center"/>
        <w:rPr>
          <w:rStyle w:val="-4"/>
          <w:szCs w:val="28"/>
        </w:rPr>
      </w:pPr>
      <w:r>
        <w:rPr>
          <w:rStyle w:val="-4"/>
          <w:rFonts w:hint="eastAsia"/>
          <w:szCs w:val="28"/>
        </w:rPr>
        <w:t>北京交通大学</w:t>
      </w:r>
    </w:p>
    <w:p w14:paraId="7F9CDCD3" w14:textId="77777777" w:rsidR="00A20A63" w:rsidRDefault="00A20A63">
      <w:pPr>
        <w:spacing w:line="240" w:lineRule="auto"/>
        <w:ind w:firstLineChars="0" w:firstLine="0"/>
        <w:jc w:val="center"/>
        <w:rPr>
          <w:rStyle w:val="-4"/>
          <w:b/>
          <w:sz w:val="30"/>
          <w:szCs w:val="30"/>
        </w:rPr>
      </w:pPr>
    </w:p>
    <w:p w14:paraId="3FD08529" w14:textId="77777777" w:rsidR="00A20A63" w:rsidRDefault="001C2EF9">
      <w:pPr>
        <w:spacing w:line="240" w:lineRule="auto"/>
        <w:ind w:firstLineChars="0" w:firstLine="0"/>
        <w:jc w:val="center"/>
        <w:rPr>
          <w:rStyle w:val="-5"/>
          <w:rFonts w:ascii="宋体" w:hAnsi="宋体"/>
        </w:r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r w:rsidR="00A07A27">
        <w:rPr>
          <w:rStyle w:val="-5"/>
          <w:rFonts w:ascii="宋体" w:hAnsi="宋体"/>
          <w:noProof/>
        </w:rPr>
        <w:t>2015年12月</w:t>
      </w:r>
      <w:r>
        <w:rPr>
          <w:rStyle w:val="-5"/>
          <w:rFonts w:ascii="宋体" w:hAnsi="宋体"/>
        </w:rPr>
        <w:fldChar w:fldCharType="end"/>
      </w:r>
    </w:p>
    <w:p w14:paraId="3D914F22" w14:textId="77777777" w:rsidR="00A20A63" w:rsidRDefault="00A20A63">
      <w:pPr>
        <w:spacing w:line="240" w:lineRule="auto"/>
        <w:ind w:firstLineChars="0" w:firstLine="0"/>
        <w:jc w:val="center"/>
        <w:rPr>
          <w:rStyle w:val="-5"/>
        </w:rPr>
        <w:sectPr w:rsidR="00A20A63">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701" w:right="1418" w:bottom="1418" w:left="1418" w:header="907" w:footer="851" w:gutter="567"/>
          <w:paperSrc w:first="31096" w:other="31096"/>
          <w:pgNumType w:fmt="lowerRoman"/>
          <w:cols w:space="720"/>
          <w:docGrid w:type="lines" w:linePitch="312"/>
        </w:sectPr>
      </w:pPr>
    </w:p>
    <w:p w14:paraId="0A95B202" w14:textId="77777777" w:rsidR="00A20A63" w:rsidRDefault="001C2EF9">
      <w:pPr>
        <w:pStyle w:val="afa"/>
      </w:pPr>
      <w:bookmarkStart w:id="0" w:name="封2"/>
      <w:bookmarkEnd w:id="0"/>
      <w:r>
        <w:rPr>
          <w:rFonts w:hint="eastAsia"/>
        </w:rPr>
        <w:lastRenderedPageBreak/>
        <w:t>学位论文版权使用授权书</w:t>
      </w:r>
    </w:p>
    <w:p w14:paraId="2BDAA45C" w14:textId="77777777" w:rsidR="00A20A63" w:rsidRDefault="001C2EF9">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7DE028A5" w14:textId="77777777" w:rsidR="00A20A63" w:rsidRDefault="001C2EF9">
      <w:pPr>
        <w:ind w:firstLine="480"/>
      </w:pPr>
      <w:r>
        <w:rPr>
          <w:rFonts w:hint="eastAsia"/>
        </w:rPr>
        <w:t>（保密的学位论文在解密后适用本授权说明）</w:t>
      </w:r>
    </w:p>
    <w:p w14:paraId="1B84503C" w14:textId="77777777" w:rsidR="00A20A63" w:rsidRDefault="00A20A63">
      <w:pPr>
        <w:ind w:firstLine="480"/>
      </w:pPr>
    </w:p>
    <w:p w14:paraId="3E06BEE0" w14:textId="77777777" w:rsidR="00A20A63" w:rsidRDefault="00A20A63">
      <w:pPr>
        <w:ind w:firstLine="480"/>
      </w:pPr>
    </w:p>
    <w:p w14:paraId="23D5703E" w14:textId="77777777" w:rsidR="00A20A63" w:rsidRDefault="00A20A63">
      <w:pPr>
        <w:ind w:firstLine="480"/>
      </w:pPr>
    </w:p>
    <w:p w14:paraId="4E3FBE55" w14:textId="77777777" w:rsidR="00A20A63" w:rsidRDefault="00A20A63">
      <w:pPr>
        <w:ind w:firstLine="480"/>
      </w:pPr>
    </w:p>
    <w:p w14:paraId="7E75AB7A" w14:textId="77777777" w:rsidR="00A20A63" w:rsidRDefault="00A20A63">
      <w:pPr>
        <w:ind w:firstLine="480"/>
      </w:pPr>
    </w:p>
    <w:p w14:paraId="0340570B" w14:textId="77777777" w:rsidR="00A20A63" w:rsidRDefault="001C2EF9">
      <w:pPr>
        <w:ind w:firstLine="480"/>
      </w:pPr>
      <w:r>
        <w:rPr>
          <w:rFonts w:hint="eastAsia"/>
        </w:rPr>
        <w:t>学位论文作者签名：</w:t>
      </w:r>
      <w:r>
        <w:rPr>
          <w:rFonts w:hint="eastAsia"/>
        </w:rPr>
        <w:t xml:space="preserve">                      </w:t>
      </w:r>
      <w:r>
        <w:rPr>
          <w:rFonts w:hint="eastAsia"/>
        </w:rPr>
        <w:t>导师签名：</w:t>
      </w:r>
    </w:p>
    <w:p w14:paraId="5657EDE1" w14:textId="77777777" w:rsidR="00A20A63" w:rsidRDefault="00A20A63">
      <w:pPr>
        <w:ind w:firstLine="480"/>
      </w:pPr>
    </w:p>
    <w:p w14:paraId="064DA304" w14:textId="77777777" w:rsidR="00A20A63" w:rsidRDefault="001C2EF9">
      <w:pPr>
        <w:ind w:firstLine="480"/>
        <w:sectPr w:rsidR="00A20A63">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B738580" w14:textId="77777777" w:rsidR="00A20A63" w:rsidRDefault="001C2EF9">
      <w:pPr>
        <w:spacing w:line="240" w:lineRule="auto"/>
        <w:ind w:firstLineChars="0" w:firstLine="0"/>
        <w:jc w:val="left"/>
        <w:rPr>
          <w:rStyle w:val="-7"/>
          <w:rFonts w:ascii="宋体" w:hAnsi="宋体"/>
        </w:rPr>
      </w:pPr>
      <w:bookmarkStart w:id="1" w:name="题名页"/>
      <w:bookmarkEnd w:id="1"/>
      <w:r>
        <w:rPr>
          <w:rStyle w:val="50"/>
          <w:rFonts w:ascii="宋体" w:hAnsi="宋体" w:hint="eastAsia"/>
        </w:rPr>
        <w:lastRenderedPageBreak/>
        <w:t xml:space="preserve">学校代码：10004       </w:t>
      </w:r>
    </w:p>
    <w:p w14:paraId="49D5706B" w14:textId="77777777" w:rsidR="00A20A63" w:rsidRDefault="001C2EF9">
      <w:pPr>
        <w:spacing w:line="240" w:lineRule="auto"/>
        <w:ind w:firstLineChars="0" w:firstLine="0"/>
        <w:jc w:val="left"/>
        <w:rPr>
          <w:rStyle w:val="-8"/>
        </w:rPr>
        <w:sectPr w:rsidR="00A20A63">
          <w:footerReference w:type="default" r:id="rId17"/>
          <w:pgSz w:w="11907" w:h="16840"/>
          <w:pgMar w:top="1701" w:right="1418" w:bottom="1418" w:left="1418" w:header="907" w:footer="851" w:gutter="567"/>
          <w:paperSrc w:first="31096" w:other="31096"/>
          <w:pgNumType w:fmt="lowerRoman" w:start="1"/>
          <w:cols w:num="2" w:space="425"/>
          <w:docGrid w:type="lines" w:linePitch="312"/>
        </w:sectPr>
      </w:pPr>
      <w:r>
        <w:rPr>
          <w:rStyle w:val="50"/>
          <w:rFonts w:ascii="宋体" w:hAnsi="宋体" w:hint="eastAsia"/>
        </w:rPr>
        <w:lastRenderedPageBreak/>
        <w:t xml:space="preserve">                         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1C468886" w14:textId="77777777" w:rsidR="00A20A63" w:rsidRDefault="00A20A63">
      <w:pPr>
        <w:spacing w:line="240" w:lineRule="auto"/>
        <w:ind w:firstLineChars="0" w:firstLine="0"/>
        <w:jc w:val="left"/>
        <w:rPr>
          <w:rStyle w:val="-8"/>
        </w:rPr>
      </w:pPr>
    </w:p>
    <w:p w14:paraId="58F03360" w14:textId="77777777" w:rsidR="00A20A63" w:rsidRDefault="00A20A63">
      <w:pPr>
        <w:spacing w:line="240" w:lineRule="auto"/>
        <w:ind w:firstLineChars="0" w:firstLine="0"/>
        <w:jc w:val="left"/>
        <w:rPr>
          <w:rStyle w:val="-8"/>
        </w:rPr>
      </w:pPr>
    </w:p>
    <w:p w14:paraId="11EFDAA5" w14:textId="77777777" w:rsidR="00A20A63" w:rsidRDefault="00A20A63">
      <w:pPr>
        <w:spacing w:line="240" w:lineRule="auto"/>
        <w:ind w:firstLineChars="0" w:firstLine="0"/>
        <w:jc w:val="left"/>
        <w:rPr>
          <w:rStyle w:val="-8"/>
        </w:rPr>
      </w:pPr>
    </w:p>
    <w:p w14:paraId="39A3AD94" w14:textId="77777777" w:rsidR="00A20A63" w:rsidRDefault="001C2EF9">
      <w:pPr>
        <w:spacing w:line="240" w:lineRule="auto"/>
        <w:ind w:firstLineChars="0" w:firstLine="0"/>
        <w:jc w:val="center"/>
        <w:rPr>
          <w:rStyle w:val="-9"/>
        </w:rPr>
      </w:pPr>
      <w:r>
        <w:rPr>
          <w:rStyle w:val="-9"/>
          <w:rFonts w:hint="eastAsia"/>
        </w:rPr>
        <w:t>北京交通大学</w:t>
      </w:r>
    </w:p>
    <w:p w14:paraId="5746E519" w14:textId="77777777" w:rsidR="00A20A63" w:rsidRDefault="001C2EF9">
      <w:pPr>
        <w:spacing w:line="240" w:lineRule="auto"/>
        <w:ind w:firstLineChars="0" w:firstLine="0"/>
        <w:jc w:val="center"/>
        <w:rPr>
          <w:rStyle w:val="22"/>
          <w:rFonts w:ascii="宋体" w:hAnsi="宋体"/>
          <w:b/>
        </w:rPr>
      </w:pPr>
      <w:r>
        <w:rPr>
          <w:rStyle w:val="22"/>
          <w:rFonts w:ascii="宋体" w:hAnsi="宋体"/>
          <w:b/>
        </w:rPr>
        <w:t>博士</w:t>
      </w:r>
      <w:r>
        <w:rPr>
          <w:rStyle w:val="22"/>
          <w:rFonts w:ascii="宋体" w:hAnsi="宋体" w:hint="eastAsia"/>
          <w:b/>
        </w:rPr>
        <w:t>学位论文</w:t>
      </w:r>
    </w:p>
    <w:p w14:paraId="55CFE438" w14:textId="77777777" w:rsidR="00A20A63" w:rsidRDefault="00A20A63">
      <w:pPr>
        <w:spacing w:line="240" w:lineRule="auto"/>
        <w:ind w:firstLineChars="0" w:firstLine="0"/>
        <w:jc w:val="center"/>
        <w:rPr>
          <w:rStyle w:val="22"/>
        </w:rPr>
      </w:pPr>
    </w:p>
    <w:p w14:paraId="23732704" w14:textId="77777777" w:rsidR="00A20A63" w:rsidRDefault="00A20A63">
      <w:pPr>
        <w:spacing w:line="240" w:lineRule="auto"/>
        <w:ind w:firstLineChars="0" w:firstLine="0"/>
        <w:jc w:val="center"/>
        <w:rPr>
          <w:rStyle w:val="22"/>
        </w:rPr>
      </w:pPr>
    </w:p>
    <w:p w14:paraId="13AC82CC" w14:textId="77777777" w:rsidR="00A20A63" w:rsidRPr="00BA2905" w:rsidRDefault="00BA2905" w:rsidP="00BA2905">
      <w:pPr>
        <w:spacing w:line="240" w:lineRule="auto"/>
        <w:ind w:firstLineChars="0" w:firstLine="0"/>
        <w:jc w:val="center"/>
        <w:rPr>
          <w:rStyle w:val="-a"/>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5C228461" w14:textId="77777777" w:rsidR="00A20A63" w:rsidRDefault="00A20A63">
      <w:pPr>
        <w:ind w:firstLine="600"/>
        <w:rPr>
          <w:rStyle w:val="-a"/>
        </w:rPr>
      </w:pPr>
    </w:p>
    <w:p w14:paraId="333D66E3" w14:textId="77777777" w:rsidR="00A20A63" w:rsidRDefault="00BA2905">
      <w:pPr>
        <w:spacing w:line="240" w:lineRule="auto"/>
        <w:ind w:firstLineChars="0" w:firstLine="0"/>
        <w:jc w:val="center"/>
        <w:rPr>
          <w:rStyle w:val="-b"/>
        </w:rPr>
      </w:pPr>
      <w:r>
        <w:rPr>
          <w:rFonts w:hint="eastAsia"/>
          <w:sz w:val="30"/>
          <w:szCs w:val="30"/>
        </w:rPr>
        <w:t>The Modeling Research for Speech Emotion towards Expressive Speech Synthesis</w:t>
      </w:r>
    </w:p>
    <w:p w14:paraId="55A0F0A6" w14:textId="77777777" w:rsidR="00A20A63" w:rsidRDefault="00A20A63">
      <w:pPr>
        <w:ind w:firstLine="600"/>
        <w:rPr>
          <w:rStyle w:val="-b"/>
        </w:rPr>
      </w:pPr>
    </w:p>
    <w:p w14:paraId="1A3CF682" w14:textId="77777777" w:rsidR="00A20A63" w:rsidRDefault="00A20A63">
      <w:pPr>
        <w:ind w:firstLine="600"/>
        <w:rPr>
          <w:rStyle w:val="-b"/>
        </w:rPr>
      </w:pPr>
    </w:p>
    <w:p w14:paraId="2FC9A9C7" w14:textId="77777777" w:rsidR="00A20A63" w:rsidRDefault="00A20A63">
      <w:pPr>
        <w:ind w:firstLine="600"/>
        <w:rPr>
          <w:rStyle w:val="-b"/>
        </w:rPr>
      </w:pPr>
    </w:p>
    <w:p w14:paraId="6682F4E2" w14:textId="77777777" w:rsidR="00A20A63" w:rsidRDefault="001C2EF9">
      <w:pPr>
        <w:spacing w:line="240" w:lineRule="auto"/>
        <w:ind w:firstLineChars="0" w:firstLine="0"/>
        <w:jc w:val="left"/>
        <w:rPr>
          <w:rStyle w:val="-d"/>
          <w:rFonts w:ascii="宋体" w:hAnsi="宋体"/>
        </w:rPr>
      </w:pPr>
      <w:r>
        <w:rPr>
          <w:rStyle w:val="42"/>
          <w:rFonts w:ascii="宋体" w:hAnsi="宋体" w:hint="eastAsia"/>
        </w:rPr>
        <w:t>作者姓名：</w:t>
      </w:r>
      <w:r>
        <w:rPr>
          <w:rStyle w:val="-c"/>
          <w:rFonts w:ascii="宋体" w:hAnsi="宋体" w:hint="eastAsia"/>
        </w:rPr>
        <w:t>高</w:t>
      </w:r>
      <w:proofErr w:type="gramStart"/>
      <w:r>
        <w:rPr>
          <w:rStyle w:val="-c"/>
          <w:rFonts w:ascii="宋体" w:hAnsi="宋体" w:hint="eastAsia"/>
        </w:rPr>
        <w:t>莹莹</w:t>
      </w:r>
      <w:proofErr w:type="gramEnd"/>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t xml:space="preserve"> </w:t>
      </w:r>
      <w:r>
        <w:rPr>
          <w:rStyle w:val="42"/>
          <w:rFonts w:ascii="宋体" w:hAnsi="宋体" w:hint="eastAsia"/>
        </w:rPr>
        <w:t>学    号：</w:t>
      </w:r>
      <w:r>
        <w:rPr>
          <w:rStyle w:val="-d"/>
          <w:rFonts w:ascii="宋体" w:hAnsi="宋体" w:hint="eastAsia"/>
        </w:rPr>
        <w:t>10112060</w:t>
      </w:r>
    </w:p>
    <w:p w14:paraId="48F967C7" w14:textId="77777777" w:rsidR="00A20A63" w:rsidRDefault="00A20A63">
      <w:pPr>
        <w:ind w:firstLine="560"/>
        <w:rPr>
          <w:rStyle w:val="-c"/>
          <w:rFonts w:ascii="宋体" w:hAnsi="宋体"/>
        </w:rPr>
      </w:pPr>
    </w:p>
    <w:p w14:paraId="230F29CB" w14:textId="77777777" w:rsidR="00A20A63" w:rsidRDefault="001C2EF9">
      <w:pPr>
        <w:spacing w:line="240" w:lineRule="auto"/>
        <w:ind w:firstLineChars="0" w:firstLine="0"/>
        <w:jc w:val="left"/>
        <w:rPr>
          <w:rStyle w:val="-f4"/>
          <w:rFonts w:ascii="宋体" w:hAnsi="宋体"/>
        </w:rPr>
      </w:pPr>
      <w:r>
        <w:rPr>
          <w:rStyle w:val="42"/>
          <w:rFonts w:ascii="宋体" w:hAnsi="宋体" w:hint="eastAsia"/>
        </w:rPr>
        <w:t>导师姓名：</w:t>
      </w:r>
      <w:r w:rsidR="005161AC">
        <w:rPr>
          <w:rStyle w:val="-f3"/>
          <w:rFonts w:ascii="宋体" w:hAnsi="宋体" w:hint="eastAsia"/>
        </w:rPr>
        <w:t>朱维彬</w:t>
      </w:r>
      <w:r>
        <w:rPr>
          <w:rStyle w:val="-d"/>
          <w:rFonts w:ascii="宋体" w:hAnsi="宋体"/>
        </w:rPr>
        <w:t xml:space="preserve">                   </w:t>
      </w:r>
      <w:r>
        <w:rPr>
          <w:rStyle w:val="42"/>
          <w:rFonts w:ascii="宋体" w:hAnsi="宋体" w:hint="eastAsia"/>
        </w:rPr>
        <w:t>职    称：</w:t>
      </w:r>
      <w:r w:rsidR="005161AC">
        <w:rPr>
          <w:rStyle w:val="-f4"/>
          <w:rFonts w:ascii="宋体" w:hAnsi="宋体" w:hint="eastAsia"/>
        </w:rPr>
        <w:t>副教授</w:t>
      </w:r>
    </w:p>
    <w:p w14:paraId="17C304D3" w14:textId="77777777" w:rsidR="00A20A63" w:rsidRDefault="00A20A63">
      <w:pPr>
        <w:ind w:firstLine="560"/>
        <w:rPr>
          <w:rStyle w:val="-e"/>
          <w:rFonts w:ascii="宋体" w:hAnsi="宋体"/>
        </w:rPr>
      </w:pPr>
    </w:p>
    <w:p w14:paraId="2F9CCF58" w14:textId="77777777" w:rsidR="00A20A63" w:rsidRDefault="001C2EF9">
      <w:pPr>
        <w:spacing w:line="240" w:lineRule="auto"/>
        <w:ind w:firstLineChars="0" w:firstLine="0"/>
        <w:jc w:val="left"/>
        <w:rPr>
          <w:rStyle w:val="-f0"/>
          <w:rFonts w:ascii="宋体" w:hAnsi="宋体"/>
        </w:rPr>
      </w:pPr>
      <w:r>
        <w:rPr>
          <w:rStyle w:val="42"/>
          <w:rFonts w:ascii="宋体" w:hAnsi="宋体" w:hint="eastAsia"/>
        </w:rPr>
        <w:t>学位类别：</w:t>
      </w:r>
      <w:r>
        <w:rPr>
          <w:rStyle w:val="-f2"/>
          <w:rFonts w:ascii="宋体" w:hAnsi="宋体" w:hint="eastAsia"/>
        </w:rPr>
        <w:t>工学</w:t>
      </w:r>
      <w:r>
        <w:rPr>
          <w:rStyle w:val="-f"/>
          <w:rFonts w:ascii="宋体" w:hAnsi="宋体"/>
        </w:rPr>
        <w:t xml:space="preserve">           </w:t>
      </w:r>
      <w:r>
        <w:rPr>
          <w:rStyle w:val="-f"/>
          <w:rFonts w:ascii="宋体" w:hAnsi="宋体" w:hint="eastAsia"/>
        </w:rPr>
        <w:tab/>
      </w:r>
      <w:r>
        <w:rPr>
          <w:rStyle w:val="-f"/>
          <w:rFonts w:ascii="宋体" w:hAnsi="宋体" w:hint="eastAsia"/>
        </w:rPr>
        <w:tab/>
      </w:r>
      <w:r>
        <w:rPr>
          <w:rStyle w:val="-f"/>
          <w:rFonts w:ascii="宋体" w:hAnsi="宋体" w:hint="eastAsia"/>
        </w:rPr>
        <w:tab/>
        <w:t xml:space="preserve"> </w:t>
      </w:r>
      <w:r>
        <w:rPr>
          <w:rStyle w:val="42"/>
          <w:rFonts w:ascii="宋体" w:hAnsi="宋体" w:hint="eastAsia"/>
        </w:rPr>
        <w:t>学位级别：</w:t>
      </w:r>
      <w:r>
        <w:rPr>
          <w:rStyle w:val="-f5"/>
          <w:rFonts w:ascii="宋体" w:hAnsi="宋体" w:hint="eastAsia"/>
        </w:rPr>
        <w:t>博士</w:t>
      </w:r>
      <w:r>
        <w:rPr>
          <w:rStyle w:val="-f0"/>
          <w:rFonts w:ascii="宋体" w:hAnsi="宋体"/>
        </w:rPr>
        <w:t xml:space="preserve"> </w:t>
      </w:r>
    </w:p>
    <w:p w14:paraId="2DCB41C1" w14:textId="77777777" w:rsidR="00A20A63" w:rsidRDefault="001C2EF9">
      <w:pPr>
        <w:ind w:firstLine="560"/>
        <w:rPr>
          <w:rStyle w:val="42"/>
          <w:rFonts w:ascii="宋体" w:hAnsi="宋体"/>
        </w:rPr>
      </w:pPr>
      <w:r>
        <w:rPr>
          <w:rStyle w:val="-f0"/>
          <w:rFonts w:ascii="宋体" w:hAnsi="宋体"/>
        </w:rPr>
        <w:t xml:space="preserve">          </w:t>
      </w:r>
      <w:r>
        <w:rPr>
          <w:rStyle w:val="42"/>
          <w:rFonts w:ascii="宋体" w:hAnsi="宋体" w:hint="eastAsia"/>
        </w:rPr>
        <w:t xml:space="preserve"> </w:t>
      </w:r>
    </w:p>
    <w:p w14:paraId="69A65A55" w14:textId="77777777" w:rsidR="00A20A63" w:rsidRDefault="001C2EF9">
      <w:pPr>
        <w:spacing w:line="240" w:lineRule="auto"/>
        <w:ind w:firstLineChars="0" w:firstLine="0"/>
        <w:jc w:val="left"/>
        <w:rPr>
          <w:rStyle w:val="-f1"/>
          <w:rFonts w:ascii="宋体" w:hAnsi="宋体"/>
        </w:rPr>
      </w:pPr>
      <w:r>
        <w:rPr>
          <w:rStyle w:val="42"/>
          <w:rFonts w:ascii="宋体" w:hAnsi="宋体" w:hint="eastAsia"/>
        </w:rPr>
        <w:t>学科专业：</w:t>
      </w:r>
      <w:r>
        <w:rPr>
          <w:rStyle w:val="-f0"/>
          <w:rFonts w:ascii="宋体" w:hAnsi="宋体" w:hint="eastAsia"/>
        </w:rPr>
        <w:t>信号与信息处理</w:t>
      </w:r>
      <w:r>
        <w:rPr>
          <w:rStyle w:val="-f0"/>
          <w:rFonts w:ascii="宋体" w:hAnsi="宋体" w:hint="eastAsia"/>
        </w:rPr>
        <w:tab/>
      </w:r>
      <w:r>
        <w:rPr>
          <w:rStyle w:val="-f0"/>
          <w:rFonts w:ascii="宋体" w:hAnsi="宋体" w:hint="eastAsia"/>
        </w:rPr>
        <w:tab/>
      </w:r>
      <w:r>
        <w:rPr>
          <w:rStyle w:val="-f0"/>
          <w:rFonts w:ascii="宋体" w:hAnsi="宋体" w:hint="eastAsia"/>
        </w:rPr>
        <w:tab/>
        <w:t xml:space="preserve"> </w:t>
      </w:r>
      <w:r>
        <w:rPr>
          <w:rStyle w:val="42"/>
          <w:rFonts w:ascii="宋体" w:hAnsi="宋体" w:hint="eastAsia"/>
        </w:rPr>
        <w:t>研究方向：</w:t>
      </w:r>
      <w:r>
        <w:rPr>
          <w:rStyle w:val="-e"/>
          <w:rFonts w:ascii="宋体" w:hAnsi="宋体" w:hint="eastAsia"/>
        </w:rPr>
        <w:t>情感语音合成</w:t>
      </w:r>
    </w:p>
    <w:p w14:paraId="2DE46B30" w14:textId="77777777" w:rsidR="00A20A63" w:rsidRDefault="00A20A63">
      <w:pPr>
        <w:spacing w:line="240" w:lineRule="auto"/>
        <w:ind w:firstLineChars="0" w:firstLine="0"/>
        <w:jc w:val="left"/>
        <w:rPr>
          <w:rFonts w:ascii="宋体" w:hAnsi="宋体"/>
        </w:rPr>
      </w:pPr>
    </w:p>
    <w:p w14:paraId="2EF0D107" w14:textId="77777777" w:rsidR="00A20A63" w:rsidRDefault="00A20A63">
      <w:pPr>
        <w:spacing w:line="240" w:lineRule="auto"/>
        <w:ind w:firstLineChars="0" w:firstLine="0"/>
        <w:jc w:val="left"/>
        <w:rPr>
          <w:rFonts w:ascii="宋体" w:hAnsi="宋体"/>
          <w:sz w:val="28"/>
          <w:szCs w:val="28"/>
        </w:rPr>
      </w:pPr>
    </w:p>
    <w:p w14:paraId="678FC30C" w14:textId="77777777" w:rsidR="00A20A63" w:rsidRDefault="00A20A63">
      <w:pPr>
        <w:spacing w:line="240" w:lineRule="auto"/>
        <w:ind w:firstLineChars="0" w:firstLine="0"/>
        <w:jc w:val="left"/>
        <w:rPr>
          <w:highlight w:val="yellow"/>
        </w:rPr>
      </w:pPr>
    </w:p>
    <w:p w14:paraId="113A8478" w14:textId="77777777" w:rsidR="00A20A63" w:rsidRDefault="00A20A63">
      <w:pPr>
        <w:spacing w:line="240" w:lineRule="auto"/>
        <w:ind w:firstLineChars="0" w:firstLine="0"/>
        <w:jc w:val="left"/>
      </w:pPr>
    </w:p>
    <w:p w14:paraId="0CF8B2A8" w14:textId="77777777" w:rsidR="00A20A63" w:rsidRDefault="00A20A63">
      <w:pPr>
        <w:spacing w:line="240" w:lineRule="auto"/>
        <w:ind w:firstLineChars="0" w:firstLine="0"/>
        <w:jc w:val="left"/>
      </w:pPr>
    </w:p>
    <w:p w14:paraId="3BEAA050" w14:textId="77777777" w:rsidR="00A20A63" w:rsidRDefault="00A20A63">
      <w:pPr>
        <w:spacing w:line="240" w:lineRule="auto"/>
        <w:ind w:firstLineChars="0" w:firstLine="0"/>
        <w:jc w:val="left"/>
      </w:pPr>
    </w:p>
    <w:p w14:paraId="3314E944" w14:textId="77777777" w:rsidR="00A20A63" w:rsidRDefault="00A20A63">
      <w:pPr>
        <w:spacing w:line="240" w:lineRule="auto"/>
        <w:ind w:firstLineChars="0" w:firstLine="0"/>
        <w:jc w:val="left"/>
      </w:pPr>
    </w:p>
    <w:p w14:paraId="4445A521" w14:textId="77777777" w:rsidR="00A20A63" w:rsidRDefault="00A20A63">
      <w:pPr>
        <w:spacing w:line="240" w:lineRule="auto"/>
        <w:ind w:firstLineChars="0" w:firstLine="0"/>
        <w:jc w:val="left"/>
      </w:pPr>
    </w:p>
    <w:p w14:paraId="3EDCAB25" w14:textId="77777777" w:rsidR="00A20A63" w:rsidRDefault="00A20A63">
      <w:pPr>
        <w:spacing w:line="240" w:lineRule="auto"/>
        <w:ind w:firstLineChars="0" w:firstLine="0"/>
        <w:jc w:val="left"/>
      </w:pPr>
    </w:p>
    <w:p w14:paraId="329E8136" w14:textId="77777777" w:rsidR="00A20A63" w:rsidRDefault="00A20A63">
      <w:pPr>
        <w:spacing w:line="240" w:lineRule="auto"/>
        <w:ind w:firstLineChars="0" w:firstLine="0"/>
        <w:jc w:val="left"/>
      </w:pPr>
    </w:p>
    <w:p w14:paraId="05CFB522" w14:textId="77777777" w:rsidR="00A20A63" w:rsidRDefault="00A20A63">
      <w:pPr>
        <w:spacing w:line="240" w:lineRule="auto"/>
        <w:ind w:firstLineChars="0" w:firstLine="0"/>
        <w:jc w:val="left"/>
      </w:pPr>
    </w:p>
    <w:p w14:paraId="0C649BE4" w14:textId="77777777" w:rsidR="00A20A63" w:rsidRDefault="00A20A63">
      <w:pPr>
        <w:spacing w:line="240" w:lineRule="auto"/>
        <w:ind w:firstLineChars="0" w:firstLine="0"/>
        <w:jc w:val="left"/>
      </w:pPr>
    </w:p>
    <w:p w14:paraId="0ABD38B2" w14:textId="77777777" w:rsidR="00A20A63" w:rsidRDefault="001C2EF9">
      <w:pPr>
        <w:spacing w:line="240" w:lineRule="auto"/>
        <w:ind w:firstLineChars="0" w:firstLine="0"/>
        <w:jc w:val="center"/>
        <w:rPr>
          <w:rStyle w:val="-f"/>
        </w:rPr>
      </w:pPr>
      <w:r>
        <w:rPr>
          <w:rStyle w:val="-f"/>
          <w:rFonts w:hint="eastAsia"/>
        </w:rPr>
        <w:t>北京交通大学</w:t>
      </w:r>
    </w:p>
    <w:p w14:paraId="1834C75A" w14:textId="77777777" w:rsidR="00A20A63" w:rsidRDefault="00A20A63">
      <w:pPr>
        <w:spacing w:line="240" w:lineRule="auto"/>
        <w:ind w:firstLineChars="0" w:firstLine="0"/>
        <w:jc w:val="center"/>
      </w:pPr>
    </w:p>
    <w:p w14:paraId="3BD0947F" w14:textId="77777777" w:rsidR="00A20A63" w:rsidRDefault="001C2EF9">
      <w:pPr>
        <w:pStyle w:val="a8"/>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r w:rsidR="00A07A27">
        <w:rPr>
          <w:rStyle w:val="-f1"/>
          <w:rFonts w:ascii="宋体" w:hAnsi="宋体"/>
          <w:noProof/>
        </w:rPr>
        <w:t>2015年12月</w:t>
      </w:r>
      <w:r>
        <w:rPr>
          <w:rStyle w:val="-f1"/>
          <w:rFonts w:ascii="宋体" w:hAnsi="宋体"/>
        </w:rPr>
        <w:fldChar w:fldCharType="end"/>
      </w:r>
      <w:bookmarkStart w:id="2" w:name="封3"/>
      <w:bookmarkEnd w:id="2"/>
    </w:p>
    <w:p w14:paraId="4BDDACF2" w14:textId="77777777" w:rsidR="00A20A63" w:rsidRDefault="001C2EF9">
      <w:pPr>
        <w:pStyle w:val="afa"/>
      </w:pPr>
      <w:r>
        <w:rPr>
          <w:rFonts w:hint="eastAsia"/>
        </w:rPr>
        <w:lastRenderedPageBreak/>
        <w:t>致谢</w:t>
      </w:r>
    </w:p>
    <w:p w14:paraId="12408D78" w14:textId="77777777" w:rsidR="00724852" w:rsidRDefault="001C2EF9" w:rsidP="00291AA5">
      <w:pPr>
        <w:ind w:firstLine="480"/>
      </w:pPr>
      <w:r>
        <w:t>本论文的工作是在</w:t>
      </w:r>
      <w:r w:rsidR="00C064E9">
        <w:t>朱维彬老师的</w:t>
      </w:r>
      <w:proofErr w:type="gramStart"/>
      <w:r w:rsidR="00C064E9">
        <w:rPr>
          <w:rFonts w:hint="eastAsia"/>
        </w:rPr>
        <w:t>的</w:t>
      </w:r>
      <w:proofErr w:type="gramEnd"/>
      <w:r w:rsidR="00C064E9">
        <w:rPr>
          <w:rFonts w:hint="eastAsia"/>
        </w:rPr>
        <w:t>悉心指导下完成的</w:t>
      </w:r>
      <w:r w:rsidR="00724852">
        <w:rPr>
          <w:rFonts w:hint="eastAsia"/>
        </w:rPr>
        <w:t>，</w:t>
      </w:r>
      <w:r w:rsidR="00FE6A7E">
        <w:rPr>
          <w:rFonts w:hint="eastAsia"/>
        </w:rPr>
        <w:t>从本科阶段开始跟朱老师做项目，</w:t>
      </w:r>
      <w:r w:rsidR="00A22F96">
        <w:rPr>
          <w:rFonts w:hint="eastAsia"/>
        </w:rPr>
        <w:t>每周一次的一对一辅导，</w:t>
      </w:r>
      <w:r w:rsidR="009D7075">
        <w:rPr>
          <w:rFonts w:hint="eastAsia"/>
        </w:rPr>
        <w:t>朱老师从</w:t>
      </w:r>
      <w:r w:rsidR="00FE6A7E">
        <w:rPr>
          <w:rFonts w:hint="eastAsia"/>
        </w:rPr>
        <w:t>最基本的语音学概念</w:t>
      </w:r>
      <w:r w:rsidR="009D7075">
        <w:rPr>
          <w:rFonts w:hint="eastAsia"/>
        </w:rPr>
        <w:t>开始，讲</w:t>
      </w:r>
      <w:r w:rsidR="00A22F96">
        <w:rPr>
          <w:rFonts w:hint="eastAsia"/>
        </w:rPr>
        <w:t>到时下最热门的算法技术，</w:t>
      </w:r>
      <w:r w:rsidR="00633934">
        <w:rPr>
          <w:rFonts w:hint="eastAsia"/>
        </w:rPr>
        <w:t>为我打开</w:t>
      </w:r>
      <w:r w:rsidR="009D7075">
        <w:rPr>
          <w:rFonts w:hint="eastAsia"/>
        </w:rPr>
        <w:t>进入语音</w:t>
      </w:r>
      <w:r w:rsidR="00633934">
        <w:rPr>
          <w:rFonts w:hint="eastAsia"/>
        </w:rPr>
        <w:t>学</w:t>
      </w:r>
      <w:r w:rsidR="009D7075">
        <w:rPr>
          <w:rFonts w:hint="eastAsia"/>
        </w:rPr>
        <w:t>世界的大门</w:t>
      </w:r>
      <w:r w:rsidR="00A22F96">
        <w:rPr>
          <w:rFonts w:hint="eastAsia"/>
        </w:rPr>
        <w:t>。</w:t>
      </w:r>
      <w:r w:rsidR="009D7075">
        <w:rPr>
          <w:rFonts w:hint="eastAsia"/>
        </w:rPr>
        <w:t>一直以来，朱老师治学都很严谨，对学生的要求也很高，让我学习到了对待学术</w:t>
      </w:r>
      <w:r w:rsidR="003B6AAD">
        <w:rPr>
          <w:rFonts w:hint="eastAsia"/>
        </w:rPr>
        <w:t>所该</w:t>
      </w:r>
      <w:r w:rsidR="009D7075">
        <w:rPr>
          <w:rFonts w:hint="eastAsia"/>
        </w:rPr>
        <w:t>具备的</w:t>
      </w:r>
      <w:r w:rsidR="003B6AAD">
        <w:rPr>
          <w:rFonts w:hint="eastAsia"/>
        </w:rPr>
        <w:t>一丝不苟和精益求精</w:t>
      </w:r>
      <w:r w:rsidR="009D7075">
        <w:rPr>
          <w:rFonts w:hint="eastAsia"/>
        </w:rPr>
        <w:t>。</w:t>
      </w:r>
      <w:r w:rsidR="00254C55">
        <w:rPr>
          <w:rFonts w:hint="eastAsia"/>
        </w:rPr>
        <w:t>朱老师敏锐的洞察力和</w:t>
      </w:r>
      <w:r w:rsidR="00FC73FB">
        <w:rPr>
          <w:rFonts w:hint="eastAsia"/>
        </w:rPr>
        <w:t>富有</w:t>
      </w:r>
      <w:r w:rsidR="00254C55">
        <w:rPr>
          <w:rFonts w:hint="eastAsia"/>
        </w:rPr>
        <w:t>前瞻性的指导，为我</w:t>
      </w:r>
      <w:r w:rsidR="00724852">
        <w:rPr>
          <w:rFonts w:hint="eastAsia"/>
        </w:rPr>
        <w:t>指明了</w:t>
      </w:r>
      <w:r w:rsidR="00254C55">
        <w:rPr>
          <w:rFonts w:hint="eastAsia"/>
        </w:rPr>
        <w:t>研究的方向；在我迷茫彷徨之际，又像</w:t>
      </w:r>
      <w:r w:rsidR="00765473">
        <w:rPr>
          <w:rFonts w:hint="eastAsia"/>
        </w:rPr>
        <w:t>朋友亲人</w:t>
      </w:r>
      <w:r w:rsidR="00254C55">
        <w:rPr>
          <w:rFonts w:hint="eastAsia"/>
        </w:rPr>
        <w:t>一样</w:t>
      </w:r>
      <w:r w:rsidR="00F54F4F">
        <w:rPr>
          <w:rFonts w:hint="eastAsia"/>
        </w:rPr>
        <w:t>给予我鼓励</w:t>
      </w:r>
      <w:r w:rsidR="00254C55">
        <w:rPr>
          <w:rFonts w:hint="eastAsia"/>
        </w:rPr>
        <w:t>，帮我重拾信心。</w:t>
      </w:r>
      <w:r w:rsidR="00F855D4">
        <w:rPr>
          <w:rFonts w:hint="eastAsia"/>
        </w:rPr>
        <w:t>在此，衷心感谢老师多年以来对我的</w:t>
      </w:r>
      <w:r w:rsidR="00724852">
        <w:rPr>
          <w:rFonts w:hint="eastAsia"/>
        </w:rPr>
        <w:t>辛勤</w:t>
      </w:r>
      <w:r w:rsidR="00F855D4">
        <w:rPr>
          <w:rFonts w:hint="eastAsia"/>
        </w:rPr>
        <w:t>栽培与付出。</w:t>
      </w:r>
    </w:p>
    <w:p w14:paraId="517FE7FE" w14:textId="77777777" w:rsidR="00C064E9" w:rsidRDefault="00C064E9">
      <w:pPr>
        <w:ind w:firstLine="480"/>
      </w:pPr>
      <w:r>
        <w:rPr>
          <w:rFonts w:hint="eastAsia"/>
        </w:rPr>
        <w:t>本文写作期间，</w:t>
      </w:r>
      <w:r w:rsidR="00291AA5">
        <w:rPr>
          <w:rFonts w:hint="eastAsia"/>
        </w:rPr>
        <w:t>我的</w:t>
      </w:r>
      <w:r w:rsidR="00E81EB7">
        <w:rPr>
          <w:rFonts w:hint="eastAsia"/>
        </w:rPr>
        <w:t>共同导师</w:t>
      </w:r>
      <w:r w:rsidR="00291AA5">
        <w:rPr>
          <w:rFonts w:hint="eastAsia"/>
        </w:rPr>
        <w:t>肖扬教授</w:t>
      </w:r>
      <w:r>
        <w:rPr>
          <w:rFonts w:hint="eastAsia"/>
        </w:rPr>
        <w:t>永远离开了我们，借此机会向他致以最诚挚的怀念和谢意。肖老师在重病期间，仍坚持指导</w:t>
      </w:r>
      <w:r w:rsidR="00291AA5">
        <w:rPr>
          <w:rFonts w:hint="eastAsia"/>
        </w:rPr>
        <w:t>学生</w:t>
      </w:r>
      <w:r>
        <w:rPr>
          <w:rFonts w:hint="eastAsia"/>
        </w:rPr>
        <w:t>论文和答辩工作，用切身实践诠释了教师这一职业的无私与伟大。</w:t>
      </w:r>
    </w:p>
    <w:p w14:paraId="32F3EC57" w14:textId="77777777" w:rsidR="00A20A63" w:rsidRDefault="001C2EF9">
      <w:pPr>
        <w:ind w:firstLine="480"/>
      </w:pPr>
      <w:r>
        <w:rPr>
          <w:rFonts w:hint="eastAsia"/>
        </w:rPr>
        <w:t>感谢徐金安</w:t>
      </w:r>
      <w:r w:rsidR="0037276C">
        <w:rPr>
          <w:rFonts w:hint="eastAsia"/>
        </w:rPr>
        <w:t>老师</w:t>
      </w:r>
      <w:r>
        <w:rPr>
          <w:rFonts w:hint="eastAsia"/>
        </w:rPr>
        <w:t>在</w:t>
      </w:r>
      <w:r w:rsidR="0037276C">
        <w:rPr>
          <w:rFonts w:hint="eastAsia"/>
        </w:rPr>
        <w:t>学术</w:t>
      </w:r>
      <w:r>
        <w:rPr>
          <w:rFonts w:hint="eastAsia"/>
        </w:rPr>
        <w:t>论文撰写期间对我的指导和帮助。感谢梁满贵教授、</w:t>
      </w:r>
      <w:r w:rsidR="009F2232">
        <w:rPr>
          <w:rFonts w:hint="eastAsia"/>
        </w:rPr>
        <w:t>阮秋琦教授、</w:t>
      </w:r>
      <w:r>
        <w:rPr>
          <w:rFonts w:hint="eastAsia"/>
        </w:rPr>
        <w:t>裘正定教授、赵瑞珍教授等几位老师在开题答辩</w:t>
      </w:r>
      <w:r w:rsidR="009F2232">
        <w:rPr>
          <w:rFonts w:hint="eastAsia"/>
        </w:rPr>
        <w:t>以及预答辩</w:t>
      </w:r>
      <w:r>
        <w:rPr>
          <w:rFonts w:hint="eastAsia"/>
        </w:rPr>
        <w:t>时对我的耐心指导。感谢中国传媒大学侯敏教授、何伟老师、邹煜老师和赵俐老师对我们数据采集与研究工作的全力配合和热情帮助。感谢中科院心理所杨玉芳研究员、杨晓虹助理研究员对我们工作提出的宝贵意见和建议。感谢社科院李爱军研究员、贾媛助理研究员对我们工作的帮助和支持。</w:t>
      </w:r>
    </w:p>
    <w:p w14:paraId="52BEA31D" w14:textId="77777777" w:rsidR="00A20A63" w:rsidRDefault="001C2EF9">
      <w:pPr>
        <w:ind w:firstLine="480"/>
      </w:pPr>
      <w:r>
        <w:rPr>
          <w:rFonts w:hint="eastAsia"/>
        </w:rPr>
        <w:t>感谢实验室</w:t>
      </w:r>
      <w:r w:rsidR="004422DF">
        <w:rPr>
          <w:rFonts w:hint="eastAsia"/>
        </w:rPr>
        <w:t>的师姐、师妹和几位师弟</w:t>
      </w:r>
      <w:r>
        <w:rPr>
          <w:rFonts w:hint="eastAsia"/>
        </w:rPr>
        <w:t>在工作和学习上对我的帮助</w:t>
      </w:r>
      <w:r w:rsidR="00822B51">
        <w:rPr>
          <w:rFonts w:hint="eastAsia"/>
        </w:rPr>
        <w:t>与支持</w:t>
      </w:r>
      <w:r w:rsidR="00857737">
        <w:rPr>
          <w:rFonts w:hint="eastAsia"/>
        </w:rPr>
        <w:t>。感谢同班张帅、安文娟、刘帅奇</w:t>
      </w:r>
      <w:r>
        <w:rPr>
          <w:rFonts w:hint="eastAsia"/>
        </w:rPr>
        <w:t>等几位同学对我提供的帮助和建议，特别感谢我的舍友李玲同学在生活和学习上的</w:t>
      </w:r>
      <w:r w:rsidR="00822B51">
        <w:rPr>
          <w:rFonts w:hint="eastAsia"/>
        </w:rPr>
        <w:t>相互鼓励和</w:t>
      </w:r>
      <w:r>
        <w:rPr>
          <w:rFonts w:hint="eastAsia"/>
        </w:rPr>
        <w:t>支持。还要感谢那些曾经参与我们数据采集实验的学弟学妹们对我们工作的大力支持与配合。</w:t>
      </w:r>
    </w:p>
    <w:p w14:paraId="768483BF" w14:textId="77777777" w:rsidR="00A20A63" w:rsidRDefault="001C2EF9">
      <w:pPr>
        <w:ind w:firstLine="480"/>
      </w:pPr>
      <w:r>
        <w:rPr>
          <w:rFonts w:hint="eastAsia"/>
        </w:rPr>
        <w:t>感谢我的家人和朋友。感谢我的父母，在我漫长的求学生涯中始终给予我最无私的爱</w:t>
      </w:r>
      <w:r w:rsidR="003F3EF1">
        <w:rPr>
          <w:rFonts w:hint="eastAsia"/>
        </w:rPr>
        <w:t>和支持</w:t>
      </w:r>
      <w:r w:rsidR="00382EE1">
        <w:rPr>
          <w:rFonts w:hint="eastAsia"/>
        </w:rPr>
        <w:t>。感谢我的姐姐，在我在外求学的十年里照顾父母，让我能够安心学业</w:t>
      </w:r>
      <w:r>
        <w:rPr>
          <w:rFonts w:hint="eastAsia"/>
        </w:rPr>
        <w:t>。感谢我的男友及其家人对我无微不至的关怀和照顾，让我在这个陌生的城市感受到家的温暖。感谢我的</w:t>
      </w:r>
      <w:r w:rsidR="004422DF">
        <w:rPr>
          <w:rFonts w:hint="eastAsia"/>
        </w:rPr>
        <w:t>几位挚友</w:t>
      </w:r>
      <w:r>
        <w:rPr>
          <w:rFonts w:hint="eastAsia"/>
        </w:rPr>
        <w:t>，在我好与不好的时候，感谢有你们相伴。</w:t>
      </w:r>
    </w:p>
    <w:p w14:paraId="54BF2C06" w14:textId="77777777" w:rsidR="00A20A63" w:rsidRDefault="00020871">
      <w:pPr>
        <w:ind w:firstLine="480"/>
      </w:pPr>
      <w:r>
        <w:rPr>
          <w:rFonts w:hint="eastAsia"/>
        </w:rPr>
        <w:t>最后，感谢母校十年来对我的培养。</w:t>
      </w:r>
      <w:r>
        <w:t>交大十年，</w:t>
      </w:r>
      <w:r w:rsidR="009408C2">
        <w:rPr>
          <w:rFonts w:hint="eastAsia"/>
        </w:rPr>
        <w:t>母校</w:t>
      </w:r>
      <w:r w:rsidR="009408C2">
        <w:t>给予我太多太多</w:t>
      </w:r>
      <w:r w:rsidR="009408C2">
        <w:rPr>
          <w:rFonts w:hint="eastAsia"/>
        </w:rPr>
        <w:t>，</w:t>
      </w:r>
      <w:r w:rsidR="001C2EF9">
        <w:t>离别之际，对母校的感情溢于言表，</w:t>
      </w:r>
      <w:r w:rsidR="001C2EF9">
        <w:rPr>
          <w:rFonts w:hint="eastAsia"/>
        </w:rPr>
        <w:t>衷心祝愿母校越来越好！</w:t>
      </w:r>
    </w:p>
    <w:p w14:paraId="4508C2EA" w14:textId="77777777" w:rsidR="00A20A63" w:rsidRDefault="00A20A63">
      <w:pPr>
        <w:ind w:firstLine="480"/>
      </w:pPr>
    </w:p>
    <w:p w14:paraId="7C2A5196" w14:textId="77777777" w:rsidR="00A20A63" w:rsidRDefault="00A20A63" w:rsidP="00EB7CB1">
      <w:pPr>
        <w:ind w:firstLineChars="0" w:firstLine="0"/>
      </w:pPr>
    </w:p>
    <w:p w14:paraId="7E88EBBD" w14:textId="77777777" w:rsidR="00A20A63" w:rsidRDefault="00A20A63">
      <w:pPr>
        <w:ind w:firstLine="480"/>
        <w:sectPr w:rsidR="00A20A63">
          <w:type w:val="continuous"/>
          <w:pgSz w:w="11907" w:h="16840"/>
          <w:pgMar w:top="1701" w:right="1418" w:bottom="1418" w:left="1418" w:header="907" w:footer="851" w:gutter="567"/>
          <w:paperSrc w:first="31096" w:other="31096"/>
          <w:pgNumType w:fmt="lowerRoman"/>
          <w:cols w:space="720"/>
          <w:docGrid w:type="lines" w:linePitch="312"/>
        </w:sectPr>
      </w:pPr>
    </w:p>
    <w:p w14:paraId="65C8A26D" w14:textId="77777777" w:rsidR="00A20A63" w:rsidRPr="00D13DC3" w:rsidRDefault="00A20A63">
      <w:pPr>
        <w:pStyle w:val="afa"/>
        <w:sectPr w:rsidR="00A20A63" w:rsidRPr="00D13DC3">
          <w:type w:val="continuous"/>
          <w:pgSz w:w="11907" w:h="16840"/>
          <w:pgMar w:top="1701" w:right="1418" w:bottom="1418" w:left="1418" w:header="907" w:footer="851" w:gutter="567"/>
          <w:paperSrc w:first="31096" w:other="31096"/>
          <w:pgNumType w:fmt="lowerRoman"/>
          <w:cols w:space="720"/>
          <w:docGrid w:type="lines" w:linePitch="312"/>
        </w:sectPr>
      </w:pPr>
    </w:p>
    <w:p w14:paraId="5D0C17AC" w14:textId="77777777" w:rsidR="00A20A63" w:rsidRDefault="001C2EF9">
      <w:pPr>
        <w:pStyle w:val="af3"/>
      </w:pPr>
      <w:bookmarkStart w:id="3" w:name="_Toc437135827"/>
      <w:r>
        <w:rPr>
          <w:rFonts w:hint="eastAsia"/>
        </w:rPr>
        <w:lastRenderedPageBreak/>
        <w:t>摘要</w:t>
      </w:r>
      <w:bookmarkEnd w:id="3"/>
    </w:p>
    <w:p w14:paraId="33F506CA" w14:textId="77777777" w:rsidR="00C973ED" w:rsidRDefault="009F2232" w:rsidP="00C973ED">
      <w:pPr>
        <w:ind w:firstLine="480"/>
      </w:pPr>
      <w:r>
        <w:rPr>
          <w:rFonts w:hint="eastAsia"/>
        </w:rPr>
        <w:t>语音作为人类重要的交际工具之一，除传递字面信息，还通过语气的变化传递情感。当前情感语音合成的研究，主要集中于某些特定情感状态与语音信号关联关系的探寻，</w:t>
      </w:r>
      <w:r w:rsidR="00C973ED">
        <w:rPr>
          <w:rFonts w:hint="eastAsia"/>
        </w:rPr>
        <w:t>虽然观察到一些情感与声学参数变化相关联的指向性线索，但由于情感表现的多样性和复杂性，导致了情感声学参数的数值分布多呈现较大的离散特性。构造一个堪用的情感</w:t>
      </w:r>
      <w:r w:rsidR="008E5DAE">
        <w:rPr>
          <w:rFonts w:hint="eastAsia"/>
        </w:rPr>
        <w:t>语音合成系统</w:t>
      </w:r>
      <w:r w:rsidR="00C973ED">
        <w:rPr>
          <w:rFonts w:hint="eastAsia"/>
        </w:rPr>
        <w:t>，仍是一件未完成的任务。</w:t>
      </w:r>
    </w:p>
    <w:p w14:paraId="5A123D09" w14:textId="77777777" w:rsidR="009F2232" w:rsidRDefault="00A07A27" w:rsidP="00C973ED">
      <w:pPr>
        <w:ind w:firstLine="480"/>
      </w:pPr>
      <w:ins w:id="4" w:author="wbzhu" w:date="2015-12-21T12:57:00Z">
        <w:r>
          <w:rPr>
            <w:rFonts w:hint="eastAsia"/>
          </w:rPr>
          <w:t>论文</w:t>
        </w:r>
      </w:ins>
      <w:del w:id="5" w:author="wbzhu" w:date="2015-12-21T12:57:00Z">
        <w:r w:rsidR="009F2232" w:rsidDel="00A07A27">
          <w:rPr>
            <w:rFonts w:hint="eastAsia"/>
          </w:rPr>
          <w:delText>我们希望</w:delText>
        </w:r>
      </w:del>
      <w:r w:rsidR="009F2232">
        <w:rPr>
          <w:rFonts w:hint="eastAsia"/>
        </w:rPr>
        <w:t>从认知科学的角度出发，</w:t>
      </w:r>
      <w:del w:id="6" w:author="wbzhu" w:date="2015-12-21T12:58:00Z">
        <w:r w:rsidR="009F2232" w:rsidDel="00A07A27">
          <w:rPr>
            <w:rFonts w:hint="eastAsia"/>
          </w:rPr>
          <w:delText>解析出与</w:delText>
        </w:r>
      </w:del>
      <w:ins w:id="7" w:author="wbzhu" w:date="2015-12-21T12:58:00Z">
        <w:r>
          <w:rPr>
            <w:rFonts w:hint="eastAsia"/>
          </w:rPr>
          <w:t>对</w:t>
        </w:r>
      </w:ins>
      <w:r w:rsidR="009F2232">
        <w:rPr>
          <w:rFonts w:hint="eastAsia"/>
        </w:rPr>
        <w:t>语气变化相关的情感</w:t>
      </w:r>
      <w:del w:id="8" w:author="wbzhu" w:date="2015-12-21T12:58:00Z">
        <w:r w:rsidR="009F2232" w:rsidDel="00A07A27">
          <w:rPr>
            <w:rFonts w:hint="eastAsia"/>
          </w:rPr>
          <w:delText>的</w:delText>
        </w:r>
      </w:del>
      <w:r w:rsidR="009F2232">
        <w:rPr>
          <w:rFonts w:hint="eastAsia"/>
        </w:rPr>
        <w:t>发生及衍化</w:t>
      </w:r>
      <w:r w:rsidR="0073436A">
        <w:rPr>
          <w:rFonts w:hint="eastAsia"/>
        </w:rPr>
        <w:t>过程</w:t>
      </w:r>
      <w:ins w:id="9" w:author="wbzhu" w:date="2015-12-21T12:58:00Z">
        <w:r>
          <w:rPr>
            <w:rFonts w:hint="eastAsia"/>
          </w:rPr>
          <w:t>进行分析</w:t>
        </w:r>
      </w:ins>
      <w:r w:rsidR="009F2232">
        <w:rPr>
          <w:rFonts w:hint="eastAsia"/>
        </w:rPr>
        <w:t>，进而</w:t>
      </w:r>
      <w:del w:id="10" w:author="wbzhu" w:date="2015-12-21T12:59:00Z">
        <w:r w:rsidR="00C973ED" w:rsidDel="00A07A27">
          <w:rPr>
            <w:rFonts w:hint="eastAsia"/>
          </w:rPr>
          <w:delText>构建</w:delText>
        </w:r>
      </w:del>
      <w:ins w:id="11" w:author="wbzhu" w:date="2015-12-21T12:59:00Z">
        <w:r>
          <w:rPr>
            <w:rFonts w:hint="eastAsia"/>
          </w:rPr>
          <w:t>提出</w:t>
        </w:r>
      </w:ins>
      <w:r w:rsidR="00C973ED">
        <w:rPr>
          <w:rFonts w:hint="eastAsia"/>
        </w:rPr>
        <w:t>情感信息</w:t>
      </w:r>
      <w:del w:id="12" w:author="wbzhu" w:date="2015-12-21T13:02:00Z">
        <w:r w:rsidR="00C973ED" w:rsidDel="00A07A27">
          <w:rPr>
            <w:rFonts w:hint="eastAsia"/>
          </w:rPr>
          <w:delText>的自动</w:delText>
        </w:r>
      </w:del>
      <w:r w:rsidR="00C973ED">
        <w:rPr>
          <w:rFonts w:hint="eastAsia"/>
        </w:rPr>
        <w:t>预测模型</w:t>
      </w:r>
      <w:del w:id="13" w:author="wbzhu" w:date="2015-12-21T13:03:00Z">
        <w:r w:rsidR="00C973ED" w:rsidDel="00A07A27">
          <w:rPr>
            <w:rFonts w:hint="eastAsia"/>
          </w:rPr>
          <w:delText>，</w:delText>
        </w:r>
        <w:r w:rsidR="009F2232" w:rsidDel="00A07A27">
          <w:rPr>
            <w:rFonts w:hint="eastAsia"/>
            <w:bCs/>
            <w:lang w:val="zh-CN"/>
          </w:rPr>
          <w:delText>为研究情感与语音信号错综复杂的关联关系提供有针对性指引</w:delText>
        </w:r>
      </w:del>
      <w:r w:rsidR="009F2232">
        <w:rPr>
          <w:rFonts w:hint="eastAsia"/>
        </w:rPr>
        <w:t>。</w:t>
      </w:r>
      <w:ins w:id="14" w:author="wbzhu" w:date="2015-12-21T13:03:00Z">
        <w:r>
          <w:rPr>
            <w:rFonts w:hint="eastAsia"/>
          </w:rPr>
          <w:t>言语情感</w:t>
        </w:r>
      </w:ins>
      <w:ins w:id="15" w:author="wbzhu" w:date="2015-12-21T13:04:00Z">
        <w:r>
          <w:rPr>
            <w:rFonts w:hint="eastAsia"/>
          </w:rPr>
          <w:t>建模主要涉及以下</w:t>
        </w:r>
      </w:ins>
      <w:del w:id="16" w:author="wbzhu" w:date="2015-12-21T13:04:00Z">
        <w:r w:rsidR="009F2232" w:rsidDel="00A07A27">
          <w:rPr>
            <w:rFonts w:hint="eastAsia"/>
          </w:rPr>
          <w:delText>需要解决的</w:delText>
        </w:r>
      </w:del>
      <w:r w:rsidR="009F2232">
        <w:rPr>
          <w:rFonts w:hint="eastAsia"/>
        </w:rPr>
        <w:t>问题</w:t>
      </w:r>
      <w:del w:id="17" w:author="wbzhu" w:date="2015-12-21T13:04:00Z">
        <w:r w:rsidR="009F2232" w:rsidDel="00A07A27">
          <w:rPr>
            <w:rFonts w:hint="eastAsia"/>
          </w:rPr>
          <w:delText>主要有</w:delText>
        </w:r>
      </w:del>
      <w:r w:rsidR="009F2232">
        <w:rPr>
          <w:rFonts w:hint="eastAsia"/>
        </w:rPr>
        <w:t>：</w:t>
      </w:r>
      <w:r w:rsidR="009F2232">
        <w:rPr>
          <w:rFonts w:hint="eastAsia"/>
        </w:rPr>
        <w:t>1</w:t>
      </w:r>
      <w:r w:rsidR="009F2232">
        <w:rPr>
          <w:rFonts w:hint="eastAsia"/>
        </w:rPr>
        <w:t>）</w:t>
      </w:r>
      <w:r w:rsidR="009F2232">
        <w:rPr>
          <w:rFonts w:ascii="Calibri" w:hAnsi="Calibri" w:hint="eastAsia"/>
        </w:rPr>
        <w:t>相关的理论需要有所升华，尤其是要解决情感的准确刻画和动态衍化过程的描述；</w:t>
      </w:r>
      <w:r w:rsidR="009F2232">
        <w:rPr>
          <w:rFonts w:ascii="Calibri" w:hAnsi="Calibri" w:hint="eastAsia"/>
        </w:rPr>
        <w:t>2</w:t>
      </w:r>
      <w:r w:rsidR="009F2232">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p>
    <w:p w14:paraId="08BC7151" w14:textId="77777777" w:rsidR="009F2232" w:rsidRDefault="009F2232" w:rsidP="009F2232">
      <w:pPr>
        <w:ind w:firstLine="480"/>
        <w:rPr>
          <w:bCs/>
        </w:rPr>
      </w:pPr>
      <w:r>
        <w:rPr>
          <w:rFonts w:hint="eastAsia"/>
        </w:rPr>
        <w:t>针对第一个问题，</w:t>
      </w:r>
      <w:del w:id="18" w:author="wbzhu" w:date="2015-12-21T13:06:00Z">
        <w:r w:rsidR="00304D30" w:rsidDel="00A07A27">
          <w:rPr>
            <w:rFonts w:hint="eastAsia"/>
          </w:rPr>
          <w:delText>我们</w:delText>
        </w:r>
      </w:del>
      <w:ins w:id="19" w:author="wbzhu" w:date="2015-12-21T13:06:00Z">
        <w:r w:rsidR="00A07A27">
          <w:rPr>
            <w:rFonts w:hint="eastAsia"/>
          </w:rPr>
          <w:t>论文</w:t>
        </w:r>
      </w:ins>
      <w:r>
        <w:rPr>
          <w:rFonts w:hint="eastAsia"/>
        </w:rPr>
        <w:t>在心理学、朗读学、播音学与语音学等相关理论和实践指导下，采用心理语言学、感知语音学实验和数据分析相结合的方法，探索汉语朗读或播音等创作型有声语言活</w:t>
      </w:r>
      <w:r w:rsidR="0073436A">
        <w:rPr>
          <w:rFonts w:hint="eastAsia"/>
        </w:rPr>
        <w:t>动中情感表达与言语特征间的关联关系，进而</w:t>
      </w:r>
      <w:r w:rsidR="00C21DB9">
        <w:rPr>
          <w:rFonts w:hint="eastAsia"/>
        </w:rPr>
        <w:t>对</w:t>
      </w:r>
      <w:r w:rsidR="0073436A">
        <w:rPr>
          <w:rFonts w:hint="eastAsia"/>
        </w:rPr>
        <w:t>言语情感生成及</w:t>
      </w:r>
      <w:r>
        <w:rPr>
          <w:rFonts w:hint="eastAsia"/>
        </w:rPr>
        <w:t>衍化</w:t>
      </w:r>
      <w:r w:rsidR="00C21DB9">
        <w:rPr>
          <w:rFonts w:hint="eastAsia"/>
        </w:rPr>
        <w:t>机制进行归纳</w:t>
      </w:r>
      <w:r>
        <w:rPr>
          <w:rFonts w:hint="eastAsia"/>
        </w:rPr>
        <w:t>。</w:t>
      </w:r>
      <w:r w:rsidR="00C21DB9">
        <w:rPr>
          <w:rFonts w:hint="eastAsia"/>
        </w:rPr>
        <w:t>以此为基础，提出</w:t>
      </w:r>
      <w:r>
        <w:rPr>
          <w:rFonts w:hint="eastAsia"/>
        </w:rPr>
        <w:t>多视角</w:t>
      </w:r>
      <w:r w:rsidR="00C21DB9">
        <w:rPr>
          <w:rFonts w:hint="eastAsia"/>
        </w:rPr>
        <w:t>情感</w:t>
      </w:r>
      <w:r>
        <w:rPr>
          <w:rFonts w:hint="eastAsia"/>
        </w:rPr>
        <w:t>描述</w:t>
      </w:r>
      <w:r w:rsidR="00C21DB9">
        <w:rPr>
          <w:rFonts w:hint="eastAsia"/>
        </w:rPr>
        <w:t>方案</w:t>
      </w:r>
      <w:r>
        <w:rPr>
          <w:rFonts w:hint="eastAsia"/>
        </w:rPr>
        <w:t>，</w:t>
      </w:r>
      <w:r>
        <w:rPr>
          <w:rFonts w:hint="eastAsia"/>
          <w:bCs/>
        </w:rPr>
        <w:t>分别从认知评价、心理感受、生理反应和发音描述四种视角描述言语情感</w:t>
      </w:r>
      <w:r w:rsidR="00C80855">
        <w:rPr>
          <w:rFonts w:hint="eastAsia"/>
          <w:bCs/>
        </w:rPr>
        <w:t>的不同侧面</w:t>
      </w:r>
      <w:r>
        <w:rPr>
          <w:rFonts w:hint="eastAsia"/>
          <w:bCs/>
        </w:rPr>
        <w:t>，各视角互为补充，共同构成</w:t>
      </w:r>
      <w:r>
        <w:rPr>
          <w:bCs/>
        </w:rPr>
        <w:t>言语情感的分布式表达</w:t>
      </w:r>
      <w:r>
        <w:rPr>
          <w:rFonts w:hint="eastAsia"/>
          <w:bCs/>
        </w:rPr>
        <w:t>。</w:t>
      </w:r>
      <w:r>
        <w:rPr>
          <w:bCs/>
        </w:rPr>
        <w:t>各视角之间依据言语情感生成</w:t>
      </w:r>
      <w:r w:rsidR="0073436A">
        <w:rPr>
          <w:bCs/>
        </w:rPr>
        <w:t>过程</w:t>
      </w:r>
      <w:r>
        <w:rPr>
          <w:bCs/>
        </w:rPr>
        <w:t>形成直接或间接的衍化关系</w:t>
      </w:r>
      <w:r>
        <w:rPr>
          <w:rFonts w:hint="eastAsia"/>
          <w:bCs/>
        </w:rPr>
        <w:t>，前面步骤的结果会影响后续步骤的反应，后续步骤的反应又会反馈回去进一步影响前面成分的变化。发音描述作为言语情感生成过程的最终输出结果，形成连接情感特征与声学特征的接口，有助于发现二者之间更为显性的映射关系。基于该描述方案，构建了一个新闻言语情感</w:t>
      </w:r>
      <w:r w:rsidR="0073436A">
        <w:rPr>
          <w:rFonts w:hint="eastAsia"/>
          <w:bCs/>
        </w:rPr>
        <w:t>数据库，通过言语情感标注的实施以及后续预测模型的建立验证了言语情感生成过程及</w:t>
      </w:r>
      <w:r>
        <w:rPr>
          <w:rFonts w:hint="eastAsia"/>
          <w:bCs/>
        </w:rPr>
        <w:t>描述方案的合理性。</w:t>
      </w:r>
    </w:p>
    <w:p w14:paraId="4053EB3F" w14:textId="77777777" w:rsidR="009F2232" w:rsidRDefault="009F2232" w:rsidP="009F2232">
      <w:pPr>
        <w:ind w:firstLine="480"/>
        <w:rPr>
          <w:bCs/>
        </w:rPr>
      </w:pPr>
      <w:r>
        <w:rPr>
          <w:rFonts w:hint="eastAsia"/>
          <w:bCs/>
        </w:rPr>
        <w:t>针对第二个问题，</w:t>
      </w:r>
      <w:ins w:id="20" w:author="wbzhu" w:date="2015-12-21T13:08:00Z">
        <w:r w:rsidR="00831A70">
          <w:rPr>
            <w:rFonts w:hint="eastAsia"/>
            <w:bCs/>
          </w:rPr>
          <w:t>采用</w:t>
        </w:r>
      </w:ins>
      <w:del w:id="21" w:author="wbzhu" w:date="2015-12-21T13:08:00Z">
        <w:r w:rsidDel="00831A70">
          <w:rPr>
            <w:rFonts w:hint="eastAsia"/>
            <w:bCs/>
          </w:rPr>
          <w:delText>基于</w:delText>
        </w:r>
      </w:del>
      <w:r>
        <w:rPr>
          <w:rFonts w:hint="eastAsia"/>
          <w:bCs/>
        </w:rPr>
        <w:t>深度神经网络构建情感预测模型</w:t>
      </w:r>
      <w:ins w:id="22" w:author="wbzhu" w:date="2015-12-21T13:08:00Z">
        <w:r w:rsidR="00831A70">
          <w:rPr>
            <w:rFonts w:hint="eastAsia"/>
            <w:bCs/>
          </w:rPr>
          <w:t>；</w:t>
        </w:r>
      </w:ins>
      <w:del w:id="23" w:author="wbzhu" w:date="2015-12-21T13:08:00Z">
        <w:r w:rsidDel="00831A70">
          <w:rPr>
            <w:rFonts w:hint="eastAsia"/>
            <w:bCs/>
          </w:rPr>
          <w:delText>，</w:delText>
        </w:r>
      </w:del>
      <w:r>
        <w:rPr>
          <w:rFonts w:hint="eastAsia"/>
          <w:bCs/>
        </w:rPr>
        <w:t>一方面由于</w:t>
      </w:r>
      <w:ins w:id="24" w:author="wbzhu" w:date="2015-12-21T13:10:00Z">
        <w:r w:rsidR="00831A70">
          <w:rPr>
            <w:rFonts w:hint="eastAsia"/>
            <w:bCs/>
          </w:rPr>
          <w:t>深度</w:t>
        </w:r>
      </w:ins>
      <w:r>
        <w:rPr>
          <w:rFonts w:hint="eastAsia"/>
          <w:bCs/>
        </w:rPr>
        <w:t>网络的多层非线性映射结构与多视角描述模型的多层分布式结构一致，另一方面便于模型实现对情感动态衍化过程以及多尺度特征关联关系的建模。具体来说，暂不考虑文本内容之外的影响因素，利用主题模型提取文本的语义空间向量表示，依次预测篇章级、</w:t>
      </w:r>
      <w:proofErr w:type="gramStart"/>
      <w:r>
        <w:rPr>
          <w:rFonts w:hint="eastAsia"/>
          <w:bCs/>
        </w:rPr>
        <w:t>段落级和句子级不同</w:t>
      </w:r>
      <w:proofErr w:type="gramEnd"/>
      <w:r>
        <w:rPr>
          <w:rFonts w:hint="eastAsia"/>
          <w:bCs/>
        </w:rPr>
        <w:t>尺度的情感信息。各尺度内部，形成由认知到心理、生理再到发音的衍化关系，发音描述作为最终目标，其他成分作为其子目标，子目标依次作为后续预测目标的部分已知信息参与到后续模块的训练；不同尺度之间，构成由上至下的层级结构，大尺度单元的预测结果作为小尺度单元的部分已知信息参与到小尺度单元的预测，为其提供更为全局的上下文参考。最后通过实验验证了</w:t>
      </w:r>
      <w:r w:rsidR="00DE7AB5">
        <w:rPr>
          <w:rFonts w:hint="eastAsia"/>
          <w:bCs/>
        </w:rPr>
        <w:t>所提方法</w:t>
      </w:r>
      <w:r>
        <w:rPr>
          <w:rFonts w:hint="eastAsia"/>
          <w:bCs/>
        </w:rPr>
        <w:t>的有效性，加入情感衍化关系以及多尺度特征间关联关系的影响，使</w:t>
      </w:r>
      <w:r w:rsidR="00DE7AB5">
        <w:rPr>
          <w:rFonts w:hint="eastAsia"/>
          <w:bCs/>
        </w:rPr>
        <w:t>模</w:t>
      </w:r>
      <w:r w:rsidR="00DE7AB5">
        <w:rPr>
          <w:rFonts w:hint="eastAsia"/>
          <w:bCs/>
        </w:rPr>
        <w:lastRenderedPageBreak/>
        <w:t>型最终</w:t>
      </w:r>
      <w:r>
        <w:rPr>
          <w:rFonts w:hint="eastAsia"/>
          <w:bCs/>
        </w:rPr>
        <w:t>预测结果的召回率、精准率和</w:t>
      </w:r>
      <w:r>
        <w:rPr>
          <w:rFonts w:hint="eastAsia"/>
          <w:bCs/>
        </w:rPr>
        <w:t>F1</w:t>
      </w:r>
      <w:r>
        <w:rPr>
          <w:rFonts w:hint="eastAsia"/>
          <w:bCs/>
        </w:rPr>
        <w:t>值</w:t>
      </w:r>
      <w:ins w:id="25" w:author="wbzhu" w:date="2015-12-21T13:12:00Z">
        <w:r w:rsidR="00831A70">
          <w:rPr>
            <w:rFonts w:hint="eastAsia"/>
            <w:bCs/>
          </w:rPr>
          <w:t>分别</w:t>
        </w:r>
      </w:ins>
      <w:r w:rsidR="00761545">
        <w:rPr>
          <w:rFonts w:hint="eastAsia"/>
          <w:bCs/>
        </w:rPr>
        <w:t>相对</w:t>
      </w:r>
      <w:r>
        <w:rPr>
          <w:rFonts w:hint="eastAsia"/>
          <w:bCs/>
        </w:rPr>
        <w:t>提升了</w:t>
      </w:r>
      <w:r>
        <w:rPr>
          <w:rFonts w:hint="eastAsia"/>
          <w:bCs/>
        </w:rPr>
        <w:t>31.8%</w:t>
      </w:r>
      <w:r>
        <w:rPr>
          <w:rFonts w:hint="eastAsia"/>
          <w:bCs/>
        </w:rPr>
        <w:t>、</w:t>
      </w:r>
      <w:r>
        <w:rPr>
          <w:rFonts w:hint="eastAsia"/>
          <w:bCs/>
        </w:rPr>
        <w:t>10.3%</w:t>
      </w:r>
      <w:r>
        <w:rPr>
          <w:rFonts w:hint="eastAsia"/>
          <w:bCs/>
        </w:rPr>
        <w:t>和</w:t>
      </w:r>
      <w:r>
        <w:rPr>
          <w:rFonts w:hint="eastAsia"/>
          <w:bCs/>
        </w:rPr>
        <w:t>22.8%</w:t>
      </w:r>
      <w:r>
        <w:rPr>
          <w:rFonts w:hint="eastAsia"/>
          <w:bCs/>
        </w:rPr>
        <w:t>。</w:t>
      </w:r>
    </w:p>
    <w:p w14:paraId="6E7499EA" w14:textId="77777777" w:rsidR="009F2232" w:rsidRDefault="009F2232" w:rsidP="009F2232">
      <w:pPr>
        <w:ind w:firstLine="480"/>
        <w:rPr>
          <w:bCs/>
          <w:lang w:val="zh-CN"/>
        </w:rPr>
      </w:pPr>
      <w:r>
        <w:rPr>
          <w:rFonts w:hint="eastAsia"/>
          <w:bCs/>
          <w:lang w:val="zh-CN"/>
        </w:rPr>
        <w:t>本文工作的主要创新点</w:t>
      </w:r>
      <w:ins w:id="26" w:author="wbzhu" w:date="2015-12-21T13:12:00Z">
        <w:r w:rsidR="00831A70">
          <w:rPr>
            <w:rFonts w:hint="eastAsia"/>
            <w:bCs/>
            <w:lang w:val="zh-CN"/>
          </w:rPr>
          <w:t>在于</w:t>
        </w:r>
      </w:ins>
      <w:del w:id="27" w:author="wbzhu" w:date="2015-12-21T13:12:00Z">
        <w:r w:rsidDel="00831A70">
          <w:rPr>
            <w:rFonts w:hint="eastAsia"/>
            <w:bCs/>
            <w:lang w:val="zh-CN"/>
          </w:rPr>
          <w:delText>有</w:delText>
        </w:r>
      </w:del>
      <w:r>
        <w:rPr>
          <w:rFonts w:hint="eastAsia"/>
          <w:bCs/>
          <w:lang w:val="zh-CN"/>
        </w:rPr>
        <w:t>：</w:t>
      </w:r>
    </w:p>
    <w:p w14:paraId="0A419189" w14:textId="77777777" w:rsidR="009F2232" w:rsidRDefault="009F2232" w:rsidP="00241658">
      <w:pPr>
        <w:ind w:firstLine="480"/>
        <w:rPr>
          <w:bCs/>
          <w:lang w:val="zh-CN"/>
        </w:rPr>
      </w:pPr>
      <w:r>
        <w:rPr>
          <w:rFonts w:hint="eastAsia"/>
          <w:bCs/>
          <w:lang w:val="zh-CN"/>
        </w:rPr>
        <w:t>（</w:t>
      </w:r>
      <w:r>
        <w:rPr>
          <w:rFonts w:hint="eastAsia"/>
          <w:bCs/>
          <w:lang w:val="zh-CN"/>
        </w:rPr>
        <w:t>1</w:t>
      </w:r>
      <w:r>
        <w:rPr>
          <w:rFonts w:hint="eastAsia"/>
          <w:bCs/>
          <w:lang w:val="zh-CN"/>
        </w:rPr>
        <w:t>）</w:t>
      </w:r>
      <w:r w:rsidR="00BF0D7C">
        <w:rPr>
          <w:rFonts w:hint="eastAsia"/>
          <w:bCs/>
          <w:lang w:val="zh-CN"/>
        </w:rPr>
        <w:t>基于</w:t>
      </w:r>
      <w:r w:rsidR="0089155E">
        <w:rPr>
          <w:rFonts w:hint="eastAsia"/>
          <w:bCs/>
          <w:lang w:val="zh-CN"/>
        </w:rPr>
        <w:t>言语情感生成过程</w:t>
      </w:r>
      <w:r w:rsidR="00F50E90">
        <w:rPr>
          <w:rFonts w:hint="eastAsia"/>
          <w:bCs/>
          <w:lang w:val="zh-CN"/>
        </w:rPr>
        <w:t>的</w:t>
      </w:r>
      <w:ins w:id="28" w:author="wbzhu" w:date="2015-12-21T13:12:00Z">
        <w:r w:rsidR="00831A70">
          <w:rPr>
            <w:rFonts w:hint="eastAsia"/>
            <w:bCs/>
            <w:lang w:val="zh-CN"/>
          </w:rPr>
          <w:t>分析</w:t>
        </w:r>
      </w:ins>
      <w:r w:rsidR="00F50E90">
        <w:rPr>
          <w:rFonts w:hint="eastAsia"/>
          <w:bCs/>
          <w:lang w:val="zh-CN"/>
        </w:rPr>
        <w:t>归纳</w:t>
      </w:r>
      <w:del w:id="29" w:author="wbzhu" w:date="2015-12-21T13:13:00Z">
        <w:r w:rsidR="00F50E90" w:rsidDel="00831A70">
          <w:rPr>
            <w:rFonts w:hint="eastAsia"/>
            <w:bCs/>
            <w:lang w:val="zh-CN"/>
          </w:rPr>
          <w:delText>分析</w:delText>
        </w:r>
      </w:del>
      <w:r>
        <w:rPr>
          <w:rFonts w:hint="eastAsia"/>
          <w:bCs/>
          <w:lang w:val="zh-CN"/>
        </w:rPr>
        <w:t>，</w:t>
      </w:r>
      <w:r w:rsidR="0089155E">
        <w:rPr>
          <w:rFonts w:hint="eastAsia"/>
          <w:bCs/>
          <w:lang w:val="zh-CN"/>
        </w:rPr>
        <w:t>提出多视角情感描述</w:t>
      </w:r>
      <w:r w:rsidR="00241658">
        <w:rPr>
          <w:rFonts w:hint="eastAsia"/>
          <w:bCs/>
          <w:lang w:val="zh-CN"/>
        </w:rPr>
        <w:t>模型</w:t>
      </w:r>
      <w:r>
        <w:rPr>
          <w:rFonts w:hint="eastAsia"/>
          <w:bCs/>
          <w:lang w:val="zh-CN"/>
        </w:rPr>
        <w:t>：</w:t>
      </w:r>
      <w:r w:rsidR="00241658">
        <w:rPr>
          <w:rFonts w:hint="eastAsia"/>
          <w:bCs/>
          <w:lang w:val="zh-CN"/>
        </w:rPr>
        <w:t>模型细致刻画了言语情感生成过程中各</w:t>
      </w:r>
      <w:commentRangeStart w:id="30"/>
      <w:del w:id="31" w:author="wbzhu" w:date="2015-12-21T13:32:00Z">
        <w:r w:rsidR="00241658" w:rsidRPr="004E39B1" w:rsidDel="00F51FFF">
          <w:rPr>
            <w:rFonts w:hint="eastAsia"/>
            <w:bCs/>
            <w:highlight w:val="yellow"/>
            <w:lang w:val="zh-CN"/>
            <w:rPrChange w:id="32" w:author="wbzhu" w:date="2015-12-21T13:42:00Z">
              <w:rPr>
                <w:rFonts w:hint="eastAsia"/>
                <w:bCs/>
                <w:lang w:val="zh-CN"/>
              </w:rPr>
            </w:rPrChange>
          </w:rPr>
          <w:delText>方面</w:delText>
        </w:r>
      </w:del>
      <w:del w:id="33" w:author="wbzhu" w:date="2015-12-21T13:42:00Z">
        <w:r w:rsidR="004E39B1" w:rsidRPr="004E39B1" w:rsidDel="004E39B1">
          <w:rPr>
            <w:rFonts w:hint="eastAsia"/>
            <w:bCs/>
            <w:highlight w:val="yellow"/>
            <w:lang w:val="zh-CN"/>
            <w:rPrChange w:id="34" w:author="wbzhu" w:date="2015-12-21T13:42:00Z">
              <w:rPr>
                <w:rFonts w:hint="eastAsia"/>
                <w:bCs/>
                <w:lang w:val="zh-CN"/>
              </w:rPr>
            </w:rPrChange>
          </w:rPr>
          <w:delText>子系统</w:delText>
        </w:r>
      </w:del>
      <w:ins w:id="35" w:author="wbzhu" w:date="2015-12-21T13:42:00Z">
        <w:r w:rsidR="004E39B1" w:rsidRPr="004E39B1">
          <w:rPr>
            <w:rFonts w:hint="eastAsia"/>
            <w:bCs/>
            <w:highlight w:val="yellow"/>
            <w:lang w:val="zh-CN"/>
            <w:rPrChange w:id="36" w:author="wbzhu" w:date="2015-12-21T13:42:00Z">
              <w:rPr>
                <w:rFonts w:hint="eastAsia"/>
                <w:bCs/>
                <w:lang w:val="zh-CN"/>
              </w:rPr>
            </w:rPrChange>
          </w:rPr>
          <w:t>成分</w:t>
        </w:r>
        <w:commentRangeEnd w:id="30"/>
        <w:r w:rsidR="004E39B1" w:rsidRPr="004E39B1">
          <w:rPr>
            <w:rStyle w:val="af1"/>
            <w:highlight w:val="yellow"/>
            <w:rPrChange w:id="37" w:author="wbzhu" w:date="2015-12-21T13:42:00Z">
              <w:rPr>
                <w:rStyle w:val="af1"/>
              </w:rPr>
            </w:rPrChange>
          </w:rPr>
          <w:commentReference w:id="30"/>
        </w:r>
      </w:ins>
      <w:r w:rsidR="00241658">
        <w:rPr>
          <w:rFonts w:hint="eastAsia"/>
          <w:bCs/>
          <w:lang w:val="zh-CN"/>
        </w:rPr>
        <w:t>的变化及</w:t>
      </w:r>
      <w:ins w:id="38" w:author="wbzhu" w:date="2015-12-21T13:32:00Z">
        <w:r w:rsidR="00F51FFF">
          <w:rPr>
            <w:rFonts w:hint="eastAsia"/>
            <w:bCs/>
            <w:lang w:val="zh-CN"/>
          </w:rPr>
          <w:t>之间的</w:t>
        </w:r>
      </w:ins>
      <w:del w:id="39" w:author="wbzhu" w:date="2015-12-21T13:32:00Z">
        <w:r w:rsidR="00241658" w:rsidDel="00F51FFF">
          <w:rPr>
            <w:rFonts w:hint="eastAsia"/>
            <w:bCs/>
            <w:lang w:val="zh-CN"/>
          </w:rPr>
          <w:delText>其</w:delText>
        </w:r>
      </w:del>
      <w:r w:rsidR="00241658">
        <w:rPr>
          <w:rFonts w:hint="eastAsia"/>
          <w:bCs/>
          <w:lang w:val="zh-CN"/>
        </w:rPr>
        <w:t>衍化关系</w:t>
      </w:r>
      <w:r w:rsidR="0019469B">
        <w:rPr>
          <w:rFonts w:hint="eastAsia"/>
          <w:bCs/>
          <w:lang w:val="zh-CN"/>
        </w:rPr>
        <w:t>，</w:t>
      </w:r>
      <w:r w:rsidR="00241658">
        <w:rPr>
          <w:rFonts w:hint="eastAsia"/>
          <w:bCs/>
          <w:lang w:val="zh-CN"/>
        </w:rPr>
        <w:t>并以发音描述作为连接情感与语音的接口，用于指导后续声学参数的调整</w:t>
      </w:r>
      <w:r w:rsidR="005E68BB">
        <w:rPr>
          <w:rFonts w:hint="eastAsia"/>
          <w:bCs/>
          <w:lang w:val="zh-CN"/>
        </w:rPr>
        <w:t>；</w:t>
      </w:r>
    </w:p>
    <w:p w14:paraId="1078DB10" w14:textId="77777777" w:rsidR="009F2232" w:rsidRDefault="009F2232" w:rsidP="00241658">
      <w:pPr>
        <w:ind w:firstLine="480"/>
        <w:rPr>
          <w:bCs/>
          <w:lang w:val="zh-CN"/>
        </w:rPr>
      </w:pPr>
      <w:r>
        <w:rPr>
          <w:rFonts w:hint="eastAsia"/>
          <w:bCs/>
          <w:lang w:val="zh-CN"/>
        </w:rPr>
        <w:t>（</w:t>
      </w:r>
      <w:r>
        <w:rPr>
          <w:rFonts w:hint="eastAsia"/>
          <w:bCs/>
          <w:lang w:val="zh-CN"/>
        </w:rPr>
        <w:t>2</w:t>
      </w:r>
      <w:r>
        <w:rPr>
          <w:rFonts w:hint="eastAsia"/>
          <w:bCs/>
          <w:lang w:val="zh-CN"/>
        </w:rPr>
        <w:t>）基于深度神经网络，构建文本</w:t>
      </w:r>
      <w:r>
        <w:rPr>
          <w:rFonts w:hint="eastAsia"/>
          <w:bCs/>
          <w:lang w:val="zh-CN"/>
        </w:rPr>
        <w:t>-</w:t>
      </w:r>
      <w:r>
        <w:rPr>
          <w:rFonts w:hint="eastAsia"/>
          <w:bCs/>
          <w:lang w:val="zh-CN"/>
        </w:rPr>
        <w:t>情感计算模型：模型综合考虑了言语情感生成过程中来自</w:t>
      </w:r>
      <w:r w:rsidR="00241658">
        <w:rPr>
          <w:rFonts w:hint="eastAsia"/>
          <w:bCs/>
          <w:lang w:val="zh-CN"/>
        </w:rPr>
        <w:t>不同尺度特征的影响以及不同情感成分间的衍化关系，支持多尺度特征融合以及动态衍化关系刻画；</w:t>
      </w:r>
      <w:r w:rsidR="00241658">
        <w:rPr>
          <w:bCs/>
          <w:lang w:val="zh-CN"/>
        </w:rPr>
        <w:t xml:space="preserve"> </w:t>
      </w:r>
    </w:p>
    <w:p w14:paraId="0778A153" w14:textId="77777777" w:rsidR="002F32C7" w:rsidRDefault="009F2232" w:rsidP="00642F4B">
      <w:pPr>
        <w:ind w:firstLine="480"/>
        <w:rPr>
          <w:ins w:id="40" w:author="wbzhu" w:date="2015-12-21T13:27:00Z"/>
          <w:bCs/>
        </w:rPr>
      </w:pPr>
      <w:r>
        <w:rPr>
          <w:rFonts w:hint="eastAsia"/>
          <w:bCs/>
          <w:lang w:val="zh-CN"/>
        </w:rPr>
        <w:t>（</w:t>
      </w:r>
      <w:r>
        <w:rPr>
          <w:rFonts w:hint="eastAsia"/>
          <w:bCs/>
          <w:lang w:val="zh-CN"/>
        </w:rPr>
        <w:t>3</w:t>
      </w:r>
      <w:r>
        <w:rPr>
          <w:rFonts w:hint="eastAsia"/>
          <w:bCs/>
          <w:lang w:val="zh-CN"/>
        </w:rPr>
        <w:t>）将</w:t>
      </w:r>
      <w:del w:id="41" w:author="wbzhu" w:date="2015-12-21T13:20:00Z">
        <w:r w:rsidDel="006D2B72">
          <w:rPr>
            <w:rFonts w:hint="eastAsia"/>
            <w:bCs/>
            <w:lang w:val="zh-CN"/>
          </w:rPr>
          <w:delText>已知</w:delText>
        </w:r>
      </w:del>
      <w:r>
        <w:rPr>
          <w:rFonts w:hint="eastAsia"/>
          <w:bCs/>
          <w:lang w:val="zh-CN"/>
        </w:rPr>
        <w:t>先验</w:t>
      </w:r>
      <w:ins w:id="42" w:author="wbzhu" w:date="2015-12-21T13:21:00Z">
        <w:r w:rsidR="006D2B72">
          <w:rPr>
            <w:rFonts w:hint="eastAsia"/>
            <w:bCs/>
            <w:lang w:val="zh-CN"/>
          </w:rPr>
          <w:t>知识</w:t>
        </w:r>
      </w:ins>
      <w:r>
        <w:rPr>
          <w:rFonts w:hint="eastAsia"/>
          <w:bCs/>
          <w:lang w:val="zh-CN"/>
        </w:rPr>
        <w:t>引入深度神经网络，实现网络</w:t>
      </w:r>
      <w:r w:rsidR="00241658">
        <w:rPr>
          <w:rFonts w:hint="eastAsia"/>
          <w:bCs/>
          <w:lang w:val="zh-CN"/>
        </w:rPr>
        <w:t>中间结构的</w:t>
      </w:r>
      <w:ins w:id="43" w:author="wbzhu" w:date="2015-12-21T13:17:00Z">
        <w:r w:rsidR="006D2B72">
          <w:rPr>
            <w:rFonts w:hint="eastAsia"/>
            <w:bCs/>
            <w:lang w:val="zh-CN"/>
          </w:rPr>
          <w:t>部分</w:t>
        </w:r>
      </w:ins>
      <w:r w:rsidR="00241658">
        <w:rPr>
          <w:rFonts w:hint="eastAsia"/>
          <w:bCs/>
          <w:lang w:val="zh-CN"/>
        </w:rPr>
        <w:t>可见化</w:t>
      </w:r>
      <w:r>
        <w:rPr>
          <w:rFonts w:hint="eastAsia"/>
          <w:bCs/>
          <w:lang w:val="zh-CN"/>
        </w:rPr>
        <w:t>：</w:t>
      </w:r>
      <w:del w:id="44" w:author="wbzhu" w:date="2015-12-21T13:20:00Z">
        <w:r w:rsidR="00642F4B" w:rsidDel="006D2B72">
          <w:rPr>
            <w:rFonts w:hint="eastAsia"/>
            <w:bCs/>
            <w:lang w:val="zh-CN"/>
          </w:rPr>
          <w:delText>中间层可见</w:delText>
        </w:r>
      </w:del>
      <w:del w:id="45" w:author="wbzhu" w:date="2015-12-21T13:17:00Z">
        <w:r w:rsidR="00642F4B" w:rsidDel="006D2B72">
          <w:rPr>
            <w:rFonts w:hint="eastAsia"/>
            <w:bCs/>
            <w:lang w:val="zh-CN"/>
          </w:rPr>
          <w:delText>的神经网络</w:delText>
        </w:r>
      </w:del>
      <w:del w:id="46" w:author="wbzhu" w:date="2015-12-21T13:20:00Z">
        <w:r w:rsidR="00642F4B" w:rsidDel="006D2B72">
          <w:rPr>
            <w:rFonts w:hint="eastAsia"/>
            <w:bCs/>
            <w:lang w:val="zh-CN"/>
          </w:rPr>
          <w:delText>，</w:delText>
        </w:r>
      </w:del>
      <w:ins w:id="47" w:author="wbzhu" w:date="2015-12-21T13:23:00Z">
        <w:r w:rsidR="006D2B72">
          <w:rPr>
            <w:rFonts w:hint="eastAsia"/>
            <w:bCs/>
            <w:lang w:val="zh-CN"/>
          </w:rPr>
          <w:t>通过网络结构的</w:t>
        </w:r>
      </w:ins>
      <w:ins w:id="48" w:author="wbzhu" w:date="2015-12-21T13:24:00Z">
        <w:r w:rsidR="006D2B72">
          <w:rPr>
            <w:rFonts w:hint="eastAsia"/>
            <w:bCs/>
            <w:lang w:val="zh-CN"/>
          </w:rPr>
          <w:t>直接显性设定</w:t>
        </w:r>
      </w:ins>
      <w:ins w:id="49" w:author="wbzhu" w:date="2015-12-21T13:25:00Z">
        <w:r w:rsidR="006D2B72">
          <w:rPr>
            <w:rFonts w:hint="eastAsia"/>
            <w:bCs/>
            <w:lang w:val="zh-CN"/>
          </w:rPr>
          <w:t>，有效利用了</w:t>
        </w:r>
      </w:ins>
      <w:ins w:id="50" w:author="wbzhu" w:date="2015-12-21T13:26:00Z">
        <w:r w:rsidR="00F51FFF">
          <w:rPr>
            <w:rFonts w:hint="eastAsia"/>
            <w:bCs/>
            <w:lang w:val="zh-CN"/>
          </w:rPr>
          <w:t>言语情感生成</w:t>
        </w:r>
      </w:ins>
      <w:ins w:id="51" w:author="wbzhu" w:date="2015-12-21T13:25:00Z">
        <w:r w:rsidR="006D2B72">
          <w:rPr>
            <w:rFonts w:hint="eastAsia"/>
            <w:bCs/>
            <w:lang w:val="zh-CN"/>
          </w:rPr>
          <w:t>的先验知识，</w:t>
        </w:r>
      </w:ins>
      <w:r w:rsidR="00642F4B">
        <w:rPr>
          <w:rFonts w:hint="eastAsia"/>
          <w:bCs/>
        </w:rPr>
        <w:t>降低了</w:t>
      </w:r>
      <w:del w:id="52" w:author="wbzhu" w:date="2015-12-21T13:27:00Z">
        <w:r w:rsidR="00642F4B" w:rsidDel="00F51FFF">
          <w:rPr>
            <w:rFonts w:hint="eastAsia"/>
            <w:bCs/>
          </w:rPr>
          <w:delText>对</w:delText>
        </w:r>
      </w:del>
      <w:r w:rsidR="00642F4B">
        <w:rPr>
          <w:rFonts w:hint="eastAsia"/>
          <w:bCs/>
        </w:rPr>
        <w:t>训练数据与网络规模的开销，</w:t>
      </w:r>
      <w:ins w:id="53" w:author="wbzhu" w:date="2015-12-21T13:30:00Z">
        <w:r w:rsidR="00F51FFF">
          <w:rPr>
            <w:rFonts w:hint="eastAsia"/>
            <w:bCs/>
          </w:rPr>
          <w:t>预测</w:t>
        </w:r>
      </w:ins>
      <w:del w:id="54" w:author="wbzhu" w:date="2015-12-21T13:30:00Z">
        <w:r w:rsidR="00642F4B" w:rsidDel="00F51FFF">
          <w:rPr>
            <w:rFonts w:hint="eastAsia"/>
            <w:bCs/>
          </w:rPr>
          <w:delText>网络</w:delText>
        </w:r>
      </w:del>
      <w:r w:rsidR="00642F4B">
        <w:rPr>
          <w:rFonts w:hint="eastAsia"/>
          <w:bCs/>
        </w:rPr>
        <w:t>性能</w:t>
      </w:r>
      <w:ins w:id="55" w:author="wbzhu" w:date="2015-12-21T13:26:00Z">
        <w:r w:rsidR="006D2B72">
          <w:rPr>
            <w:rFonts w:hint="eastAsia"/>
            <w:bCs/>
          </w:rPr>
          <w:t>亦</w:t>
        </w:r>
      </w:ins>
      <w:del w:id="56" w:author="wbzhu" w:date="2015-12-21T13:26:00Z">
        <w:r w:rsidR="00642F4B" w:rsidDel="006D2B72">
          <w:rPr>
            <w:rFonts w:hint="eastAsia"/>
            <w:bCs/>
          </w:rPr>
          <w:delText>也</w:delText>
        </w:r>
      </w:del>
      <w:r w:rsidR="00642F4B">
        <w:rPr>
          <w:rFonts w:hint="eastAsia"/>
          <w:bCs/>
        </w:rPr>
        <w:t>有所提升</w:t>
      </w:r>
      <w:del w:id="57" w:author="wbzhu" w:date="2015-12-21T13:26:00Z">
        <w:r w:rsidR="00642F4B" w:rsidDel="006D2B72">
          <w:rPr>
            <w:rFonts w:hint="eastAsia"/>
            <w:bCs/>
          </w:rPr>
          <w:delText>，且结构简单，组合灵活，便于扩展</w:delText>
        </w:r>
      </w:del>
      <w:r w:rsidR="00642F4B">
        <w:rPr>
          <w:rFonts w:hint="eastAsia"/>
          <w:bCs/>
        </w:rPr>
        <w:t>。</w:t>
      </w:r>
    </w:p>
    <w:p w14:paraId="39D19C95" w14:textId="77777777" w:rsidR="00F51FFF" w:rsidRDefault="00F51FFF" w:rsidP="00642F4B">
      <w:pPr>
        <w:ind w:firstLine="480"/>
        <w:rPr>
          <w:rFonts w:hint="eastAsia"/>
          <w:bCs/>
        </w:rPr>
      </w:pPr>
    </w:p>
    <w:p w14:paraId="3970D925" w14:textId="77777777" w:rsidR="00A20A63" w:rsidRDefault="001C2EF9" w:rsidP="00EB7CB1">
      <w:pPr>
        <w:ind w:firstLineChars="0" w:firstLine="0"/>
      </w:pPr>
      <w:r>
        <w:rPr>
          <w:rFonts w:hint="eastAsia"/>
          <w:b/>
        </w:rPr>
        <w:t>关键词：</w:t>
      </w:r>
      <w:r w:rsidR="0073436A">
        <w:rPr>
          <w:rFonts w:hint="eastAsia"/>
        </w:rPr>
        <w:t>情感语音合成；</w:t>
      </w:r>
      <w:r>
        <w:rPr>
          <w:rFonts w:hint="eastAsia"/>
        </w:rPr>
        <w:t>情感生成；情感描述；</w:t>
      </w:r>
      <w:r w:rsidR="00107307">
        <w:rPr>
          <w:rFonts w:hint="eastAsia"/>
        </w:rPr>
        <w:t>文本</w:t>
      </w:r>
      <w:r>
        <w:rPr>
          <w:rFonts w:hint="eastAsia"/>
        </w:rPr>
        <w:t>情感预测；深度神经网络；中间层可见化；</w:t>
      </w:r>
    </w:p>
    <w:p w14:paraId="39473230" w14:textId="77777777" w:rsidR="00A20A63" w:rsidRPr="00DE7AB5" w:rsidRDefault="00A20A63">
      <w:pPr>
        <w:ind w:firstLineChars="0" w:firstLine="0"/>
      </w:pPr>
      <w:bookmarkStart w:id="58" w:name="_Toc385763151"/>
      <w:bookmarkStart w:id="59" w:name="_Toc385763053"/>
      <w:bookmarkStart w:id="60" w:name="_Toc385763093"/>
      <w:bookmarkStart w:id="61" w:name="_Toc385763021"/>
      <w:bookmarkStart w:id="62" w:name="_Toc385762747"/>
    </w:p>
    <w:p w14:paraId="7B5D3BCB" w14:textId="77777777" w:rsidR="00A20A63" w:rsidRDefault="001C2EF9">
      <w:pPr>
        <w:widowControl/>
        <w:adjustRightInd/>
        <w:snapToGrid/>
        <w:spacing w:line="240" w:lineRule="auto"/>
        <w:ind w:firstLineChars="0" w:firstLine="0"/>
        <w:jc w:val="left"/>
        <w:rPr>
          <w:rFonts w:eastAsia="黑体"/>
          <w:sz w:val="32"/>
        </w:rPr>
      </w:pPr>
      <w:r>
        <w:br w:type="page"/>
      </w:r>
    </w:p>
    <w:p w14:paraId="42CBCB37" w14:textId="77777777" w:rsidR="006D3C28" w:rsidRPr="0073436A" w:rsidRDefault="006D3C28" w:rsidP="00642F4B">
      <w:pPr>
        <w:pStyle w:val="af3"/>
        <w:ind w:firstLine="480"/>
        <w:jc w:val="both"/>
        <w:sectPr w:rsidR="006D3C28" w:rsidRPr="0073436A" w:rsidSect="00296FE2">
          <w:headerReference w:type="default" r:id="rId20"/>
          <w:pgSz w:w="11907" w:h="16840"/>
          <w:pgMar w:top="1701" w:right="1418" w:bottom="1418" w:left="1418" w:header="907" w:footer="851" w:gutter="567"/>
          <w:paperSrc w:first="31096" w:other="31096"/>
          <w:pgNumType w:fmt="lowerRoman"/>
          <w:cols w:space="720"/>
          <w:docGrid w:type="lines" w:linePitch="326"/>
        </w:sectPr>
      </w:pPr>
    </w:p>
    <w:p w14:paraId="1F3FC92F" w14:textId="77777777" w:rsidR="00A20A63" w:rsidRDefault="001C2EF9" w:rsidP="00EB7CB1">
      <w:pPr>
        <w:pStyle w:val="af3"/>
        <w:ind w:firstLine="480"/>
      </w:pPr>
      <w:bookmarkStart w:id="63" w:name="_Toc437135828"/>
      <w:r>
        <w:lastRenderedPageBreak/>
        <w:t>ABSTRACT</w:t>
      </w:r>
      <w:bookmarkEnd w:id="58"/>
      <w:bookmarkEnd w:id="59"/>
      <w:bookmarkEnd w:id="60"/>
      <w:bookmarkEnd w:id="61"/>
      <w:bookmarkEnd w:id="62"/>
      <w:bookmarkEnd w:id="63"/>
    </w:p>
    <w:p w14:paraId="6D15DF7F" w14:textId="77777777" w:rsidR="008E5DAE" w:rsidRPr="008E5DAE" w:rsidRDefault="001C2EF9" w:rsidP="008E5DAE">
      <w:pPr>
        <w:ind w:firstLine="480"/>
      </w:pPr>
      <w:r>
        <w:t>Speech is one of the important human communication tool</w:t>
      </w:r>
      <w:r>
        <w:rPr>
          <w:rFonts w:hint="eastAsia"/>
        </w:rPr>
        <w:t>s</w:t>
      </w:r>
      <w:r>
        <w:t>, in addition to passing the literal information,</w:t>
      </w:r>
      <w:r>
        <w:rPr>
          <w:rFonts w:hint="eastAsia"/>
        </w:rPr>
        <w:t xml:space="preserve"> </w:t>
      </w:r>
      <w:r>
        <w:t xml:space="preserve">also </w:t>
      </w:r>
      <w:r>
        <w:rPr>
          <w:rFonts w:hint="eastAsia"/>
        </w:rPr>
        <w:t xml:space="preserve">expressing emotions </w:t>
      </w:r>
      <w:r>
        <w:t xml:space="preserve">through </w:t>
      </w:r>
      <w:r>
        <w:rPr>
          <w:rFonts w:hint="eastAsia"/>
        </w:rPr>
        <w:t xml:space="preserve">the </w:t>
      </w:r>
      <w:r>
        <w:t xml:space="preserve">changes </w:t>
      </w:r>
      <w:r>
        <w:rPr>
          <w:rFonts w:hint="eastAsia"/>
        </w:rPr>
        <w:t>of voice</w:t>
      </w:r>
      <w:r>
        <w:t xml:space="preserve">. </w:t>
      </w:r>
      <w:r w:rsidR="00945699" w:rsidRPr="00945699">
        <w:t>The current research of emotion speech synthesis is mainly focused on the explorati</w:t>
      </w:r>
      <w:r w:rsidR="00945699">
        <w:t xml:space="preserve">on of the relationship between </w:t>
      </w:r>
      <w:r w:rsidR="00945699">
        <w:rPr>
          <w:rFonts w:hint="eastAsia"/>
        </w:rPr>
        <w:t xml:space="preserve">some </w:t>
      </w:r>
      <w:r w:rsidR="00945699" w:rsidRPr="00945699">
        <w:t xml:space="preserve">specific emotion state and the </w:t>
      </w:r>
      <w:r w:rsidR="00945699">
        <w:rPr>
          <w:rFonts w:hint="eastAsia"/>
        </w:rPr>
        <w:t xml:space="preserve">variations of </w:t>
      </w:r>
      <w:r w:rsidR="00945699">
        <w:t>speech signal</w:t>
      </w:r>
      <w:r w:rsidR="00945699">
        <w:rPr>
          <w:rFonts w:hint="eastAsia"/>
        </w:rPr>
        <w:t>.</w:t>
      </w:r>
      <w:r w:rsidR="008E5DAE" w:rsidRPr="008E5DAE">
        <w:t xml:space="preserve"> </w:t>
      </w:r>
      <w:r w:rsidR="008E5DAE">
        <w:rPr>
          <w:rFonts w:hint="eastAsia"/>
        </w:rPr>
        <w:t>S</w:t>
      </w:r>
      <w:r w:rsidR="008E5DAE" w:rsidRPr="008E5DAE">
        <w:t xml:space="preserve">ome </w:t>
      </w:r>
      <w:r w:rsidR="008E5DAE">
        <w:rPr>
          <w:rFonts w:hint="eastAsia"/>
        </w:rPr>
        <w:t>directive clues have been</w:t>
      </w:r>
      <w:r w:rsidR="008E5DAE" w:rsidRPr="008E5DAE">
        <w:t xml:space="preserve"> observed </w:t>
      </w:r>
      <w:r w:rsidR="00F03C25">
        <w:t>referring</w:t>
      </w:r>
      <w:r w:rsidR="00F03C25">
        <w:rPr>
          <w:rFonts w:hint="eastAsia"/>
        </w:rPr>
        <w:t xml:space="preserve"> to</w:t>
      </w:r>
      <w:r w:rsidR="008E5DAE" w:rsidRPr="008E5DAE">
        <w:t xml:space="preserve"> the </w:t>
      </w:r>
      <w:r w:rsidR="008E5DAE">
        <w:rPr>
          <w:rFonts w:hint="eastAsia"/>
        </w:rPr>
        <w:t xml:space="preserve">relevance between </w:t>
      </w:r>
      <w:r w:rsidR="008E5DAE">
        <w:t>emotion</w:t>
      </w:r>
      <w:r w:rsidR="008E5DAE">
        <w:rPr>
          <w:rFonts w:hint="eastAsia"/>
        </w:rPr>
        <w:t xml:space="preserve">s and the </w:t>
      </w:r>
      <w:r w:rsidR="008E5DAE" w:rsidRPr="008E5DAE">
        <w:t>changes</w:t>
      </w:r>
      <w:r w:rsidR="008E5DAE">
        <w:rPr>
          <w:rFonts w:hint="eastAsia"/>
        </w:rPr>
        <w:t xml:space="preserve"> of</w:t>
      </w:r>
      <w:r w:rsidR="008E5DAE">
        <w:t xml:space="preserve"> acoustic parameters</w:t>
      </w:r>
      <w:r w:rsidR="008E5DAE">
        <w:rPr>
          <w:rFonts w:hint="eastAsia"/>
        </w:rPr>
        <w:t>.</w:t>
      </w:r>
      <w:r w:rsidR="008E5DAE" w:rsidRPr="008E5DAE">
        <w:t xml:space="preserve"> </w:t>
      </w:r>
      <w:r w:rsidR="008E5DAE">
        <w:rPr>
          <w:rFonts w:hint="eastAsia"/>
        </w:rPr>
        <w:t>B</w:t>
      </w:r>
      <w:r w:rsidR="008E5DAE" w:rsidRPr="008E5DAE">
        <w:t xml:space="preserve">ut because of the diversity and complexity of emotional expression, the numerical distribution of emotional acoustic parameters </w:t>
      </w:r>
      <w:r w:rsidR="008E5DAE">
        <w:rPr>
          <w:rFonts w:hint="eastAsia"/>
        </w:rPr>
        <w:t>is more likely to be</w:t>
      </w:r>
      <w:r w:rsidR="008E5DAE" w:rsidRPr="008E5DAE">
        <w:t xml:space="preserve"> </w:t>
      </w:r>
      <w:r w:rsidR="008E5DAE">
        <w:rPr>
          <w:rFonts w:hint="eastAsia"/>
        </w:rPr>
        <w:t>d</w:t>
      </w:r>
      <w:r w:rsidR="008E5DAE" w:rsidRPr="008E5DAE">
        <w:t xml:space="preserve">iscrete. The construction of </w:t>
      </w:r>
      <w:r w:rsidR="003F3E95">
        <w:rPr>
          <w:rFonts w:hint="eastAsia"/>
        </w:rPr>
        <w:t xml:space="preserve">an </w:t>
      </w:r>
      <w:r w:rsidR="00F03C25">
        <w:rPr>
          <w:rFonts w:hint="eastAsia"/>
        </w:rPr>
        <w:t xml:space="preserve">available </w:t>
      </w:r>
      <w:r w:rsidR="003F3E95">
        <w:rPr>
          <w:rFonts w:hint="eastAsia"/>
        </w:rPr>
        <w:t>expressive speech system</w:t>
      </w:r>
      <w:r w:rsidR="008E5DAE" w:rsidRPr="008E5DAE">
        <w:t xml:space="preserve"> </w:t>
      </w:r>
      <w:r w:rsidR="003F3E95">
        <w:rPr>
          <w:rFonts w:hint="eastAsia"/>
        </w:rPr>
        <w:t>still has a lot of work to do</w:t>
      </w:r>
      <w:r w:rsidR="008E5DAE" w:rsidRPr="008E5DAE">
        <w:t>.</w:t>
      </w:r>
    </w:p>
    <w:p w14:paraId="7B2BF9A7" w14:textId="77777777" w:rsidR="00945699" w:rsidRPr="003B0FD1" w:rsidRDefault="006D0D41" w:rsidP="00F5049D">
      <w:pPr>
        <w:ind w:firstLine="480"/>
      </w:pPr>
      <w:r>
        <w:rPr>
          <w:rFonts w:hint="eastAsia"/>
        </w:rPr>
        <w:t>S</w:t>
      </w:r>
      <w:r w:rsidRPr="00945699">
        <w:t>tarting from the perspective of cognitive scienc</w:t>
      </w:r>
      <w:r>
        <w:rPr>
          <w:rFonts w:hint="eastAsia"/>
        </w:rPr>
        <w:t>e, w</w:t>
      </w:r>
      <w:r w:rsidR="000256F3" w:rsidRPr="00945699">
        <w:t xml:space="preserve">e hope </w:t>
      </w:r>
      <w:r w:rsidR="000256F3">
        <w:rPr>
          <w:rFonts w:hint="eastAsia"/>
        </w:rPr>
        <w:t>to</w:t>
      </w:r>
      <w:r>
        <w:t xml:space="preserve"> pa</w:t>
      </w:r>
      <w:r>
        <w:rPr>
          <w:rFonts w:hint="eastAsia"/>
        </w:rPr>
        <w:t>r</w:t>
      </w:r>
      <w:r w:rsidR="000256F3" w:rsidRPr="00945699">
        <w:t>s</w:t>
      </w:r>
      <w:r>
        <w:rPr>
          <w:rFonts w:hint="eastAsia"/>
        </w:rPr>
        <w:t>e</w:t>
      </w:r>
      <w:r w:rsidR="000256F3" w:rsidRPr="00945699">
        <w:t xml:space="preserve"> out the </w:t>
      </w:r>
      <w:r w:rsidRPr="00945699">
        <w:t>relevant</w:t>
      </w:r>
      <w:r>
        <w:rPr>
          <w:rFonts w:hint="eastAsia"/>
        </w:rPr>
        <w:t xml:space="preserve"> </w:t>
      </w:r>
      <w:r w:rsidR="000256F3">
        <w:rPr>
          <w:rFonts w:hint="eastAsia"/>
        </w:rPr>
        <w:t xml:space="preserve">mechanism about </w:t>
      </w:r>
      <w:r>
        <w:rPr>
          <w:rFonts w:hint="eastAsia"/>
        </w:rPr>
        <w:t xml:space="preserve">how </w:t>
      </w:r>
      <w:r w:rsidR="000256F3">
        <w:rPr>
          <w:rFonts w:hint="eastAsia"/>
        </w:rPr>
        <w:t xml:space="preserve">the </w:t>
      </w:r>
      <w:r>
        <w:rPr>
          <w:rFonts w:hint="eastAsia"/>
        </w:rPr>
        <w:t xml:space="preserve">emotions generate and develop, </w:t>
      </w:r>
      <w:r w:rsidR="000E6D44">
        <w:rPr>
          <w:rFonts w:hint="eastAsia"/>
        </w:rPr>
        <w:t xml:space="preserve">further to build an automatic predicting model of emotional information, </w:t>
      </w:r>
      <w:r>
        <w:rPr>
          <w:rFonts w:hint="eastAsia"/>
        </w:rPr>
        <w:t xml:space="preserve">in order to provide </w:t>
      </w:r>
      <w:r w:rsidRPr="00945699">
        <w:t>targeted guidance</w:t>
      </w:r>
      <w:r w:rsidR="00E063FA">
        <w:rPr>
          <w:rFonts w:hint="eastAsia"/>
        </w:rPr>
        <w:t xml:space="preserve"> for</w:t>
      </w:r>
      <w:r w:rsidR="00E063FA" w:rsidRPr="00E063FA">
        <w:t xml:space="preserve"> </w:t>
      </w:r>
      <w:r w:rsidR="00E063FA" w:rsidRPr="00945699">
        <w:t>the study on the perplexing relationship between emotion and speech signal</w:t>
      </w:r>
      <w:r w:rsidR="00E063FA">
        <w:rPr>
          <w:rFonts w:hint="eastAsia"/>
        </w:rPr>
        <w:t xml:space="preserve">. There are two major problems to be solved: </w:t>
      </w:r>
      <w:r w:rsidR="00945699" w:rsidRPr="00945699">
        <w:t xml:space="preserve">1) related theories need to be sublimated, especially to </w:t>
      </w:r>
      <w:r w:rsidR="009F0CEC" w:rsidRPr="00945699">
        <w:t>depict</w:t>
      </w:r>
      <w:r w:rsidR="009F0CEC">
        <w:t xml:space="preserve"> the emotion</w:t>
      </w:r>
      <w:r w:rsidR="009F0CEC">
        <w:rPr>
          <w:rFonts w:hint="eastAsia"/>
        </w:rPr>
        <w:t xml:space="preserve"> </w:t>
      </w:r>
      <w:r w:rsidR="00945699" w:rsidRPr="00945699">
        <w:t xml:space="preserve">accurately and describe the process of dynamic evolution; 2) </w:t>
      </w:r>
      <w:r w:rsidR="00E53FD2">
        <w:rPr>
          <w:rFonts w:hint="eastAsia"/>
        </w:rPr>
        <w:t>m</w:t>
      </w:r>
      <w:r w:rsidR="00E53FD2" w:rsidRPr="00E53FD2">
        <w:t>odeling technology needs a breakthrough</w:t>
      </w:r>
      <w:r w:rsidR="00945699" w:rsidRPr="00945699">
        <w:t xml:space="preserve">, </w:t>
      </w:r>
      <w:r w:rsidR="00A379B3">
        <w:rPr>
          <w:rFonts w:hint="eastAsia"/>
        </w:rPr>
        <w:t>which</w:t>
      </w:r>
      <w:r w:rsidR="00A379B3" w:rsidRPr="00A379B3">
        <w:t xml:space="preserve"> </w:t>
      </w:r>
      <w:r w:rsidR="00A379B3" w:rsidRPr="00945699">
        <w:t>should be able to support multi-scale processing and dynamic evolution characterization</w:t>
      </w:r>
      <w:r w:rsidR="00A379B3">
        <w:rPr>
          <w:rFonts w:hint="eastAsia"/>
        </w:rPr>
        <w:t xml:space="preserve">, </w:t>
      </w:r>
      <w:r w:rsidR="00945699" w:rsidRPr="00945699">
        <w:t>considering the complexity of the</w:t>
      </w:r>
      <w:r w:rsidR="00A379B3">
        <w:t xml:space="preserve"> emotional factors </w:t>
      </w:r>
      <w:r w:rsidR="003B0FD1">
        <w:rPr>
          <w:rFonts w:hint="eastAsia"/>
        </w:rPr>
        <w:t>during the</w:t>
      </w:r>
      <w:r w:rsidR="00A379B3">
        <w:t xml:space="preserve"> emotion</w:t>
      </w:r>
      <w:r w:rsidR="00A379B3">
        <w:rPr>
          <w:rFonts w:hint="eastAsia"/>
        </w:rPr>
        <w:t xml:space="preserve"> generating</w:t>
      </w:r>
      <w:r w:rsidR="003B0FD1">
        <w:t xml:space="preserve"> processes</w:t>
      </w:r>
      <w:r w:rsidR="003B0FD1">
        <w:rPr>
          <w:rFonts w:hint="eastAsia"/>
        </w:rPr>
        <w:t xml:space="preserve"> and</w:t>
      </w:r>
      <w:r w:rsidR="00A379B3">
        <w:rPr>
          <w:rFonts w:hint="eastAsia"/>
        </w:rPr>
        <w:t xml:space="preserve"> </w:t>
      </w:r>
      <w:r w:rsidR="00945699" w:rsidRPr="00945699">
        <w:t>the required parameters may be from multiple levels.</w:t>
      </w:r>
    </w:p>
    <w:p w14:paraId="611578DF" w14:textId="77777777" w:rsidR="00A20A63" w:rsidRDefault="00DD5BEF">
      <w:pPr>
        <w:ind w:firstLine="480"/>
      </w:pPr>
      <w:r>
        <w:rPr>
          <w:rFonts w:hint="eastAsia"/>
        </w:rPr>
        <w:t>For</w:t>
      </w:r>
      <w:r w:rsidR="00E00136">
        <w:rPr>
          <w:rFonts w:hint="eastAsia"/>
        </w:rPr>
        <w:t xml:space="preserve"> the f</w:t>
      </w:r>
      <w:r w:rsidR="001C2EF9">
        <w:t>irst</w:t>
      </w:r>
      <w:r w:rsidR="00E00136">
        <w:rPr>
          <w:rFonts w:hint="eastAsia"/>
        </w:rPr>
        <w:t xml:space="preserve"> proplem</w:t>
      </w:r>
      <w:r w:rsidR="001C2EF9">
        <w:t>, under the guidance of the theory and practice of psychology, reading science</w:t>
      </w:r>
      <w:r w:rsidR="00E00136">
        <w:rPr>
          <w:rFonts w:hint="eastAsia"/>
        </w:rPr>
        <w:t>,</w:t>
      </w:r>
      <w:r w:rsidR="001C2EF9">
        <w:t xml:space="preserve"> broadcasting science</w:t>
      </w:r>
      <w:r w:rsidR="00E00136">
        <w:rPr>
          <w:rFonts w:hint="eastAsia"/>
        </w:rPr>
        <w:t xml:space="preserve"> and phonetics, we use</w:t>
      </w:r>
      <w:r w:rsidR="001C2EF9">
        <w:t xml:space="preserve"> </w:t>
      </w:r>
      <w:r w:rsidR="001C2EF9">
        <w:rPr>
          <w:rFonts w:hint="eastAsia"/>
        </w:rPr>
        <w:t xml:space="preserve">the method combining </w:t>
      </w:r>
      <w:r w:rsidR="001C2EF9">
        <w:t>psycholinguistics</w:t>
      </w:r>
      <w:r w:rsidR="00E00136">
        <w:rPr>
          <w:rFonts w:hint="eastAsia"/>
        </w:rPr>
        <w:t>,</w:t>
      </w:r>
      <w:r w:rsidR="001C2EF9">
        <w:rPr>
          <w:rFonts w:hint="eastAsia"/>
        </w:rPr>
        <w:t xml:space="preserve"> perceptual phonetics experiments and data analysis to explore the correlation between emotional expression and speech features during the producing process of acted speech like reading or broadcasting, further to summarize a </w:t>
      </w:r>
      <w:r w:rsidR="001C2EF9">
        <w:t>theoretical</w:t>
      </w:r>
      <w:r w:rsidR="001C2EF9">
        <w:rPr>
          <w:rFonts w:hint="eastAsia"/>
        </w:rPr>
        <w:t xml:space="preserve"> mechanism about the generation and development of speech emotion and to guide the establishment of emotion </w:t>
      </w:r>
      <w:r w:rsidR="001C2EF9">
        <w:t>descri</w:t>
      </w:r>
      <w:r w:rsidR="001C2EF9">
        <w:rPr>
          <w:rFonts w:hint="eastAsia"/>
        </w:rPr>
        <w:t xml:space="preserve">bing model and </w:t>
      </w:r>
      <w:r w:rsidR="001C2EF9">
        <w:t>predict</w:t>
      </w:r>
      <w:r w:rsidR="001C2EF9">
        <w:rPr>
          <w:rFonts w:hint="eastAsia"/>
        </w:rPr>
        <w:t>ing model.</w:t>
      </w:r>
      <w:r w:rsidR="001C2EF9">
        <w:rPr>
          <w:rFonts w:ascii="Arial" w:hAnsi="Arial" w:cs="Arial" w:hint="eastAsia"/>
          <w:szCs w:val="20"/>
        </w:rPr>
        <w:t xml:space="preserve"> </w:t>
      </w:r>
      <w:r w:rsidR="001C2EF9">
        <w:rPr>
          <w:rFonts w:hint="eastAsia"/>
        </w:rPr>
        <w:t xml:space="preserve">Based on this, an emotion describing model is proposed, explaining different aspects about speech emotion from different perspectives, including cognitive appraisal, psychological feeling, physical response and utterance manner. The four perspectives complement each other, forming a distributed representation for speech emotion. Each perspective has a direct or indirect effect with the others in line with the producing mechanism of speech emotion, which means that the outcomes of former steps will </w:t>
      </w:r>
      <w:r w:rsidR="001C2EF9">
        <w:t xml:space="preserve">influence </w:t>
      </w:r>
      <w:r w:rsidR="001C2EF9">
        <w:rPr>
          <w:rFonts w:hint="eastAsia"/>
        </w:rPr>
        <w:t xml:space="preserve">the reactions of </w:t>
      </w:r>
      <w:r w:rsidR="001C2EF9">
        <w:t>subsequent steps</w:t>
      </w:r>
      <w:r w:rsidR="001C2EF9">
        <w:rPr>
          <w:rFonts w:hint="eastAsia"/>
        </w:rPr>
        <w:t xml:space="preserve">, </w:t>
      </w:r>
      <w:r w:rsidR="001C2EF9">
        <w:rPr>
          <w:rFonts w:hint="eastAsia"/>
        </w:rPr>
        <w:lastRenderedPageBreak/>
        <w:t xml:space="preserve">and the reactions of </w:t>
      </w:r>
      <w:r w:rsidR="001C2EF9">
        <w:t>subsequent steps</w:t>
      </w:r>
      <w:r w:rsidR="001C2EF9">
        <w:rPr>
          <w:rFonts w:hint="eastAsia"/>
        </w:rPr>
        <w:t xml:space="preserve"> will feed back to affect the changes of former steps. </w:t>
      </w:r>
      <w:r w:rsidR="001C2EF9">
        <w:t>As the final output of the</w:t>
      </w:r>
      <w:r w:rsidR="001C2EF9">
        <w:rPr>
          <w:rFonts w:hint="eastAsia"/>
        </w:rPr>
        <w:t xml:space="preserve"> producing process of speech emotion, the utterance manner turns into an interface between emotional features and acoustic features, which is helpful to find a more obvious </w:t>
      </w:r>
      <w:r w:rsidR="001C2EF9">
        <w:t>mapping relationship between the</w:t>
      </w:r>
      <w:r w:rsidR="001C2EF9">
        <w:rPr>
          <w:rFonts w:hint="eastAsia"/>
        </w:rPr>
        <w:t>m</w:t>
      </w:r>
      <w:r w:rsidR="001C2EF9">
        <w:t>.</w:t>
      </w:r>
      <w:r w:rsidR="001C2EF9">
        <w:rPr>
          <w:rFonts w:hint="eastAsia"/>
        </w:rPr>
        <w:t xml:space="preserve"> On the basis of the describing scheme, </w:t>
      </w:r>
      <w:r w:rsidR="001C2EF9">
        <w:t>a news speech emotion database is constructed</w:t>
      </w:r>
      <w:r w:rsidR="001C2EF9">
        <w:rPr>
          <w:rFonts w:hint="eastAsia"/>
        </w:rPr>
        <w:t xml:space="preserve"> and annotated manually, which verifies the rationality of the proposed theoretical system and describing model together with the following predicting experiments.</w:t>
      </w:r>
    </w:p>
    <w:p w14:paraId="0FCAF0EF" w14:textId="77777777" w:rsidR="00A20A63" w:rsidRDefault="00DD5BEF">
      <w:pPr>
        <w:ind w:firstLine="480"/>
        <w:rPr>
          <w:bCs/>
        </w:rPr>
      </w:pPr>
      <w:r>
        <w:rPr>
          <w:rFonts w:hint="eastAsia"/>
        </w:rPr>
        <w:t xml:space="preserve">Towards </w:t>
      </w:r>
      <w:r w:rsidR="00E00136">
        <w:rPr>
          <w:rFonts w:hint="eastAsia"/>
        </w:rPr>
        <w:t>the second problem, an</w:t>
      </w:r>
      <w:r w:rsidR="001C2EF9">
        <w:rPr>
          <w:rFonts w:hint="eastAsia"/>
        </w:rPr>
        <w:t xml:space="preserve"> emotion predicting model is built based on deep neural network, since the multi-</w:t>
      </w:r>
      <w:r w:rsidR="001C2EF9">
        <w:t>layer</w:t>
      </w:r>
      <w:r w:rsidR="001C2EF9">
        <w:rPr>
          <w:rFonts w:hint="eastAsia"/>
        </w:rPr>
        <w:t>ed</w:t>
      </w:r>
      <w:r w:rsidR="001C2EF9">
        <w:t xml:space="preserve"> nonlinear mapping structure</w:t>
      </w:r>
      <w:r w:rsidR="001C2EF9">
        <w:rPr>
          <w:rFonts w:hint="eastAsia"/>
        </w:rPr>
        <w:t xml:space="preserve"> of the network is consistent with the distribute structure of the multi-perspective describing model; on the other hand, it is easy to realize the modeling of the dynamic varying process of emotion and the correlations between features from different scales. </w:t>
      </w:r>
      <w:r w:rsidR="001C2EF9">
        <w:t>In particular,</w:t>
      </w:r>
      <w:r w:rsidR="001C2EF9">
        <w:rPr>
          <w:rFonts w:hint="eastAsia"/>
        </w:rPr>
        <w:t xml:space="preserve"> excluding the effects beyond textual content, the topic model is adopted to extract a vector representation for texts in the semantic space. The emotional information on the document level, the paragraph level and the sentence level is predicted sequentially. Inside each level, a continuous </w:t>
      </w:r>
      <w:r w:rsidR="001C2EF9">
        <w:t>pro</w:t>
      </w:r>
      <w:r w:rsidR="001C2EF9">
        <w:rPr>
          <w:rFonts w:hint="eastAsia"/>
        </w:rPr>
        <w:t>c</w:t>
      </w:r>
      <w:r w:rsidR="001C2EF9">
        <w:t>es</w:t>
      </w:r>
      <w:r w:rsidR="001C2EF9">
        <w:rPr>
          <w:rFonts w:hint="eastAsia"/>
        </w:rPr>
        <w:t xml:space="preserve">s is formed from cognition to psychology then to physiology and utterance. The utterance is treated as the ultimate target and the other components are seen as sub targets. The sub targets participate in the training of their subsequent steps as part of known information. Among different levels, a top-down hierarchical structure is formed. The predicted results on higher levels take part in the prediction on lower levels as part of known information, providing a more global contextual reference. </w:t>
      </w:r>
      <w:r w:rsidR="001C2EF9">
        <w:t xml:space="preserve">Finally </w:t>
      </w:r>
      <w:r w:rsidR="001C2EF9">
        <w:rPr>
          <w:rFonts w:hint="eastAsia"/>
        </w:rPr>
        <w:t>the effectiveness of the predicting model is validated through experiments, which show</w:t>
      </w:r>
      <w:r w:rsidR="009338B7">
        <w:rPr>
          <w:rFonts w:hint="eastAsia"/>
        </w:rPr>
        <w:t>s</w:t>
      </w:r>
      <w:r w:rsidR="001C2EF9">
        <w:rPr>
          <w:rFonts w:hint="eastAsia"/>
        </w:rPr>
        <w:t xml:space="preserve"> that the appending of the influence of sequential relationship inside an emotion epoch and the interrelationship among features from different scales improves the recall, precision and F1-value of the utterance manner prediction by </w:t>
      </w:r>
      <w:r w:rsidR="001C2EF9">
        <w:t>31.8%, 10.3% and 22.8%</w:t>
      </w:r>
      <w:r w:rsidR="001C2EF9">
        <w:rPr>
          <w:rFonts w:hint="eastAsia"/>
        </w:rPr>
        <w:t xml:space="preserve"> respectively.</w:t>
      </w:r>
    </w:p>
    <w:p w14:paraId="7789C634" w14:textId="77777777" w:rsidR="009E272C" w:rsidRDefault="009E272C" w:rsidP="009E272C">
      <w:pPr>
        <w:ind w:firstLine="480"/>
      </w:pPr>
      <w:r>
        <w:t>The main innovation points of this paper are:</w:t>
      </w:r>
    </w:p>
    <w:p w14:paraId="7B85C0BB" w14:textId="77777777" w:rsidR="00F8328B" w:rsidRDefault="009E272C" w:rsidP="00F8328B">
      <w:pPr>
        <w:ind w:firstLine="480"/>
      </w:pPr>
      <w:r>
        <w:t xml:space="preserve">(1) </w:t>
      </w:r>
      <w:r w:rsidR="00F8328B">
        <w:rPr>
          <w:rFonts w:hint="eastAsia"/>
        </w:rPr>
        <w:t xml:space="preserve">Provide a multi-perspective emotion </w:t>
      </w:r>
      <w:r w:rsidR="00F8328B">
        <w:t>description</w:t>
      </w:r>
      <w:r w:rsidR="00F8328B">
        <w:rPr>
          <w:rFonts w:hint="eastAsia"/>
        </w:rPr>
        <w:t xml:space="preserve"> scheme from the</w:t>
      </w:r>
      <w:r w:rsidR="00F8328B">
        <w:t xml:space="preserve"> generation of emotion in speech</w:t>
      </w:r>
      <w:r>
        <w:t xml:space="preserve">, which </w:t>
      </w:r>
      <w:r w:rsidR="00F8328B">
        <w:rPr>
          <w:rFonts w:hint="eastAsia"/>
        </w:rPr>
        <w:t>give</w:t>
      </w:r>
      <w:r>
        <w:t xml:space="preserve">s </w:t>
      </w:r>
      <w:r w:rsidR="00F8328B">
        <w:t>detailed describing methods</w:t>
      </w:r>
      <w:r w:rsidR="00F8328B" w:rsidRPr="00F8328B">
        <w:t xml:space="preserve"> </w:t>
      </w:r>
      <w:r w:rsidR="00F8328B">
        <w:rPr>
          <w:rFonts w:hint="eastAsia"/>
        </w:rPr>
        <w:t>for</w:t>
      </w:r>
      <w:r w:rsidR="00F8328B" w:rsidRPr="00F8328B">
        <w:t xml:space="preserve"> the various factors affecting the generation of emotional speech, and </w:t>
      </w:r>
      <w:r w:rsidR="00F8328B">
        <w:rPr>
          <w:rFonts w:hint="eastAsia"/>
        </w:rPr>
        <w:t>supplies</w:t>
      </w:r>
      <w:r w:rsidR="00F8328B" w:rsidRPr="00F8328B">
        <w:t xml:space="preserve"> a </w:t>
      </w:r>
      <w:r w:rsidR="00012DB8">
        <w:t>comprehensive</w:t>
      </w:r>
      <w:r w:rsidR="00012DB8">
        <w:rPr>
          <w:rFonts w:hint="eastAsia"/>
        </w:rPr>
        <w:t xml:space="preserve"> </w:t>
      </w:r>
      <w:r w:rsidR="00012DB8">
        <w:t>detailed</w:t>
      </w:r>
      <w:r w:rsidR="00012DB8">
        <w:rPr>
          <w:rFonts w:hint="eastAsia"/>
        </w:rPr>
        <w:t xml:space="preserve"> reference</w:t>
      </w:r>
      <w:r w:rsidR="00F8328B" w:rsidRPr="00F8328B">
        <w:t xml:space="preserve"> for the study of the relationship between emotion and speech</w:t>
      </w:r>
      <w:r w:rsidR="00A218AE">
        <w:rPr>
          <w:rFonts w:hint="eastAsia"/>
        </w:rPr>
        <w:t>;</w:t>
      </w:r>
    </w:p>
    <w:p w14:paraId="553FD246" w14:textId="77777777" w:rsidR="009E272C" w:rsidRDefault="009E272C" w:rsidP="00A72BAE">
      <w:pPr>
        <w:ind w:firstLine="480"/>
      </w:pPr>
      <w:r>
        <w:t>(2)</w:t>
      </w:r>
      <w:r w:rsidR="00A72BAE">
        <w:rPr>
          <w:rFonts w:hint="eastAsia"/>
        </w:rPr>
        <w:t xml:space="preserve"> </w:t>
      </w:r>
      <w:r w:rsidR="00A72BAE">
        <w:t>Build</w:t>
      </w:r>
      <w:r w:rsidR="00A72BAE">
        <w:rPr>
          <w:rFonts w:hint="eastAsia"/>
        </w:rPr>
        <w:t xml:space="preserve"> a text-based emotion computing model based on deep neural networks</w:t>
      </w:r>
      <w:r w:rsidR="007A6C4C">
        <w:rPr>
          <w:rFonts w:hint="eastAsia"/>
        </w:rPr>
        <w:t xml:space="preserve">, which </w:t>
      </w:r>
      <w:r w:rsidR="00A72BAE">
        <w:rPr>
          <w:rFonts w:hint="eastAsia"/>
        </w:rPr>
        <w:t xml:space="preserve">considers the impacts of the factors </w:t>
      </w:r>
      <w:r w:rsidR="00A72BAE">
        <w:t>from different aspect</w:t>
      </w:r>
      <w:r w:rsidR="00A72BAE">
        <w:rPr>
          <w:rFonts w:hint="eastAsia"/>
        </w:rPr>
        <w:t xml:space="preserve">s and in </w:t>
      </w:r>
      <w:r w:rsidR="00A72BAE">
        <w:t>different levels</w:t>
      </w:r>
      <w:r w:rsidR="00A72BAE">
        <w:rPr>
          <w:rFonts w:hint="eastAsia"/>
        </w:rPr>
        <w:t xml:space="preserve"> during the generating process of speech emotion, and supports </w:t>
      </w:r>
      <w:r>
        <w:t xml:space="preserve">the </w:t>
      </w:r>
      <w:r w:rsidR="007A6C4C">
        <w:rPr>
          <w:rFonts w:hint="eastAsia"/>
        </w:rPr>
        <w:t xml:space="preserve">modeling of </w:t>
      </w:r>
      <w:r>
        <w:t xml:space="preserve">dynamic derivative relationship and </w:t>
      </w:r>
      <w:r w:rsidR="007A6C4C">
        <w:rPr>
          <w:rFonts w:hint="eastAsia"/>
        </w:rPr>
        <w:t xml:space="preserve">the processing of </w:t>
      </w:r>
      <w:r>
        <w:t>multi-scale feature</w:t>
      </w:r>
      <w:r w:rsidR="001538A2">
        <w:rPr>
          <w:rFonts w:hint="eastAsia"/>
        </w:rPr>
        <w:t>s</w:t>
      </w:r>
      <w:r>
        <w:t>;</w:t>
      </w:r>
    </w:p>
    <w:p w14:paraId="0C72A984" w14:textId="77777777" w:rsidR="00A20A63" w:rsidRDefault="009E272C" w:rsidP="00A72BAE">
      <w:pPr>
        <w:ind w:firstLine="480"/>
      </w:pPr>
      <w:r>
        <w:lastRenderedPageBreak/>
        <w:t>(3)</w:t>
      </w:r>
      <w:r w:rsidRPr="009E272C">
        <w:t xml:space="preserve"> </w:t>
      </w:r>
      <w:r w:rsidR="00A72BAE">
        <w:rPr>
          <w:rFonts w:hint="eastAsia"/>
        </w:rPr>
        <w:t>I</w:t>
      </w:r>
      <w:r>
        <w:t>ntroduce priori</w:t>
      </w:r>
      <w:r>
        <w:rPr>
          <w:rFonts w:hint="eastAsia"/>
        </w:rPr>
        <w:t xml:space="preserve"> knowledge</w:t>
      </w:r>
      <w:r>
        <w:t xml:space="preserve"> to </w:t>
      </w:r>
      <w:r w:rsidR="00A72BAE">
        <w:t>deep neural network</w:t>
      </w:r>
      <w:r w:rsidR="00A72BAE">
        <w:rPr>
          <w:rFonts w:hint="eastAsia"/>
        </w:rPr>
        <w:t xml:space="preserve"> to</w:t>
      </w:r>
      <w:r>
        <w:t xml:space="preserve"> realiz</w:t>
      </w:r>
      <w:r w:rsidR="00A72BAE">
        <w:rPr>
          <w:rFonts w:hint="eastAsia"/>
        </w:rPr>
        <w:t>e</w:t>
      </w:r>
      <w:r>
        <w:t xml:space="preserve"> the supervision and guidance of </w:t>
      </w:r>
      <w:r w:rsidR="00012DB8">
        <w:t>the</w:t>
      </w:r>
      <w:r w:rsidR="00012DB8">
        <w:rPr>
          <w:rFonts w:hint="eastAsia"/>
        </w:rPr>
        <w:t xml:space="preserve"> </w:t>
      </w:r>
      <w:r>
        <w:t>network structure</w:t>
      </w:r>
      <w:r w:rsidR="00A218AE">
        <w:rPr>
          <w:rFonts w:hint="eastAsia"/>
        </w:rPr>
        <w:t>, which</w:t>
      </w:r>
      <w:r>
        <w:rPr>
          <w:rFonts w:hint="eastAsia"/>
        </w:rPr>
        <w:t xml:space="preserve"> improves</w:t>
      </w:r>
      <w:r>
        <w:t xml:space="preserve"> the performance </w:t>
      </w:r>
      <w:r>
        <w:rPr>
          <w:rFonts w:hint="eastAsia"/>
        </w:rPr>
        <w:t xml:space="preserve">of the </w:t>
      </w:r>
      <w:r>
        <w:t>network</w:t>
      </w:r>
      <w:r>
        <w:rPr>
          <w:rFonts w:hint="eastAsia"/>
        </w:rPr>
        <w:t>,</w:t>
      </w:r>
      <w:r>
        <w:t xml:space="preserve"> reduce</w:t>
      </w:r>
      <w:r>
        <w:rPr>
          <w:rFonts w:hint="eastAsia"/>
        </w:rPr>
        <w:t>s</w:t>
      </w:r>
      <w:r>
        <w:t xml:space="preserve"> the cost of training data and network scale, and </w:t>
      </w:r>
      <w:r w:rsidR="00A72BAE">
        <w:rPr>
          <w:rFonts w:hint="eastAsia"/>
        </w:rPr>
        <w:t xml:space="preserve">has </w:t>
      </w:r>
      <w:r w:rsidR="00A72BAE">
        <w:t xml:space="preserve">good scalability </w:t>
      </w:r>
      <w:r w:rsidR="00A72BAE">
        <w:rPr>
          <w:rFonts w:hint="eastAsia"/>
        </w:rPr>
        <w:t xml:space="preserve">for </w:t>
      </w:r>
      <w:r>
        <w:t>the other types of features.</w:t>
      </w:r>
    </w:p>
    <w:p w14:paraId="25DDD784" w14:textId="77777777" w:rsidR="00A20A63" w:rsidRDefault="001C2EF9">
      <w:pPr>
        <w:ind w:firstLineChars="0" w:firstLine="0"/>
      </w:pPr>
      <w:r>
        <w:rPr>
          <w:rFonts w:hint="eastAsia"/>
          <w:b/>
          <w:bCs/>
        </w:rPr>
        <w:t>KEYWORDS</w:t>
      </w:r>
      <w:r>
        <w:rPr>
          <w:rFonts w:hint="eastAsia"/>
          <w:b/>
          <w:bCs/>
        </w:rPr>
        <w:t>：</w:t>
      </w:r>
      <w:r>
        <w:rPr>
          <w:bCs/>
        </w:rPr>
        <w:t>Expressive</w:t>
      </w:r>
      <w:r>
        <w:rPr>
          <w:rFonts w:hint="eastAsia"/>
          <w:bCs/>
        </w:rPr>
        <w:t xml:space="preserve"> speech</w:t>
      </w:r>
      <w:r>
        <w:rPr>
          <w:rFonts w:hint="eastAsia"/>
        </w:rPr>
        <w:t xml:space="preserve"> synthesis; </w:t>
      </w:r>
      <w:r w:rsidR="003008BB" w:rsidRPr="003008BB">
        <w:t xml:space="preserve">emotion </w:t>
      </w:r>
      <w:r w:rsidR="0073436A">
        <w:rPr>
          <w:rFonts w:hint="eastAsia"/>
        </w:rPr>
        <w:t>production</w:t>
      </w:r>
      <w:r w:rsidR="003008BB">
        <w:rPr>
          <w:rFonts w:hint="eastAsia"/>
        </w:rPr>
        <w:t xml:space="preserve">; </w:t>
      </w:r>
      <w:r>
        <w:rPr>
          <w:rFonts w:hint="eastAsia"/>
        </w:rPr>
        <w:t>emotion description; text-based emotion prediction; deep neural network; visible intermediate layers</w:t>
      </w:r>
    </w:p>
    <w:p w14:paraId="4AA19D06" w14:textId="77777777" w:rsidR="00A20A63" w:rsidRDefault="00A20A63">
      <w:pPr>
        <w:ind w:firstLineChars="0" w:firstLine="0"/>
      </w:pPr>
    </w:p>
    <w:p w14:paraId="3511C041" w14:textId="77777777" w:rsidR="00A20A63" w:rsidRPr="0073436A" w:rsidRDefault="00A20A63">
      <w:pPr>
        <w:ind w:firstLine="480"/>
        <w:sectPr w:rsidR="00A20A63" w:rsidRPr="0073436A" w:rsidSect="00EB7CB1">
          <w:headerReference w:type="default" r:id="rId21"/>
          <w:type w:val="continuous"/>
          <w:pgSz w:w="11907" w:h="16840"/>
          <w:pgMar w:top="1701" w:right="1418" w:bottom="1418" w:left="1418" w:header="907" w:footer="851" w:gutter="567"/>
          <w:paperSrc w:first="31096" w:other="31096"/>
          <w:pgNumType w:fmt="lowerRoman"/>
          <w:cols w:space="720"/>
          <w:docGrid w:type="lines" w:linePitch="326"/>
        </w:sectPr>
      </w:pPr>
    </w:p>
    <w:p w14:paraId="050945A0" w14:textId="77777777" w:rsidR="00A20A63" w:rsidRDefault="001C2EF9">
      <w:pPr>
        <w:pStyle w:val="afa"/>
      </w:pPr>
      <w:bookmarkStart w:id="64" w:name="中文摘要"/>
      <w:bookmarkEnd w:id="64"/>
      <w:r>
        <w:rPr>
          <w:rFonts w:hint="eastAsia"/>
        </w:rPr>
        <w:lastRenderedPageBreak/>
        <w:t>目录</w:t>
      </w:r>
    </w:p>
    <w:p w14:paraId="4FC0AD97" w14:textId="77777777" w:rsidR="00E65C61" w:rsidRPr="004B62FB" w:rsidRDefault="001C2EF9" w:rsidP="004B62FB">
      <w:pPr>
        <w:pStyle w:val="10"/>
        <w:tabs>
          <w:tab w:val="right" w:leader="dot" w:pos="8494"/>
        </w:tabs>
        <w:ind w:firstLine="480"/>
        <w:rPr>
          <w:rFonts w:ascii="Times New Roman" w:eastAsiaTheme="minorEastAsia" w:hAnsi="Times New Roman"/>
          <w:b w:val="0"/>
          <w:bCs w:val="0"/>
          <w:caps w:val="0"/>
          <w:noProof/>
          <w:sz w:val="24"/>
          <w:szCs w:val="24"/>
        </w:rPr>
      </w:pPr>
      <w:r w:rsidRPr="004B62FB">
        <w:rPr>
          <w:rFonts w:ascii="Times New Roman" w:eastAsiaTheme="minorEastAsia" w:hAnsi="Times New Roman"/>
          <w:b w:val="0"/>
          <w:sz w:val="24"/>
          <w:szCs w:val="24"/>
        </w:rPr>
        <w:fldChar w:fldCharType="begin"/>
      </w:r>
      <w:r w:rsidRPr="004B62FB">
        <w:rPr>
          <w:rFonts w:ascii="Times New Roman" w:eastAsiaTheme="minorEastAsia" w:hAnsi="Times New Roman"/>
          <w:b w:val="0"/>
          <w:sz w:val="24"/>
          <w:szCs w:val="24"/>
        </w:rPr>
        <w:instrText xml:space="preserve"> TOC \o "1-3" \h \z \u </w:instrText>
      </w:r>
      <w:r w:rsidRPr="004B62FB">
        <w:rPr>
          <w:rFonts w:ascii="Times New Roman" w:eastAsiaTheme="minorEastAsia" w:hAnsi="Times New Roman"/>
          <w:b w:val="0"/>
          <w:sz w:val="24"/>
          <w:szCs w:val="24"/>
        </w:rPr>
        <w:fldChar w:fldCharType="separate"/>
      </w:r>
      <w:hyperlink w:anchor="_Toc437135827" w:history="1">
        <w:r w:rsidR="00E65C61" w:rsidRPr="004B62FB">
          <w:rPr>
            <w:rStyle w:val="af0"/>
            <w:rFonts w:ascii="Times New Roman" w:eastAsiaTheme="minorEastAsia" w:hAnsi="Times New Roman"/>
            <w:b w:val="0"/>
            <w:noProof/>
            <w:sz w:val="24"/>
            <w:szCs w:val="24"/>
          </w:rPr>
          <w:t>摘要</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iii</w:t>
        </w:r>
        <w:r w:rsidR="00E65C61" w:rsidRPr="004B62FB">
          <w:rPr>
            <w:rFonts w:ascii="Times New Roman" w:eastAsiaTheme="minorEastAsia" w:hAnsi="Times New Roman"/>
            <w:b w:val="0"/>
            <w:noProof/>
            <w:webHidden/>
            <w:sz w:val="24"/>
            <w:szCs w:val="24"/>
          </w:rPr>
          <w:fldChar w:fldCharType="end"/>
        </w:r>
      </w:hyperlink>
    </w:p>
    <w:p w14:paraId="2DD068FA"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28" w:history="1">
        <w:r w:rsidR="00E65C61" w:rsidRPr="004B62FB">
          <w:rPr>
            <w:rStyle w:val="af0"/>
            <w:rFonts w:ascii="Times New Roman" w:eastAsiaTheme="minorEastAsia" w:hAnsi="Times New Roman"/>
            <w:b w:val="0"/>
            <w:noProof/>
            <w:sz w:val="24"/>
            <w:szCs w:val="24"/>
          </w:rPr>
          <w:t>ABSTRACT</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v</w:t>
        </w:r>
        <w:r w:rsidR="00E65C61" w:rsidRPr="004B62FB">
          <w:rPr>
            <w:rFonts w:ascii="Times New Roman" w:eastAsiaTheme="minorEastAsia" w:hAnsi="Times New Roman"/>
            <w:b w:val="0"/>
            <w:noProof/>
            <w:webHidden/>
            <w:sz w:val="24"/>
            <w:szCs w:val="24"/>
          </w:rPr>
          <w:fldChar w:fldCharType="end"/>
        </w:r>
      </w:hyperlink>
    </w:p>
    <w:p w14:paraId="2F58009C"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29" w:history="1">
        <w:r w:rsidR="00E65C61" w:rsidRPr="004B62FB">
          <w:rPr>
            <w:rStyle w:val="af0"/>
            <w:rFonts w:ascii="Times New Roman" w:eastAsiaTheme="minorEastAsia" w:hAnsi="Times New Roman"/>
            <w:b w:val="0"/>
            <w:noProof/>
            <w:sz w:val="24"/>
            <w:szCs w:val="24"/>
          </w:rPr>
          <w:t xml:space="preserve">1  </w:t>
        </w:r>
        <w:r w:rsidR="00E65C61" w:rsidRPr="004B62FB">
          <w:rPr>
            <w:rStyle w:val="af0"/>
            <w:rFonts w:ascii="Times New Roman" w:eastAsiaTheme="minorEastAsia" w:hAnsi="Times New Roman"/>
            <w:b w:val="0"/>
            <w:noProof/>
            <w:sz w:val="24"/>
            <w:szCs w:val="24"/>
          </w:rPr>
          <w:t>引言</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w:t>
        </w:r>
        <w:r w:rsidR="00E65C61" w:rsidRPr="004B62FB">
          <w:rPr>
            <w:rFonts w:ascii="Times New Roman" w:eastAsiaTheme="minorEastAsia" w:hAnsi="Times New Roman"/>
            <w:b w:val="0"/>
            <w:noProof/>
            <w:webHidden/>
            <w:sz w:val="24"/>
            <w:szCs w:val="24"/>
          </w:rPr>
          <w:fldChar w:fldCharType="end"/>
        </w:r>
      </w:hyperlink>
    </w:p>
    <w:p w14:paraId="5E1C2694"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30" w:history="1">
        <w:r w:rsidR="00E65C61" w:rsidRPr="004B62FB">
          <w:rPr>
            <w:rStyle w:val="af0"/>
            <w:rFonts w:ascii="Times New Roman" w:eastAsiaTheme="minorEastAsia" w:hAnsi="Times New Roman"/>
            <w:noProof/>
            <w:sz w:val="24"/>
            <w:szCs w:val="24"/>
            <w:shd w:val="clear" w:color="auto" w:fill="FFFFFF"/>
          </w:rPr>
          <w:t xml:space="preserve">1.1 </w:t>
        </w:r>
        <w:r w:rsidR="00E65C61" w:rsidRPr="004B62FB">
          <w:rPr>
            <w:rStyle w:val="af0"/>
            <w:rFonts w:ascii="Times New Roman" w:eastAsiaTheme="minorEastAsia" w:hAnsi="Times New Roman"/>
            <w:noProof/>
            <w:sz w:val="24"/>
            <w:szCs w:val="24"/>
            <w:shd w:val="clear" w:color="auto" w:fill="FFFFFF"/>
          </w:rPr>
          <w:t>问题描述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w:t>
        </w:r>
        <w:r w:rsidR="00E65C61" w:rsidRPr="004B62FB">
          <w:rPr>
            <w:rFonts w:ascii="Times New Roman" w:eastAsiaTheme="minorEastAsia" w:hAnsi="Times New Roman"/>
            <w:noProof/>
            <w:webHidden/>
            <w:sz w:val="24"/>
            <w:szCs w:val="24"/>
          </w:rPr>
          <w:fldChar w:fldCharType="end"/>
        </w:r>
      </w:hyperlink>
    </w:p>
    <w:p w14:paraId="7900E7A9"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31" w:history="1">
        <w:r w:rsidR="00E65C61" w:rsidRPr="004B62FB">
          <w:rPr>
            <w:rStyle w:val="af0"/>
            <w:rFonts w:ascii="Times New Roman" w:eastAsiaTheme="minorEastAsia" w:hAnsi="Times New Roman"/>
            <w:noProof/>
            <w:sz w:val="24"/>
            <w:szCs w:val="24"/>
            <w:shd w:val="clear" w:color="auto" w:fill="FFFFFF"/>
          </w:rPr>
          <w:t>1.2</w:t>
        </w:r>
        <w:r w:rsidR="00E65C61" w:rsidRPr="004B62FB">
          <w:rPr>
            <w:rStyle w:val="af0"/>
            <w:rFonts w:ascii="Times New Roman" w:eastAsiaTheme="minorEastAsia" w:hAnsi="Times New Roman"/>
            <w:noProof/>
            <w:sz w:val="24"/>
            <w:szCs w:val="24"/>
            <w:shd w:val="clear" w:color="auto" w:fill="FFFFFF"/>
          </w:rPr>
          <w:t>研究现状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w:t>
        </w:r>
        <w:r w:rsidR="00E65C61" w:rsidRPr="004B62FB">
          <w:rPr>
            <w:rFonts w:ascii="Times New Roman" w:eastAsiaTheme="minorEastAsia" w:hAnsi="Times New Roman"/>
            <w:noProof/>
            <w:webHidden/>
            <w:sz w:val="24"/>
            <w:szCs w:val="24"/>
          </w:rPr>
          <w:fldChar w:fldCharType="end"/>
        </w:r>
      </w:hyperlink>
    </w:p>
    <w:p w14:paraId="32C42DD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32" w:history="1">
        <w:r w:rsidR="00E65C61" w:rsidRPr="004B62FB">
          <w:rPr>
            <w:rStyle w:val="af0"/>
            <w:rFonts w:ascii="Times New Roman" w:eastAsiaTheme="minorEastAsia" w:hAnsi="Times New Roman"/>
            <w:i w:val="0"/>
            <w:noProof/>
            <w:sz w:val="24"/>
            <w:szCs w:val="24"/>
          </w:rPr>
          <w:t xml:space="preserve">1.2.1 </w:t>
        </w:r>
        <w:r w:rsidR="00E65C61" w:rsidRPr="004B62FB">
          <w:rPr>
            <w:rStyle w:val="af0"/>
            <w:rFonts w:ascii="Times New Roman" w:eastAsiaTheme="minorEastAsia" w:hAnsi="Times New Roman"/>
            <w:i w:val="0"/>
            <w:noProof/>
            <w:sz w:val="24"/>
            <w:szCs w:val="24"/>
          </w:rPr>
          <w:t>情感语音合成</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w:t>
        </w:r>
        <w:r w:rsidR="00E65C61" w:rsidRPr="004B62FB">
          <w:rPr>
            <w:rFonts w:ascii="Times New Roman" w:eastAsiaTheme="minorEastAsia" w:hAnsi="Times New Roman"/>
            <w:i w:val="0"/>
            <w:noProof/>
            <w:webHidden/>
            <w:sz w:val="24"/>
            <w:szCs w:val="24"/>
          </w:rPr>
          <w:fldChar w:fldCharType="end"/>
        </w:r>
      </w:hyperlink>
    </w:p>
    <w:p w14:paraId="2B1E624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33" w:history="1">
        <w:r w:rsidR="00E65C61" w:rsidRPr="004B62FB">
          <w:rPr>
            <w:rStyle w:val="af0"/>
            <w:rFonts w:ascii="Times New Roman" w:eastAsiaTheme="minorEastAsia" w:hAnsi="Times New Roman"/>
            <w:i w:val="0"/>
            <w:noProof/>
            <w:sz w:val="24"/>
            <w:szCs w:val="24"/>
          </w:rPr>
          <w:t xml:space="preserve">1.2.2 </w:t>
        </w:r>
        <w:r w:rsidR="00E65C61" w:rsidRPr="004B62FB">
          <w:rPr>
            <w:rStyle w:val="af0"/>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w:t>
        </w:r>
        <w:r w:rsidR="00E65C61" w:rsidRPr="004B62FB">
          <w:rPr>
            <w:rFonts w:ascii="Times New Roman" w:eastAsiaTheme="minorEastAsia" w:hAnsi="Times New Roman"/>
            <w:i w:val="0"/>
            <w:noProof/>
            <w:webHidden/>
            <w:sz w:val="24"/>
            <w:szCs w:val="24"/>
          </w:rPr>
          <w:fldChar w:fldCharType="end"/>
        </w:r>
      </w:hyperlink>
    </w:p>
    <w:p w14:paraId="47ADE05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34" w:history="1">
        <w:r w:rsidR="00E65C61" w:rsidRPr="004B62FB">
          <w:rPr>
            <w:rStyle w:val="af0"/>
            <w:rFonts w:ascii="Times New Roman" w:eastAsiaTheme="minorEastAsia" w:hAnsi="Times New Roman"/>
            <w:i w:val="0"/>
            <w:noProof/>
            <w:sz w:val="24"/>
            <w:szCs w:val="24"/>
          </w:rPr>
          <w:t xml:space="preserve">1.2.3 </w:t>
        </w:r>
        <w:r w:rsidR="00E65C61" w:rsidRPr="004B62FB">
          <w:rPr>
            <w:rStyle w:val="af0"/>
            <w:rFonts w:ascii="Times New Roman" w:eastAsiaTheme="minorEastAsia" w:hAnsi="Times New Roman"/>
            <w:i w:val="0"/>
            <w:noProof/>
            <w:sz w:val="24"/>
            <w:szCs w:val="24"/>
          </w:rPr>
          <w:t>文本情感计算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w:t>
        </w:r>
        <w:r w:rsidR="00E65C61" w:rsidRPr="004B62FB">
          <w:rPr>
            <w:rFonts w:ascii="Times New Roman" w:eastAsiaTheme="minorEastAsia" w:hAnsi="Times New Roman"/>
            <w:i w:val="0"/>
            <w:noProof/>
            <w:webHidden/>
            <w:sz w:val="24"/>
            <w:szCs w:val="24"/>
          </w:rPr>
          <w:fldChar w:fldCharType="end"/>
        </w:r>
      </w:hyperlink>
    </w:p>
    <w:p w14:paraId="7485390E"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35" w:history="1">
        <w:r w:rsidR="00E65C61" w:rsidRPr="004B62FB">
          <w:rPr>
            <w:rStyle w:val="af0"/>
            <w:rFonts w:ascii="Times New Roman" w:eastAsiaTheme="minorEastAsia" w:hAnsi="Times New Roman"/>
            <w:noProof/>
            <w:sz w:val="24"/>
            <w:szCs w:val="24"/>
            <w:shd w:val="clear" w:color="auto" w:fill="FFFFFF"/>
          </w:rPr>
          <w:t xml:space="preserve">1.3 </w:t>
        </w:r>
        <w:r w:rsidR="00E65C61" w:rsidRPr="004B62FB">
          <w:rPr>
            <w:rStyle w:val="af0"/>
            <w:rFonts w:ascii="Times New Roman" w:eastAsiaTheme="minorEastAsia" w:hAnsi="Times New Roman"/>
            <w:noProof/>
            <w:sz w:val="24"/>
            <w:szCs w:val="24"/>
            <w:shd w:val="clear" w:color="auto" w:fill="FFFFFF"/>
          </w:rPr>
          <w:t>研究目标与内容</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10</w:t>
        </w:r>
        <w:r w:rsidR="00E65C61" w:rsidRPr="004B62FB">
          <w:rPr>
            <w:rFonts w:ascii="Times New Roman" w:eastAsiaTheme="minorEastAsia" w:hAnsi="Times New Roman"/>
            <w:noProof/>
            <w:webHidden/>
            <w:sz w:val="24"/>
            <w:szCs w:val="24"/>
          </w:rPr>
          <w:fldChar w:fldCharType="end"/>
        </w:r>
      </w:hyperlink>
    </w:p>
    <w:p w14:paraId="35EAD628"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36" w:history="1">
        <w:r w:rsidR="00E65C61" w:rsidRPr="004B62FB">
          <w:rPr>
            <w:rStyle w:val="af0"/>
            <w:rFonts w:ascii="Times New Roman" w:eastAsiaTheme="minorEastAsia" w:hAnsi="Times New Roman"/>
            <w:i w:val="0"/>
            <w:noProof/>
            <w:sz w:val="24"/>
            <w:szCs w:val="24"/>
          </w:rPr>
          <w:t>1.3.1</w:t>
        </w:r>
        <w:r w:rsidR="00E65C61" w:rsidRPr="004B62FB">
          <w:rPr>
            <w:rStyle w:val="af0"/>
            <w:rFonts w:ascii="Times New Roman" w:eastAsiaTheme="minorEastAsia" w:hAnsi="Times New Roman"/>
            <w:bCs/>
            <w:i w:val="0"/>
            <w:noProof/>
            <w:sz w:val="24"/>
            <w:szCs w:val="24"/>
          </w:rPr>
          <w:t xml:space="preserve"> </w:t>
        </w:r>
        <w:r w:rsidR="00E65C61" w:rsidRPr="004B62FB">
          <w:rPr>
            <w:rStyle w:val="af0"/>
            <w:rFonts w:ascii="Times New Roman" w:eastAsiaTheme="minorEastAsia" w:hAnsi="Times New Roman"/>
            <w:bCs/>
            <w:i w:val="0"/>
            <w:noProof/>
            <w:sz w:val="24"/>
            <w:szCs w:val="24"/>
          </w:rPr>
          <w:t>研究目标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0D2690FB"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37" w:history="1">
        <w:r w:rsidR="00E65C61" w:rsidRPr="004B62FB">
          <w:rPr>
            <w:rStyle w:val="af0"/>
            <w:rFonts w:ascii="Times New Roman" w:eastAsiaTheme="minorEastAsia" w:hAnsi="Times New Roman"/>
            <w:i w:val="0"/>
            <w:noProof/>
            <w:sz w:val="24"/>
            <w:szCs w:val="24"/>
          </w:rPr>
          <w:t>1.3.2</w:t>
        </w:r>
        <w:r w:rsidR="00E65C61" w:rsidRPr="004B62FB">
          <w:rPr>
            <w:rStyle w:val="af0"/>
            <w:rFonts w:ascii="Times New Roman" w:eastAsiaTheme="minorEastAsia" w:hAnsi="Times New Roman"/>
            <w:bCs/>
            <w:i w:val="0"/>
            <w:noProof/>
            <w:sz w:val="24"/>
            <w:szCs w:val="24"/>
          </w:rPr>
          <w:t xml:space="preserve"> </w:t>
        </w:r>
        <w:r w:rsidR="00E65C61" w:rsidRPr="004B62FB">
          <w:rPr>
            <w:rStyle w:val="af0"/>
            <w:rFonts w:ascii="Times New Roman" w:eastAsiaTheme="minorEastAsia" w:hAnsi="Times New Roman"/>
            <w:bCs/>
            <w:i w:val="0"/>
            <w:noProof/>
            <w:sz w:val="24"/>
            <w:szCs w:val="24"/>
          </w:rPr>
          <w:t>研究内容</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1B94957F"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38" w:history="1">
        <w:r w:rsidR="00E65C61" w:rsidRPr="004B62FB">
          <w:rPr>
            <w:rStyle w:val="af0"/>
            <w:rFonts w:ascii="Times New Roman" w:eastAsiaTheme="minorEastAsia" w:hAnsi="Times New Roman"/>
            <w:noProof/>
            <w:sz w:val="24"/>
            <w:szCs w:val="24"/>
            <w:shd w:val="clear" w:color="auto" w:fill="FFFFFF"/>
          </w:rPr>
          <w:t xml:space="preserve">1.4 </w:t>
        </w:r>
        <w:r w:rsidR="00E65C61" w:rsidRPr="004B62FB">
          <w:rPr>
            <w:rStyle w:val="af0"/>
            <w:rFonts w:ascii="Times New Roman" w:eastAsiaTheme="minorEastAsia" w:hAnsi="Times New Roman"/>
            <w:noProof/>
            <w:sz w:val="24"/>
            <w:szCs w:val="24"/>
            <w:shd w:val="clear" w:color="auto" w:fill="FFFFFF"/>
          </w:rPr>
          <w:t>论文结构安排</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12</w:t>
        </w:r>
        <w:r w:rsidR="00E65C61" w:rsidRPr="004B62FB">
          <w:rPr>
            <w:rFonts w:ascii="Times New Roman" w:eastAsiaTheme="minorEastAsia" w:hAnsi="Times New Roman"/>
            <w:noProof/>
            <w:webHidden/>
            <w:sz w:val="24"/>
            <w:szCs w:val="24"/>
          </w:rPr>
          <w:fldChar w:fldCharType="end"/>
        </w:r>
      </w:hyperlink>
    </w:p>
    <w:p w14:paraId="2E37F856"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39" w:history="1">
        <w:r w:rsidR="00E65C61" w:rsidRPr="004B62FB">
          <w:rPr>
            <w:rStyle w:val="af0"/>
            <w:rFonts w:ascii="Times New Roman" w:eastAsiaTheme="minorEastAsia" w:hAnsi="Times New Roman"/>
            <w:b w:val="0"/>
            <w:noProof/>
            <w:sz w:val="24"/>
            <w:szCs w:val="24"/>
          </w:rPr>
          <w:t xml:space="preserve">2  </w:t>
        </w:r>
        <w:r w:rsidR="00E65C61" w:rsidRPr="004B62FB">
          <w:rPr>
            <w:rStyle w:val="af0"/>
            <w:rFonts w:ascii="Times New Roman" w:eastAsiaTheme="minorEastAsia" w:hAnsi="Times New Roman"/>
            <w:b w:val="0"/>
            <w:noProof/>
            <w:sz w:val="24"/>
            <w:szCs w:val="24"/>
          </w:rPr>
          <w:t>情感理论与描述体系</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_Toc437135839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14</w:t>
        </w:r>
        <w:r w:rsidR="00E65C61" w:rsidRPr="004B62FB">
          <w:rPr>
            <w:rFonts w:ascii="Times New Roman" w:eastAsiaTheme="minorEastAsia" w:hAnsi="Times New Roman"/>
            <w:b w:val="0"/>
            <w:noProof/>
            <w:webHidden/>
            <w:sz w:val="24"/>
            <w:szCs w:val="24"/>
          </w:rPr>
          <w:fldChar w:fldCharType="end"/>
        </w:r>
      </w:hyperlink>
    </w:p>
    <w:p w14:paraId="343ED4DC"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40" w:history="1">
        <w:r w:rsidR="00E65C61" w:rsidRPr="004B62FB">
          <w:rPr>
            <w:rStyle w:val="af0"/>
            <w:rFonts w:ascii="Times New Roman" w:eastAsiaTheme="minorEastAsia" w:hAnsi="Times New Roman"/>
            <w:noProof/>
            <w:sz w:val="24"/>
            <w:szCs w:val="24"/>
          </w:rPr>
          <w:t xml:space="preserve">2.1 </w:t>
        </w:r>
        <w:r w:rsidR="00E65C61" w:rsidRPr="004B62FB">
          <w:rPr>
            <w:rStyle w:val="af0"/>
            <w:rFonts w:ascii="Times New Roman" w:eastAsiaTheme="minorEastAsia" w:hAnsi="Times New Roman"/>
            <w:noProof/>
            <w:sz w:val="24"/>
            <w:szCs w:val="24"/>
          </w:rPr>
          <w:t>心理学关于情感的研究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14</w:t>
        </w:r>
        <w:r w:rsidR="00E65C61" w:rsidRPr="004B62FB">
          <w:rPr>
            <w:rFonts w:ascii="Times New Roman" w:eastAsiaTheme="minorEastAsia" w:hAnsi="Times New Roman"/>
            <w:noProof/>
            <w:webHidden/>
            <w:sz w:val="24"/>
            <w:szCs w:val="24"/>
          </w:rPr>
          <w:fldChar w:fldCharType="end"/>
        </w:r>
      </w:hyperlink>
    </w:p>
    <w:p w14:paraId="6978B8B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1" w:history="1">
        <w:r w:rsidR="00E65C61" w:rsidRPr="004B62FB">
          <w:rPr>
            <w:rStyle w:val="af0"/>
            <w:rFonts w:ascii="Times New Roman" w:eastAsiaTheme="minorEastAsia" w:hAnsi="Times New Roman"/>
            <w:i w:val="0"/>
            <w:noProof/>
            <w:sz w:val="24"/>
            <w:szCs w:val="24"/>
          </w:rPr>
          <w:t xml:space="preserve">2.1.1 </w:t>
        </w:r>
        <w:r w:rsidR="00E65C61" w:rsidRPr="004B62FB">
          <w:rPr>
            <w:rStyle w:val="af0"/>
            <w:rFonts w:ascii="Times New Roman" w:eastAsiaTheme="minorEastAsia" w:hAnsi="Times New Roman"/>
            <w:i w:val="0"/>
            <w:noProof/>
            <w:sz w:val="24"/>
            <w:szCs w:val="24"/>
          </w:rPr>
          <w:t>情感理论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15</w:t>
        </w:r>
        <w:r w:rsidR="00E65C61" w:rsidRPr="004B62FB">
          <w:rPr>
            <w:rFonts w:ascii="Times New Roman" w:eastAsiaTheme="minorEastAsia" w:hAnsi="Times New Roman"/>
            <w:i w:val="0"/>
            <w:noProof/>
            <w:webHidden/>
            <w:sz w:val="24"/>
            <w:szCs w:val="24"/>
          </w:rPr>
          <w:fldChar w:fldCharType="end"/>
        </w:r>
      </w:hyperlink>
    </w:p>
    <w:p w14:paraId="57521DB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2" w:history="1">
        <w:r w:rsidR="00E65C61" w:rsidRPr="004B62FB">
          <w:rPr>
            <w:rStyle w:val="af0"/>
            <w:rFonts w:ascii="Times New Roman" w:eastAsiaTheme="minorEastAsia" w:hAnsi="Times New Roman"/>
            <w:i w:val="0"/>
            <w:noProof/>
            <w:sz w:val="24"/>
            <w:szCs w:val="24"/>
          </w:rPr>
          <w:t xml:space="preserve">2.1.2 </w:t>
        </w:r>
        <w:r w:rsidR="00E65C61" w:rsidRPr="004B62FB">
          <w:rPr>
            <w:rStyle w:val="af0"/>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17</w:t>
        </w:r>
        <w:r w:rsidR="00E65C61" w:rsidRPr="004B62FB">
          <w:rPr>
            <w:rFonts w:ascii="Times New Roman" w:eastAsiaTheme="minorEastAsia" w:hAnsi="Times New Roman"/>
            <w:i w:val="0"/>
            <w:noProof/>
            <w:webHidden/>
            <w:sz w:val="24"/>
            <w:szCs w:val="24"/>
          </w:rPr>
          <w:fldChar w:fldCharType="end"/>
        </w:r>
      </w:hyperlink>
    </w:p>
    <w:p w14:paraId="0449DC68"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43" w:history="1">
        <w:r w:rsidR="00E65C61" w:rsidRPr="004B62FB">
          <w:rPr>
            <w:rStyle w:val="af0"/>
            <w:rFonts w:ascii="Times New Roman" w:eastAsiaTheme="minorEastAsia" w:hAnsi="Times New Roman"/>
            <w:noProof/>
            <w:sz w:val="24"/>
            <w:szCs w:val="24"/>
          </w:rPr>
          <w:t>2.2</w:t>
        </w:r>
        <w:r w:rsidR="00E65C61" w:rsidRPr="004B62FB">
          <w:rPr>
            <w:rStyle w:val="af0"/>
            <w:rFonts w:ascii="Times New Roman" w:eastAsiaTheme="minorEastAsia" w:hAnsi="Times New Roman"/>
            <w:noProof/>
            <w:sz w:val="24"/>
            <w:szCs w:val="24"/>
          </w:rPr>
          <w:t>朗读与播音中的情感研究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23</w:t>
        </w:r>
        <w:r w:rsidR="00E65C61" w:rsidRPr="004B62FB">
          <w:rPr>
            <w:rFonts w:ascii="Times New Roman" w:eastAsiaTheme="minorEastAsia" w:hAnsi="Times New Roman"/>
            <w:noProof/>
            <w:webHidden/>
            <w:sz w:val="24"/>
            <w:szCs w:val="24"/>
          </w:rPr>
          <w:fldChar w:fldCharType="end"/>
        </w:r>
      </w:hyperlink>
    </w:p>
    <w:p w14:paraId="209931BD"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44" w:history="1">
        <w:r w:rsidR="00E65C61" w:rsidRPr="004B62FB">
          <w:rPr>
            <w:rStyle w:val="af0"/>
            <w:rFonts w:ascii="Times New Roman" w:eastAsiaTheme="minorEastAsia" w:hAnsi="Times New Roman"/>
            <w:noProof/>
            <w:sz w:val="24"/>
            <w:szCs w:val="24"/>
          </w:rPr>
          <w:t xml:space="preserve">2.3 </w:t>
        </w:r>
        <w:r w:rsidR="00E65C61" w:rsidRPr="004B62FB">
          <w:rPr>
            <w:rStyle w:val="af0"/>
            <w:rFonts w:ascii="Times New Roman" w:eastAsiaTheme="minorEastAsia" w:hAnsi="Times New Roman"/>
            <w:noProof/>
            <w:sz w:val="24"/>
            <w:szCs w:val="24"/>
          </w:rPr>
          <w:t>言语情感生成及衍化</w:t>
        </w:r>
        <w:r w:rsidR="0073436A">
          <w:rPr>
            <w:rStyle w:val="af0"/>
            <w:rFonts w:ascii="Times New Roman" w:eastAsiaTheme="minorEastAsia" w:hAnsi="Times New Roman"/>
            <w:noProof/>
            <w:sz w:val="24"/>
            <w:szCs w:val="24"/>
          </w:rPr>
          <w:t>过程</w:t>
        </w:r>
        <w:r w:rsidR="00F50E90">
          <w:rPr>
            <w:rStyle w:val="af0"/>
            <w:rFonts w:ascii="Times New Roman" w:eastAsiaTheme="minorEastAsia" w:hAnsi="Times New Roman"/>
            <w:noProof/>
            <w:sz w:val="24"/>
            <w:szCs w:val="24"/>
          </w:rPr>
          <w:t>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24</w:t>
        </w:r>
        <w:r w:rsidR="00E65C61" w:rsidRPr="004B62FB">
          <w:rPr>
            <w:rFonts w:ascii="Times New Roman" w:eastAsiaTheme="minorEastAsia" w:hAnsi="Times New Roman"/>
            <w:noProof/>
            <w:webHidden/>
            <w:sz w:val="24"/>
            <w:szCs w:val="24"/>
          </w:rPr>
          <w:fldChar w:fldCharType="end"/>
        </w:r>
      </w:hyperlink>
    </w:p>
    <w:p w14:paraId="3015DCBA"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45" w:history="1">
        <w:r w:rsidR="00E65C61" w:rsidRPr="004B62FB">
          <w:rPr>
            <w:rStyle w:val="af0"/>
            <w:rFonts w:ascii="Times New Roman" w:eastAsiaTheme="minorEastAsia" w:hAnsi="Times New Roman"/>
            <w:noProof/>
            <w:sz w:val="24"/>
            <w:szCs w:val="24"/>
          </w:rPr>
          <w:t xml:space="preserve">2.3 </w:t>
        </w:r>
        <w:r w:rsidR="00E65C61" w:rsidRPr="004B62FB">
          <w:rPr>
            <w:rStyle w:val="af0"/>
            <w:rFonts w:ascii="Times New Roman" w:eastAsiaTheme="minorEastAsia" w:hAnsi="Times New Roman"/>
            <w:noProof/>
            <w:sz w:val="24"/>
            <w:szCs w:val="24"/>
          </w:rPr>
          <w:t>多视角情感描述体系</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26</w:t>
        </w:r>
        <w:r w:rsidR="00E65C61" w:rsidRPr="004B62FB">
          <w:rPr>
            <w:rFonts w:ascii="Times New Roman" w:eastAsiaTheme="minorEastAsia" w:hAnsi="Times New Roman"/>
            <w:noProof/>
            <w:webHidden/>
            <w:sz w:val="24"/>
            <w:szCs w:val="24"/>
          </w:rPr>
          <w:fldChar w:fldCharType="end"/>
        </w:r>
      </w:hyperlink>
    </w:p>
    <w:p w14:paraId="51C1A6D5"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6" w:history="1">
        <w:r w:rsidR="00E65C61" w:rsidRPr="004B62FB">
          <w:rPr>
            <w:rStyle w:val="af0"/>
            <w:rFonts w:ascii="Times New Roman" w:eastAsiaTheme="minorEastAsia" w:hAnsi="Times New Roman"/>
            <w:i w:val="0"/>
            <w:noProof/>
            <w:sz w:val="24"/>
            <w:szCs w:val="24"/>
          </w:rPr>
          <w:t xml:space="preserve">2.3.1 </w:t>
        </w:r>
        <w:r w:rsidR="00E65C61" w:rsidRPr="004B62FB">
          <w:rPr>
            <w:rStyle w:val="af0"/>
            <w:rFonts w:ascii="Times New Roman" w:eastAsiaTheme="minorEastAsia" w:hAnsi="Times New Roman"/>
            <w:i w:val="0"/>
            <w:noProof/>
            <w:sz w:val="24"/>
            <w:szCs w:val="24"/>
          </w:rPr>
          <w:t>认知评价</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26</w:t>
        </w:r>
        <w:r w:rsidR="00E65C61" w:rsidRPr="004B62FB">
          <w:rPr>
            <w:rFonts w:ascii="Times New Roman" w:eastAsiaTheme="minorEastAsia" w:hAnsi="Times New Roman"/>
            <w:i w:val="0"/>
            <w:noProof/>
            <w:webHidden/>
            <w:sz w:val="24"/>
            <w:szCs w:val="24"/>
          </w:rPr>
          <w:fldChar w:fldCharType="end"/>
        </w:r>
      </w:hyperlink>
    </w:p>
    <w:p w14:paraId="0D2A1C5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7" w:history="1">
        <w:r w:rsidR="00E65C61" w:rsidRPr="004B62FB">
          <w:rPr>
            <w:rStyle w:val="af0"/>
            <w:rFonts w:ascii="Times New Roman" w:eastAsiaTheme="minorEastAsia" w:hAnsi="Times New Roman"/>
            <w:i w:val="0"/>
            <w:noProof/>
            <w:sz w:val="24"/>
            <w:szCs w:val="24"/>
          </w:rPr>
          <w:t xml:space="preserve">2.3.2 </w:t>
        </w:r>
        <w:r w:rsidR="00E65C61" w:rsidRPr="004B62FB">
          <w:rPr>
            <w:rStyle w:val="af0"/>
            <w:rFonts w:ascii="Times New Roman" w:eastAsiaTheme="minorEastAsia" w:hAnsi="Times New Roman"/>
            <w:i w:val="0"/>
            <w:noProof/>
            <w:sz w:val="24"/>
            <w:szCs w:val="24"/>
          </w:rPr>
          <w:t>心理感受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29</w:t>
        </w:r>
        <w:r w:rsidR="00E65C61" w:rsidRPr="004B62FB">
          <w:rPr>
            <w:rFonts w:ascii="Times New Roman" w:eastAsiaTheme="minorEastAsia" w:hAnsi="Times New Roman"/>
            <w:i w:val="0"/>
            <w:noProof/>
            <w:webHidden/>
            <w:sz w:val="24"/>
            <w:szCs w:val="24"/>
          </w:rPr>
          <w:fldChar w:fldCharType="end"/>
        </w:r>
      </w:hyperlink>
    </w:p>
    <w:p w14:paraId="238ECD3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8" w:history="1">
        <w:r w:rsidR="00E65C61" w:rsidRPr="004B62FB">
          <w:rPr>
            <w:rStyle w:val="af0"/>
            <w:rFonts w:ascii="Times New Roman" w:eastAsiaTheme="minorEastAsia" w:hAnsi="Times New Roman"/>
            <w:i w:val="0"/>
            <w:noProof/>
            <w:sz w:val="24"/>
            <w:szCs w:val="24"/>
          </w:rPr>
          <w:t xml:space="preserve">2.3.3 </w:t>
        </w:r>
        <w:r w:rsidR="00E65C61" w:rsidRPr="004B62FB">
          <w:rPr>
            <w:rStyle w:val="af0"/>
            <w:rFonts w:ascii="Times New Roman" w:eastAsiaTheme="minorEastAsia" w:hAnsi="Times New Roman"/>
            <w:i w:val="0"/>
            <w:noProof/>
            <w:sz w:val="24"/>
            <w:szCs w:val="24"/>
          </w:rPr>
          <w:t>生理状态</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37</w:t>
        </w:r>
        <w:r w:rsidR="00E65C61" w:rsidRPr="004B62FB">
          <w:rPr>
            <w:rFonts w:ascii="Times New Roman" w:eastAsiaTheme="minorEastAsia" w:hAnsi="Times New Roman"/>
            <w:i w:val="0"/>
            <w:noProof/>
            <w:webHidden/>
            <w:sz w:val="24"/>
            <w:szCs w:val="24"/>
          </w:rPr>
          <w:fldChar w:fldCharType="end"/>
        </w:r>
      </w:hyperlink>
    </w:p>
    <w:p w14:paraId="38647281"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49" w:history="1">
        <w:r w:rsidR="00E65C61" w:rsidRPr="004B62FB">
          <w:rPr>
            <w:rStyle w:val="af0"/>
            <w:rFonts w:ascii="Times New Roman" w:eastAsiaTheme="minorEastAsia" w:hAnsi="Times New Roman"/>
            <w:i w:val="0"/>
            <w:noProof/>
            <w:sz w:val="24"/>
            <w:szCs w:val="24"/>
          </w:rPr>
          <w:t xml:space="preserve">2.3.4 </w:t>
        </w:r>
        <w:r w:rsidR="00E65C61" w:rsidRPr="004B62FB">
          <w:rPr>
            <w:rStyle w:val="af0"/>
            <w:rFonts w:ascii="Times New Roman" w:eastAsiaTheme="minorEastAsia" w:hAnsi="Times New Roman"/>
            <w:i w:val="0"/>
            <w:noProof/>
            <w:sz w:val="24"/>
            <w:szCs w:val="24"/>
          </w:rPr>
          <w:t>发音描述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38</w:t>
        </w:r>
        <w:r w:rsidR="00E65C61" w:rsidRPr="004B62FB">
          <w:rPr>
            <w:rFonts w:ascii="Times New Roman" w:eastAsiaTheme="minorEastAsia" w:hAnsi="Times New Roman"/>
            <w:i w:val="0"/>
            <w:noProof/>
            <w:webHidden/>
            <w:sz w:val="24"/>
            <w:szCs w:val="24"/>
          </w:rPr>
          <w:fldChar w:fldCharType="end"/>
        </w:r>
      </w:hyperlink>
    </w:p>
    <w:p w14:paraId="0089947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50" w:history="1">
        <w:r w:rsidR="00E65C61" w:rsidRPr="004B62FB">
          <w:rPr>
            <w:rStyle w:val="af0"/>
            <w:rFonts w:ascii="Times New Roman" w:eastAsiaTheme="minorEastAsia" w:hAnsi="Times New Roman"/>
            <w:i w:val="0"/>
            <w:noProof/>
            <w:sz w:val="24"/>
            <w:szCs w:val="24"/>
          </w:rPr>
          <w:t>2.3.5</w:t>
        </w:r>
        <w:r w:rsidR="00E65C61" w:rsidRPr="004B62FB">
          <w:rPr>
            <w:rStyle w:val="af0"/>
            <w:rFonts w:ascii="Times New Roman" w:eastAsiaTheme="minorEastAsia" w:hAnsi="Times New Roman"/>
            <w:i w:val="0"/>
            <w:noProof/>
            <w:sz w:val="24"/>
            <w:szCs w:val="24"/>
          </w:rPr>
          <w:t>整体框架</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_Toc437135850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39</w:t>
        </w:r>
        <w:r w:rsidR="00E65C61" w:rsidRPr="004B62FB">
          <w:rPr>
            <w:rFonts w:ascii="Times New Roman" w:eastAsiaTheme="minorEastAsia" w:hAnsi="Times New Roman"/>
            <w:i w:val="0"/>
            <w:noProof/>
            <w:webHidden/>
            <w:sz w:val="24"/>
            <w:szCs w:val="24"/>
          </w:rPr>
          <w:fldChar w:fldCharType="end"/>
        </w:r>
      </w:hyperlink>
    </w:p>
    <w:p w14:paraId="39102A6F"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1" w:history="1">
        <w:r w:rsidR="00E65C61" w:rsidRPr="004B62FB">
          <w:rPr>
            <w:rStyle w:val="af0"/>
            <w:rFonts w:ascii="Times New Roman" w:eastAsiaTheme="minorEastAsia" w:hAnsi="Times New Roman"/>
            <w:noProof/>
            <w:sz w:val="24"/>
            <w:szCs w:val="24"/>
          </w:rPr>
          <w:t xml:space="preserve">2.4 </w:t>
        </w:r>
        <w:r w:rsidR="00E65C61" w:rsidRPr="004B62FB">
          <w:rPr>
            <w:rStyle w:val="af0"/>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40</w:t>
        </w:r>
        <w:r w:rsidR="00E65C61" w:rsidRPr="004B62FB">
          <w:rPr>
            <w:rFonts w:ascii="Times New Roman" w:eastAsiaTheme="minorEastAsia" w:hAnsi="Times New Roman"/>
            <w:noProof/>
            <w:webHidden/>
            <w:sz w:val="24"/>
            <w:szCs w:val="24"/>
          </w:rPr>
          <w:fldChar w:fldCharType="end"/>
        </w:r>
      </w:hyperlink>
    </w:p>
    <w:p w14:paraId="3C38C270"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52" w:history="1">
        <w:r w:rsidR="00E65C61" w:rsidRPr="004B62FB">
          <w:rPr>
            <w:rStyle w:val="af0"/>
            <w:rFonts w:ascii="Times New Roman" w:eastAsiaTheme="minorEastAsia" w:hAnsi="Times New Roman"/>
            <w:b w:val="0"/>
            <w:noProof/>
            <w:sz w:val="24"/>
            <w:szCs w:val="24"/>
          </w:rPr>
          <w:t xml:space="preserve">3  </w:t>
        </w:r>
        <w:r w:rsidR="00E65C61" w:rsidRPr="004B62FB">
          <w:rPr>
            <w:rStyle w:val="af0"/>
            <w:rFonts w:ascii="Times New Roman" w:eastAsiaTheme="minorEastAsia" w:hAnsi="Times New Roman"/>
            <w:b w:val="0"/>
            <w:noProof/>
            <w:sz w:val="24"/>
            <w:szCs w:val="24"/>
          </w:rPr>
          <w:t>新闻言语情感数据库构建</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_Toc437135852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42</w:t>
        </w:r>
        <w:r w:rsidR="00E65C61" w:rsidRPr="004B62FB">
          <w:rPr>
            <w:rFonts w:ascii="Times New Roman" w:eastAsiaTheme="minorEastAsia" w:hAnsi="Times New Roman"/>
            <w:b w:val="0"/>
            <w:noProof/>
            <w:webHidden/>
            <w:sz w:val="24"/>
            <w:szCs w:val="24"/>
          </w:rPr>
          <w:fldChar w:fldCharType="end"/>
        </w:r>
      </w:hyperlink>
    </w:p>
    <w:p w14:paraId="68880705"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3" w:history="1">
        <w:r w:rsidR="00E65C61" w:rsidRPr="004B62FB">
          <w:rPr>
            <w:rStyle w:val="af0"/>
            <w:rFonts w:ascii="Times New Roman" w:eastAsiaTheme="minorEastAsia" w:hAnsi="Times New Roman"/>
            <w:noProof/>
            <w:sz w:val="24"/>
            <w:szCs w:val="24"/>
          </w:rPr>
          <w:t xml:space="preserve">3.1 </w:t>
        </w:r>
        <w:r w:rsidR="00E65C61" w:rsidRPr="004B62FB">
          <w:rPr>
            <w:rStyle w:val="af0"/>
            <w:rFonts w:ascii="Times New Roman" w:eastAsiaTheme="minorEastAsia" w:hAnsi="Times New Roman"/>
            <w:noProof/>
            <w:sz w:val="24"/>
            <w:szCs w:val="24"/>
          </w:rPr>
          <w:t>概述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42</w:t>
        </w:r>
        <w:r w:rsidR="00E65C61" w:rsidRPr="004B62FB">
          <w:rPr>
            <w:rFonts w:ascii="Times New Roman" w:eastAsiaTheme="minorEastAsia" w:hAnsi="Times New Roman"/>
            <w:noProof/>
            <w:webHidden/>
            <w:sz w:val="24"/>
            <w:szCs w:val="24"/>
          </w:rPr>
          <w:fldChar w:fldCharType="end"/>
        </w:r>
      </w:hyperlink>
    </w:p>
    <w:p w14:paraId="45823DD5"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4" w:history="1">
        <w:r w:rsidR="00E65C61" w:rsidRPr="004B62FB">
          <w:rPr>
            <w:rStyle w:val="af0"/>
            <w:rFonts w:ascii="Times New Roman" w:eastAsiaTheme="minorEastAsia" w:hAnsi="Times New Roman"/>
            <w:noProof/>
            <w:sz w:val="24"/>
            <w:szCs w:val="24"/>
          </w:rPr>
          <w:t>3.2</w:t>
        </w:r>
        <w:r w:rsidR="00E65C61" w:rsidRPr="004B62FB">
          <w:rPr>
            <w:rStyle w:val="af0"/>
            <w:rFonts w:ascii="Times New Roman" w:eastAsiaTheme="minorEastAsia" w:hAnsi="Times New Roman"/>
            <w:noProof/>
            <w:sz w:val="24"/>
            <w:szCs w:val="24"/>
          </w:rPr>
          <w:t>语料准备阶段</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43</w:t>
        </w:r>
        <w:r w:rsidR="00E65C61" w:rsidRPr="004B62FB">
          <w:rPr>
            <w:rFonts w:ascii="Times New Roman" w:eastAsiaTheme="minorEastAsia" w:hAnsi="Times New Roman"/>
            <w:noProof/>
            <w:webHidden/>
            <w:sz w:val="24"/>
            <w:szCs w:val="24"/>
          </w:rPr>
          <w:fldChar w:fldCharType="end"/>
        </w:r>
      </w:hyperlink>
    </w:p>
    <w:p w14:paraId="308AE740"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5" w:history="1">
        <w:r w:rsidR="00E65C61" w:rsidRPr="004B62FB">
          <w:rPr>
            <w:rStyle w:val="af0"/>
            <w:rFonts w:ascii="Times New Roman" w:eastAsiaTheme="minorEastAsia" w:hAnsi="Times New Roman"/>
            <w:noProof/>
            <w:sz w:val="24"/>
            <w:szCs w:val="24"/>
          </w:rPr>
          <w:t>3.3</w:t>
        </w:r>
        <w:r w:rsidR="00E65C61" w:rsidRPr="004B62FB">
          <w:rPr>
            <w:rStyle w:val="af0"/>
            <w:rFonts w:ascii="Times New Roman" w:eastAsiaTheme="minorEastAsia" w:hAnsi="Times New Roman"/>
            <w:noProof/>
            <w:sz w:val="24"/>
            <w:szCs w:val="24"/>
          </w:rPr>
          <w:t>语音数据采集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5BD6580B"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6" w:history="1">
        <w:r w:rsidR="00E65C61" w:rsidRPr="004B62FB">
          <w:rPr>
            <w:rStyle w:val="af0"/>
            <w:rFonts w:ascii="Times New Roman" w:eastAsiaTheme="minorEastAsia" w:hAnsi="Times New Roman"/>
            <w:noProof/>
            <w:sz w:val="24"/>
            <w:szCs w:val="24"/>
          </w:rPr>
          <w:t>3.4</w:t>
        </w:r>
        <w:r w:rsidR="00E65C61" w:rsidRPr="004B62FB">
          <w:rPr>
            <w:rStyle w:val="af0"/>
            <w:rFonts w:ascii="Times New Roman" w:eastAsiaTheme="minorEastAsia" w:hAnsi="Times New Roman"/>
            <w:noProof/>
            <w:sz w:val="24"/>
            <w:szCs w:val="24"/>
          </w:rPr>
          <w:t>情感信息标注</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_Toc437135856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48FC7703"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7" w:history="1">
        <w:r w:rsidR="00E65C61" w:rsidRPr="004B62FB">
          <w:rPr>
            <w:rStyle w:val="af0"/>
            <w:rFonts w:ascii="Times New Roman" w:eastAsiaTheme="minorEastAsia" w:hAnsi="Times New Roman"/>
            <w:noProof/>
            <w:sz w:val="24"/>
            <w:szCs w:val="24"/>
          </w:rPr>
          <w:t xml:space="preserve">3.5 </w:t>
        </w:r>
        <w:r w:rsidR="00E65C61" w:rsidRPr="004B62FB">
          <w:rPr>
            <w:rStyle w:val="af0"/>
            <w:rFonts w:ascii="Times New Roman" w:eastAsiaTheme="minorEastAsia" w:hAnsi="Times New Roman"/>
            <w:noProof/>
            <w:sz w:val="24"/>
            <w:szCs w:val="24"/>
          </w:rPr>
          <w:t>标注数据处理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45</w:t>
        </w:r>
        <w:r w:rsidR="00E65C61" w:rsidRPr="004B62FB">
          <w:rPr>
            <w:rFonts w:ascii="Times New Roman" w:eastAsiaTheme="minorEastAsia" w:hAnsi="Times New Roman"/>
            <w:noProof/>
            <w:webHidden/>
            <w:sz w:val="24"/>
            <w:szCs w:val="24"/>
          </w:rPr>
          <w:fldChar w:fldCharType="end"/>
        </w:r>
      </w:hyperlink>
    </w:p>
    <w:p w14:paraId="186E7FD7"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8" w:history="1">
        <w:r w:rsidR="00E65C61" w:rsidRPr="004B62FB">
          <w:rPr>
            <w:rStyle w:val="af0"/>
            <w:rFonts w:ascii="Times New Roman" w:eastAsiaTheme="minorEastAsia" w:hAnsi="Times New Roman"/>
            <w:noProof/>
            <w:sz w:val="24"/>
            <w:szCs w:val="24"/>
          </w:rPr>
          <w:t xml:space="preserve">3.6 </w:t>
        </w:r>
        <w:r w:rsidR="00E65C61" w:rsidRPr="004B62FB">
          <w:rPr>
            <w:rStyle w:val="af0"/>
            <w:rFonts w:ascii="Times New Roman" w:eastAsiaTheme="minorEastAsia" w:hAnsi="Times New Roman"/>
            <w:noProof/>
            <w:sz w:val="24"/>
            <w:szCs w:val="24"/>
          </w:rPr>
          <w:t>标注结果分析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46</w:t>
        </w:r>
        <w:r w:rsidR="00E65C61" w:rsidRPr="004B62FB">
          <w:rPr>
            <w:rFonts w:ascii="Times New Roman" w:eastAsiaTheme="minorEastAsia" w:hAnsi="Times New Roman"/>
            <w:noProof/>
            <w:webHidden/>
            <w:sz w:val="24"/>
            <w:szCs w:val="24"/>
          </w:rPr>
          <w:fldChar w:fldCharType="end"/>
        </w:r>
      </w:hyperlink>
    </w:p>
    <w:p w14:paraId="622B1519"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59" w:history="1">
        <w:r w:rsidR="00E65C61" w:rsidRPr="004B62FB">
          <w:rPr>
            <w:rStyle w:val="af0"/>
            <w:rFonts w:ascii="Times New Roman" w:eastAsiaTheme="minorEastAsia" w:hAnsi="Times New Roman"/>
            <w:noProof/>
            <w:sz w:val="24"/>
            <w:szCs w:val="24"/>
          </w:rPr>
          <w:t xml:space="preserve">3.7 </w:t>
        </w:r>
        <w:r w:rsidR="00E65C61" w:rsidRPr="004B62FB">
          <w:rPr>
            <w:rStyle w:val="af0"/>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_Toc437135859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47</w:t>
        </w:r>
        <w:r w:rsidR="00E65C61" w:rsidRPr="004B62FB">
          <w:rPr>
            <w:rFonts w:ascii="Times New Roman" w:eastAsiaTheme="minorEastAsia" w:hAnsi="Times New Roman"/>
            <w:noProof/>
            <w:webHidden/>
            <w:sz w:val="24"/>
            <w:szCs w:val="24"/>
          </w:rPr>
          <w:fldChar w:fldCharType="end"/>
        </w:r>
      </w:hyperlink>
    </w:p>
    <w:p w14:paraId="29D5508D"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60" w:history="1">
        <w:r w:rsidR="00E65C61" w:rsidRPr="004B62FB">
          <w:rPr>
            <w:rStyle w:val="af0"/>
            <w:rFonts w:ascii="Times New Roman" w:eastAsiaTheme="minorEastAsia" w:hAnsi="Times New Roman"/>
            <w:b w:val="0"/>
            <w:noProof/>
            <w:sz w:val="24"/>
            <w:szCs w:val="24"/>
          </w:rPr>
          <w:t xml:space="preserve">4  </w:t>
        </w:r>
        <w:r w:rsidR="00E65C61" w:rsidRPr="004B62FB">
          <w:rPr>
            <w:rStyle w:val="af0"/>
            <w:rFonts w:ascii="Times New Roman" w:eastAsiaTheme="minorEastAsia" w:hAnsi="Times New Roman"/>
            <w:b w:val="0"/>
            <w:noProof/>
            <w:sz w:val="24"/>
            <w:szCs w:val="24"/>
          </w:rPr>
          <w:t>基于深度神经网络的言语情感预测模型</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_Toc437135860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49</w:t>
        </w:r>
        <w:r w:rsidR="00E65C61" w:rsidRPr="004B62FB">
          <w:rPr>
            <w:rFonts w:ascii="Times New Roman" w:eastAsiaTheme="minorEastAsia" w:hAnsi="Times New Roman"/>
            <w:b w:val="0"/>
            <w:noProof/>
            <w:webHidden/>
            <w:sz w:val="24"/>
            <w:szCs w:val="24"/>
          </w:rPr>
          <w:fldChar w:fldCharType="end"/>
        </w:r>
      </w:hyperlink>
    </w:p>
    <w:p w14:paraId="777FFD59"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61" w:history="1">
        <w:r w:rsidR="00E65C61" w:rsidRPr="004B62FB">
          <w:rPr>
            <w:rStyle w:val="af0"/>
            <w:rFonts w:ascii="Times New Roman" w:eastAsiaTheme="minorEastAsia" w:hAnsi="Times New Roman"/>
            <w:noProof/>
            <w:sz w:val="24"/>
            <w:szCs w:val="24"/>
          </w:rPr>
          <w:t xml:space="preserve">4.1 </w:t>
        </w:r>
        <w:r w:rsidR="00E65C61" w:rsidRPr="004B62FB">
          <w:rPr>
            <w:rStyle w:val="af0"/>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49</w:t>
        </w:r>
        <w:r w:rsidR="00E65C61" w:rsidRPr="004B62FB">
          <w:rPr>
            <w:rFonts w:ascii="Times New Roman" w:eastAsiaTheme="minorEastAsia" w:hAnsi="Times New Roman"/>
            <w:noProof/>
            <w:webHidden/>
            <w:sz w:val="24"/>
            <w:szCs w:val="24"/>
          </w:rPr>
          <w:fldChar w:fldCharType="end"/>
        </w:r>
      </w:hyperlink>
    </w:p>
    <w:p w14:paraId="04272E28"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62" w:history="1">
        <w:r w:rsidR="00E65C61" w:rsidRPr="004B62FB">
          <w:rPr>
            <w:rStyle w:val="af0"/>
            <w:rFonts w:ascii="Times New Roman" w:eastAsiaTheme="minorEastAsia" w:hAnsi="Times New Roman"/>
            <w:noProof/>
            <w:sz w:val="24"/>
            <w:szCs w:val="24"/>
          </w:rPr>
          <w:t xml:space="preserve">4.2  </w:t>
        </w:r>
        <w:r w:rsidR="00E65C61" w:rsidRPr="004B62FB">
          <w:rPr>
            <w:rStyle w:val="af0"/>
            <w:rFonts w:ascii="Times New Roman" w:eastAsiaTheme="minorEastAsia" w:hAnsi="Times New Roman"/>
            <w:noProof/>
            <w:sz w:val="24"/>
            <w:szCs w:val="24"/>
          </w:rPr>
          <w:t>网络结构</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50</w:t>
        </w:r>
        <w:r w:rsidR="00E65C61" w:rsidRPr="004B62FB">
          <w:rPr>
            <w:rFonts w:ascii="Times New Roman" w:eastAsiaTheme="minorEastAsia" w:hAnsi="Times New Roman"/>
            <w:noProof/>
            <w:webHidden/>
            <w:sz w:val="24"/>
            <w:szCs w:val="24"/>
          </w:rPr>
          <w:fldChar w:fldCharType="end"/>
        </w:r>
      </w:hyperlink>
    </w:p>
    <w:p w14:paraId="6E225A84"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3" w:history="1">
        <w:r w:rsidR="00E65C61" w:rsidRPr="004B62FB">
          <w:rPr>
            <w:rStyle w:val="af0"/>
            <w:rFonts w:ascii="Times New Roman" w:eastAsiaTheme="minorEastAsia" w:hAnsi="Times New Roman"/>
            <w:i w:val="0"/>
            <w:noProof/>
            <w:sz w:val="24"/>
            <w:szCs w:val="24"/>
          </w:rPr>
          <w:t xml:space="preserve">4.2.1  </w:t>
        </w:r>
        <w:r w:rsidR="00E65C61" w:rsidRPr="004B62FB">
          <w:rPr>
            <w:rStyle w:val="af0"/>
            <w:rFonts w:ascii="Times New Roman" w:eastAsiaTheme="minorEastAsia" w:hAnsi="Times New Roman"/>
            <w:i w:val="0"/>
            <w:noProof/>
            <w:sz w:val="24"/>
            <w:szCs w:val="24"/>
          </w:rPr>
          <w:t>深度神经网络</w:t>
        </w:r>
        <w:r w:rsidR="00E65C61" w:rsidRPr="004B62FB">
          <w:rPr>
            <w:rStyle w:val="af0"/>
            <w:rFonts w:ascii="Times New Roman" w:eastAsiaTheme="minorEastAsia" w:hAnsi="Times New Roman"/>
            <w:i w:val="0"/>
            <w:noProof/>
            <w:sz w:val="24"/>
            <w:szCs w:val="24"/>
          </w:rPr>
          <w:t>DNN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50</w:t>
        </w:r>
        <w:r w:rsidR="00E65C61" w:rsidRPr="004B62FB">
          <w:rPr>
            <w:rFonts w:ascii="Times New Roman" w:eastAsiaTheme="minorEastAsia" w:hAnsi="Times New Roman"/>
            <w:i w:val="0"/>
            <w:noProof/>
            <w:webHidden/>
            <w:sz w:val="24"/>
            <w:szCs w:val="24"/>
          </w:rPr>
          <w:fldChar w:fldCharType="end"/>
        </w:r>
      </w:hyperlink>
    </w:p>
    <w:p w14:paraId="36F77DAE"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4" w:history="1">
        <w:r w:rsidR="00E65C61" w:rsidRPr="004B62FB">
          <w:rPr>
            <w:rStyle w:val="af0"/>
            <w:rFonts w:ascii="Times New Roman" w:eastAsiaTheme="minorEastAsia" w:hAnsi="Times New Roman"/>
            <w:i w:val="0"/>
            <w:noProof/>
            <w:sz w:val="24"/>
            <w:szCs w:val="24"/>
          </w:rPr>
          <w:t xml:space="preserve">4.2.2 </w:t>
        </w:r>
        <w:r w:rsidR="00E65C61" w:rsidRPr="004B62FB">
          <w:rPr>
            <w:rStyle w:val="af0"/>
            <w:rFonts w:ascii="Times New Roman" w:eastAsiaTheme="minorEastAsia" w:hAnsi="Times New Roman"/>
            <w:i w:val="0"/>
            <w:noProof/>
            <w:sz w:val="24"/>
            <w:szCs w:val="24"/>
          </w:rPr>
          <w:t>深度置信网络</w:t>
        </w:r>
        <w:r w:rsidR="00E65C61" w:rsidRPr="004B62FB">
          <w:rPr>
            <w:rStyle w:val="af0"/>
            <w:rFonts w:ascii="Times New Roman" w:eastAsiaTheme="minorEastAsia" w:hAnsi="Times New Roman"/>
            <w:i w:val="0"/>
            <w:noProof/>
            <w:sz w:val="24"/>
            <w:szCs w:val="24"/>
          </w:rPr>
          <w:t>DBN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52</w:t>
        </w:r>
        <w:r w:rsidR="00E65C61" w:rsidRPr="004B62FB">
          <w:rPr>
            <w:rFonts w:ascii="Times New Roman" w:eastAsiaTheme="minorEastAsia" w:hAnsi="Times New Roman"/>
            <w:i w:val="0"/>
            <w:noProof/>
            <w:webHidden/>
            <w:sz w:val="24"/>
            <w:szCs w:val="24"/>
          </w:rPr>
          <w:fldChar w:fldCharType="end"/>
        </w:r>
      </w:hyperlink>
    </w:p>
    <w:p w14:paraId="4F9D3C46"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5" w:history="1">
        <w:r w:rsidR="00E65C61" w:rsidRPr="004B62FB">
          <w:rPr>
            <w:rStyle w:val="af0"/>
            <w:rFonts w:ascii="Times New Roman" w:eastAsiaTheme="minorEastAsia" w:hAnsi="Times New Roman"/>
            <w:i w:val="0"/>
            <w:noProof/>
            <w:sz w:val="24"/>
            <w:szCs w:val="24"/>
          </w:rPr>
          <w:t xml:space="preserve">4.2.3 </w:t>
        </w:r>
        <w:r w:rsidR="00E65C61" w:rsidRPr="004B62FB">
          <w:rPr>
            <w:rStyle w:val="af0"/>
            <w:rFonts w:ascii="Times New Roman" w:eastAsiaTheme="minorEastAsia" w:hAnsi="Times New Roman"/>
            <w:i w:val="0"/>
            <w:noProof/>
            <w:sz w:val="24"/>
            <w:szCs w:val="24"/>
          </w:rPr>
          <w:t>深度堆叠网络</w:t>
        </w:r>
        <w:r w:rsidR="00E65C61" w:rsidRPr="004B62FB">
          <w:rPr>
            <w:rStyle w:val="af0"/>
            <w:rFonts w:ascii="Times New Roman" w:eastAsiaTheme="minorEastAsia" w:hAnsi="Times New Roman"/>
            <w:i w:val="0"/>
            <w:noProof/>
            <w:sz w:val="24"/>
            <w:szCs w:val="24"/>
          </w:rPr>
          <w:t>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54</w:t>
        </w:r>
        <w:r w:rsidR="00E65C61" w:rsidRPr="004B62FB">
          <w:rPr>
            <w:rFonts w:ascii="Times New Roman" w:eastAsiaTheme="minorEastAsia" w:hAnsi="Times New Roman"/>
            <w:i w:val="0"/>
            <w:noProof/>
            <w:webHidden/>
            <w:sz w:val="24"/>
            <w:szCs w:val="24"/>
          </w:rPr>
          <w:fldChar w:fldCharType="end"/>
        </w:r>
      </w:hyperlink>
    </w:p>
    <w:p w14:paraId="5E1E2EE2"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6" w:history="1">
        <w:r w:rsidR="00E65C61" w:rsidRPr="004B62FB">
          <w:rPr>
            <w:rStyle w:val="af0"/>
            <w:rFonts w:ascii="Times New Roman" w:eastAsiaTheme="minorEastAsia" w:hAnsi="Times New Roman"/>
            <w:i w:val="0"/>
            <w:noProof/>
            <w:sz w:val="24"/>
            <w:szCs w:val="24"/>
          </w:rPr>
          <w:t xml:space="preserve">4.2.4 </w:t>
        </w:r>
        <w:r w:rsidR="00E65C61" w:rsidRPr="004B62FB">
          <w:rPr>
            <w:rStyle w:val="af0"/>
            <w:rFonts w:ascii="Times New Roman" w:eastAsiaTheme="minorEastAsia" w:hAnsi="Times New Roman"/>
            <w:i w:val="0"/>
            <w:noProof/>
            <w:sz w:val="24"/>
            <w:szCs w:val="24"/>
          </w:rPr>
          <w:t>中间层部分可见的深度堆叠网络</w:t>
        </w:r>
        <w:r w:rsidR="00E65C61" w:rsidRPr="004B62FB">
          <w:rPr>
            <w:rStyle w:val="af0"/>
            <w:rFonts w:ascii="Times New Roman" w:eastAsiaTheme="minorEastAsia" w:hAnsi="Times New Roman"/>
            <w:i w:val="0"/>
            <w:noProof/>
            <w:sz w:val="24"/>
            <w:szCs w:val="24"/>
          </w:rPr>
          <w:t>VDSN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56</w:t>
        </w:r>
        <w:r w:rsidR="00E65C61" w:rsidRPr="004B62FB">
          <w:rPr>
            <w:rFonts w:ascii="Times New Roman" w:eastAsiaTheme="minorEastAsia" w:hAnsi="Times New Roman"/>
            <w:i w:val="0"/>
            <w:noProof/>
            <w:webHidden/>
            <w:sz w:val="24"/>
            <w:szCs w:val="24"/>
          </w:rPr>
          <w:fldChar w:fldCharType="end"/>
        </w:r>
      </w:hyperlink>
    </w:p>
    <w:p w14:paraId="46F96BB1"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7" w:history="1">
        <w:r w:rsidR="00E65C61" w:rsidRPr="004B62FB">
          <w:rPr>
            <w:rStyle w:val="af0"/>
            <w:rFonts w:ascii="Times New Roman" w:eastAsiaTheme="minorEastAsia" w:hAnsi="Times New Roman"/>
            <w:i w:val="0"/>
            <w:noProof/>
            <w:sz w:val="24"/>
            <w:szCs w:val="24"/>
          </w:rPr>
          <w:t xml:space="preserve">4.2.5 </w:t>
        </w:r>
        <w:r w:rsidR="00E65C61" w:rsidRPr="004B62FB">
          <w:rPr>
            <w:rStyle w:val="af0"/>
            <w:rFonts w:ascii="Times New Roman" w:eastAsiaTheme="minorEastAsia" w:hAnsi="Times New Roman"/>
            <w:i w:val="0"/>
            <w:noProof/>
            <w:sz w:val="24"/>
            <w:szCs w:val="24"/>
          </w:rPr>
          <w:t>基于</w:t>
        </w:r>
        <w:r w:rsidR="00E65C61" w:rsidRPr="004B62FB">
          <w:rPr>
            <w:rStyle w:val="af0"/>
            <w:rFonts w:ascii="Times New Roman" w:eastAsiaTheme="minorEastAsia" w:hAnsi="Times New Roman"/>
            <w:i w:val="0"/>
            <w:noProof/>
            <w:sz w:val="24"/>
            <w:szCs w:val="24"/>
          </w:rPr>
          <w:t>VDSN</w:t>
        </w:r>
        <w:r w:rsidR="00E65C61" w:rsidRPr="004B62FB">
          <w:rPr>
            <w:rStyle w:val="af0"/>
            <w:rFonts w:ascii="Times New Roman" w:eastAsiaTheme="minorEastAsia" w:hAnsi="Times New Roman"/>
            <w:i w:val="0"/>
            <w:noProof/>
            <w:sz w:val="24"/>
            <w:szCs w:val="24"/>
          </w:rPr>
          <w:t>的言语情感预测模型</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59</w:t>
        </w:r>
        <w:r w:rsidR="00E65C61" w:rsidRPr="004B62FB">
          <w:rPr>
            <w:rFonts w:ascii="Times New Roman" w:eastAsiaTheme="minorEastAsia" w:hAnsi="Times New Roman"/>
            <w:i w:val="0"/>
            <w:noProof/>
            <w:webHidden/>
            <w:sz w:val="24"/>
            <w:szCs w:val="24"/>
          </w:rPr>
          <w:fldChar w:fldCharType="end"/>
        </w:r>
      </w:hyperlink>
    </w:p>
    <w:p w14:paraId="69A54C1A"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68" w:history="1">
        <w:r w:rsidR="00E65C61" w:rsidRPr="004B62FB">
          <w:rPr>
            <w:rStyle w:val="af0"/>
            <w:rFonts w:ascii="Times New Roman" w:eastAsiaTheme="minorEastAsia" w:hAnsi="Times New Roman"/>
            <w:noProof/>
            <w:sz w:val="24"/>
            <w:szCs w:val="24"/>
          </w:rPr>
          <w:t>4.3</w:t>
        </w:r>
        <w:r w:rsidR="00E65C61" w:rsidRPr="004B62FB">
          <w:rPr>
            <w:rStyle w:val="af0"/>
            <w:rFonts w:ascii="Times New Roman" w:eastAsiaTheme="minorEastAsia" w:hAnsi="Times New Roman"/>
            <w:noProof/>
            <w:sz w:val="24"/>
            <w:szCs w:val="24"/>
          </w:rPr>
          <w:t>训练过程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60</w:t>
        </w:r>
        <w:r w:rsidR="00E65C61" w:rsidRPr="004B62FB">
          <w:rPr>
            <w:rFonts w:ascii="Times New Roman" w:eastAsiaTheme="minorEastAsia" w:hAnsi="Times New Roman"/>
            <w:noProof/>
            <w:webHidden/>
            <w:sz w:val="24"/>
            <w:szCs w:val="24"/>
          </w:rPr>
          <w:fldChar w:fldCharType="end"/>
        </w:r>
      </w:hyperlink>
    </w:p>
    <w:p w14:paraId="05656361"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69" w:history="1">
        <w:r w:rsidR="00E65C61" w:rsidRPr="004B62FB">
          <w:rPr>
            <w:rStyle w:val="af0"/>
            <w:rFonts w:ascii="Times New Roman" w:eastAsiaTheme="minorEastAsia" w:hAnsi="Times New Roman"/>
            <w:i w:val="0"/>
            <w:noProof/>
            <w:sz w:val="24"/>
            <w:szCs w:val="24"/>
          </w:rPr>
          <w:t xml:space="preserve">4.3.1 </w:t>
        </w:r>
        <w:r w:rsidR="00E65C61" w:rsidRPr="004B62FB">
          <w:rPr>
            <w:rStyle w:val="af0"/>
            <w:rFonts w:ascii="Times New Roman" w:eastAsiaTheme="minorEastAsia" w:hAnsi="Times New Roman"/>
            <w:i w:val="0"/>
            <w:noProof/>
            <w:sz w:val="24"/>
            <w:szCs w:val="24"/>
          </w:rPr>
          <w:t>基于</w:t>
        </w:r>
        <w:r w:rsidR="00E65C61" w:rsidRPr="004B62FB">
          <w:rPr>
            <w:rStyle w:val="af0"/>
            <w:rFonts w:ascii="Times New Roman" w:eastAsiaTheme="minorEastAsia" w:hAnsi="Times New Roman"/>
            <w:i w:val="0"/>
            <w:noProof/>
            <w:sz w:val="24"/>
            <w:szCs w:val="24"/>
          </w:rPr>
          <w:t>RBM</w:t>
        </w:r>
        <w:r w:rsidR="00E65C61" w:rsidRPr="004B62FB">
          <w:rPr>
            <w:rStyle w:val="af0"/>
            <w:rFonts w:ascii="Times New Roman" w:eastAsiaTheme="minorEastAsia" w:hAnsi="Times New Roman"/>
            <w:i w:val="0"/>
            <w:noProof/>
            <w:sz w:val="24"/>
            <w:szCs w:val="24"/>
          </w:rPr>
          <w:t>的参数预训练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60</w:t>
        </w:r>
        <w:r w:rsidR="00E65C61" w:rsidRPr="004B62FB">
          <w:rPr>
            <w:rFonts w:ascii="Times New Roman" w:eastAsiaTheme="minorEastAsia" w:hAnsi="Times New Roman"/>
            <w:i w:val="0"/>
            <w:noProof/>
            <w:webHidden/>
            <w:sz w:val="24"/>
            <w:szCs w:val="24"/>
          </w:rPr>
          <w:fldChar w:fldCharType="end"/>
        </w:r>
      </w:hyperlink>
    </w:p>
    <w:p w14:paraId="1DA2433A"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0" w:history="1">
        <w:r w:rsidR="00E65C61" w:rsidRPr="004B62FB">
          <w:rPr>
            <w:rStyle w:val="af0"/>
            <w:rFonts w:ascii="Times New Roman" w:eastAsiaTheme="minorEastAsia" w:hAnsi="Times New Roman"/>
            <w:i w:val="0"/>
            <w:noProof/>
            <w:sz w:val="24"/>
            <w:szCs w:val="24"/>
          </w:rPr>
          <w:t xml:space="preserve">4.3.2 </w:t>
        </w:r>
        <w:r w:rsidR="00E65C61" w:rsidRPr="004B62FB">
          <w:rPr>
            <w:rStyle w:val="af0"/>
            <w:rFonts w:ascii="Times New Roman" w:eastAsiaTheme="minorEastAsia" w:hAnsi="Times New Roman"/>
            <w:i w:val="0"/>
            <w:noProof/>
            <w:sz w:val="24"/>
            <w:szCs w:val="24"/>
          </w:rPr>
          <w:t>基于批量梯度下降的参数微调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63</w:t>
        </w:r>
        <w:r w:rsidR="00E65C61" w:rsidRPr="004B62FB">
          <w:rPr>
            <w:rFonts w:ascii="Times New Roman" w:eastAsiaTheme="minorEastAsia" w:hAnsi="Times New Roman"/>
            <w:i w:val="0"/>
            <w:noProof/>
            <w:webHidden/>
            <w:sz w:val="24"/>
            <w:szCs w:val="24"/>
          </w:rPr>
          <w:fldChar w:fldCharType="end"/>
        </w:r>
      </w:hyperlink>
    </w:p>
    <w:p w14:paraId="74F9CA61"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1" w:history="1">
        <w:r w:rsidR="00E65C61" w:rsidRPr="004B62FB">
          <w:rPr>
            <w:rStyle w:val="af0"/>
            <w:rFonts w:ascii="Times New Roman" w:eastAsiaTheme="minorEastAsia" w:hAnsi="Times New Roman"/>
            <w:i w:val="0"/>
            <w:noProof/>
            <w:sz w:val="24"/>
            <w:szCs w:val="24"/>
          </w:rPr>
          <w:t xml:space="preserve">4.3.3 </w:t>
        </w:r>
        <w:r w:rsidR="00E65C61" w:rsidRPr="004B62FB">
          <w:rPr>
            <w:rStyle w:val="af0"/>
            <w:rFonts w:ascii="Times New Roman" w:eastAsiaTheme="minorEastAsia" w:hAnsi="Times New Roman"/>
            <w:i w:val="0"/>
            <w:noProof/>
            <w:sz w:val="24"/>
            <w:szCs w:val="24"/>
          </w:rPr>
          <w:t>优化措施</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65</w:t>
        </w:r>
        <w:r w:rsidR="00E65C61" w:rsidRPr="004B62FB">
          <w:rPr>
            <w:rFonts w:ascii="Times New Roman" w:eastAsiaTheme="minorEastAsia" w:hAnsi="Times New Roman"/>
            <w:i w:val="0"/>
            <w:noProof/>
            <w:webHidden/>
            <w:sz w:val="24"/>
            <w:szCs w:val="24"/>
          </w:rPr>
          <w:fldChar w:fldCharType="end"/>
        </w:r>
      </w:hyperlink>
    </w:p>
    <w:p w14:paraId="2DD5E1ED"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72" w:history="1">
        <w:r w:rsidR="00E65C61" w:rsidRPr="004B62FB">
          <w:rPr>
            <w:rStyle w:val="af0"/>
            <w:rFonts w:ascii="Times New Roman" w:eastAsiaTheme="minorEastAsia" w:hAnsi="Times New Roman"/>
            <w:noProof/>
            <w:sz w:val="24"/>
            <w:szCs w:val="24"/>
          </w:rPr>
          <w:t xml:space="preserve">4.4 </w:t>
        </w:r>
        <w:r w:rsidR="00E65C61" w:rsidRPr="004B62FB">
          <w:rPr>
            <w:rStyle w:val="af0"/>
            <w:rFonts w:ascii="Times New Roman" w:eastAsiaTheme="minorEastAsia" w:hAnsi="Times New Roman"/>
            <w:noProof/>
            <w:sz w:val="24"/>
            <w:szCs w:val="24"/>
          </w:rPr>
          <w:t>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66</w:t>
        </w:r>
        <w:r w:rsidR="00E65C61" w:rsidRPr="004B62FB">
          <w:rPr>
            <w:rFonts w:ascii="Times New Roman" w:eastAsiaTheme="minorEastAsia" w:hAnsi="Times New Roman"/>
            <w:noProof/>
            <w:webHidden/>
            <w:sz w:val="24"/>
            <w:szCs w:val="24"/>
          </w:rPr>
          <w:fldChar w:fldCharType="end"/>
        </w:r>
      </w:hyperlink>
    </w:p>
    <w:p w14:paraId="01491027"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3" w:history="1">
        <w:r w:rsidR="00E65C61" w:rsidRPr="004B62FB">
          <w:rPr>
            <w:rStyle w:val="af0"/>
            <w:rFonts w:ascii="Times New Roman" w:eastAsiaTheme="minorEastAsia" w:hAnsi="Times New Roman"/>
            <w:i w:val="0"/>
            <w:noProof/>
            <w:sz w:val="24"/>
            <w:szCs w:val="24"/>
          </w:rPr>
          <w:t>4.4.1</w:t>
        </w:r>
        <w:r w:rsidR="00E65C61" w:rsidRPr="004B62FB">
          <w:rPr>
            <w:rStyle w:val="af0"/>
            <w:rFonts w:ascii="Times New Roman" w:eastAsiaTheme="minorEastAsia" w:hAnsi="Times New Roman"/>
            <w:i w:val="0"/>
            <w:noProof/>
            <w:sz w:val="24"/>
            <w:szCs w:val="24"/>
          </w:rPr>
          <w:t>分词与特征词提取</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66</w:t>
        </w:r>
        <w:r w:rsidR="00E65C61" w:rsidRPr="004B62FB">
          <w:rPr>
            <w:rFonts w:ascii="Times New Roman" w:eastAsiaTheme="minorEastAsia" w:hAnsi="Times New Roman"/>
            <w:i w:val="0"/>
            <w:noProof/>
            <w:webHidden/>
            <w:sz w:val="24"/>
            <w:szCs w:val="24"/>
          </w:rPr>
          <w:fldChar w:fldCharType="end"/>
        </w:r>
      </w:hyperlink>
    </w:p>
    <w:p w14:paraId="6AFD4D7B"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4" w:history="1">
        <w:r w:rsidR="00E65C61" w:rsidRPr="004B62FB">
          <w:rPr>
            <w:rStyle w:val="af0"/>
            <w:rFonts w:ascii="Times New Roman" w:eastAsiaTheme="minorEastAsia" w:hAnsi="Times New Roman"/>
            <w:i w:val="0"/>
            <w:noProof/>
            <w:sz w:val="24"/>
            <w:szCs w:val="24"/>
          </w:rPr>
          <w:t>4.4.2</w:t>
        </w:r>
        <w:r w:rsidR="00E65C61" w:rsidRPr="004B62FB">
          <w:rPr>
            <w:rStyle w:val="af0"/>
            <w:rFonts w:ascii="Times New Roman" w:eastAsiaTheme="minorEastAsia" w:hAnsi="Times New Roman"/>
            <w:i w:val="0"/>
            <w:noProof/>
            <w:sz w:val="24"/>
            <w:szCs w:val="24"/>
          </w:rPr>
          <w:t>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67</w:t>
        </w:r>
        <w:r w:rsidR="00E65C61" w:rsidRPr="004B62FB">
          <w:rPr>
            <w:rFonts w:ascii="Times New Roman" w:eastAsiaTheme="minorEastAsia" w:hAnsi="Times New Roman"/>
            <w:i w:val="0"/>
            <w:noProof/>
            <w:webHidden/>
            <w:sz w:val="24"/>
            <w:szCs w:val="24"/>
          </w:rPr>
          <w:fldChar w:fldCharType="end"/>
        </w:r>
      </w:hyperlink>
    </w:p>
    <w:p w14:paraId="1292530F"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75" w:history="1">
        <w:r w:rsidR="00E65C61" w:rsidRPr="004B62FB">
          <w:rPr>
            <w:rStyle w:val="af0"/>
            <w:rFonts w:ascii="Times New Roman" w:eastAsiaTheme="minorEastAsia" w:hAnsi="Times New Roman"/>
            <w:noProof/>
            <w:sz w:val="24"/>
            <w:szCs w:val="24"/>
          </w:rPr>
          <w:t xml:space="preserve">4.5 </w:t>
        </w:r>
        <w:r w:rsidR="00E65C61" w:rsidRPr="004B62FB">
          <w:rPr>
            <w:rStyle w:val="af0"/>
            <w:rFonts w:ascii="Times New Roman" w:eastAsiaTheme="minorEastAsia" w:hAnsi="Times New Roman"/>
            <w:noProof/>
            <w:sz w:val="24"/>
            <w:szCs w:val="24"/>
          </w:rPr>
          <w:t>实验与讨论</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70</w:t>
        </w:r>
        <w:r w:rsidR="00E65C61" w:rsidRPr="004B62FB">
          <w:rPr>
            <w:rFonts w:ascii="Times New Roman" w:eastAsiaTheme="minorEastAsia" w:hAnsi="Times New Roman"/>
            <w:noProof/>
            <w:webHidden/>
            <w:sz w:val="24"/>
            <w:szCs w:val="24"/>
          </w:rPr>
          <w:fldChar w:fldCharType="end"/>
        </w:r>
      </w:hyperlink>
    </w:p>
    <w:p w14:paraId="128930B5"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6" w:history="1">
        <w:r w:rsidR="00E65C61" w:rsidRPr="004B62FB">
          <w:rPr>
            <w:rStyle w:val="af0"/>
            <w:rFonts w:ascii="Times New Roman" w:eastAsiaTheme="minorEastAsia" w:hAnsi="Times New Roman"/>
            <w:i w:val="0"/>
            <w:noProof/>
            <w:sz w:val="24"/>
            <w:szCs w:val="24"/>
          </w:rPr>
          <w:t xml:space="preserve">4.5.1 </w:t>
        </w:r>
        <w:r w:rsidR="00E65C61" w:rsidRPr="004B62FB">
          <w:rPr>
            <w:rStyle w:val="af0"/>
            <w:rFonts w:ascii="Times New Roman" w:eastAsiaTheme="minorEastAsia" w:hAnsi="Times New Roman"/>
            <w:i w:val="0"/>
            <w:noProof/>
            <w:sz w:val="24"/>
            <w:szCs w:val="24"/>
          </w:rPr>
          <w:t>评价指标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70</w:t>
        </w:r>
        <w:r w:rsidR="00E65C61" w:rsidRPr="004B62FB">
          <w:rPr>
            <w:rFonts w:ascii="Times New Roman" w:eastAsiaTheme="minorEastAsia" w:hAnsi="Times New Roman"/>
            <w:i w:val="0"/>
            <w:noProof/>
            <w:webHidden/>
            <w:sz w:val="24"/>
            <w:szCs w:val="24"/>
          </w:rPr>
          <w:fldChar w:fldCharType="end"/>
        </w:r>
      </w:hyperlink>
    </w:p>
    <w:p w14:paraId="341E4375"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7" w:history="1">
        <w:r w:rsidR="00E65C61" w:rsidRPr="004B62FB">
          <w:rPr>
            <w:rStyle w:val="af0"/>
            <w:rFonts w:ascii="Times New Roman" w:eastAsiaTheme="minorEastAsia" w:hAnsi="Times New Roman"/>
            <w:i w:val="0"/>
            <w:noProof/>
            <w:sz w:val="24"/>
            <w:szCs w:val="24"/>
          </w:rPr>
          <w:t xml:space="preserve">4.5.2 </w:t>
        </w:r>
        <w:r w:rsidR="00E65C61" w:rsidRPr="004B62FB">
          <w:rPr>
            <w:rStyle w:val="af0"/>
            <w:rFonts w:ascii="Times New Roman" w:eastAsiaTheme="minorEastAsia" w:hAnsi="Times New Roman"/>
            <w:i w:val="0"/>
            <w:noProof/>
            <w:sz w:val="24"/>
            <w:szCs w:val="24"/>
          </w:rPr>
          <w:t>准备实验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71</w:t>
        </w:r>
        <w:r w:rsidR="00E65C61" w:rsidRPr="004B62FB">
          <w:rPr>
            <w:rFonts w:ascii="Times New Roman" w:eastAsiaTheme="minorEastAsia" w:hAnsi="Times New Roman"/>
            <w:i w:val="0"/>
            <w:noProof/>
            <w:webHidden/>
            <w:sz w:val="24"/>
            <w:szCs w:val="24"/>
          </w:rPr>
          <w:fldChar w:fldCharType="end"/>
        </w:r>
      </w:hyperlink>
    </w:p>
    <w:p w14:paraId="080E9FB9"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8" w:history="1">
        <w:r w:rsidR="00E65C61" w:rsidRPr="004B62FB">
          <w:rPr>
            <w:rStyle w:val="af0"/>
            <w:rFonts w:ascii="Times New Roman" w:eastAsiaTheme="minorEastAsia" w:hAnsi="Times New Roman"/>
            <w:i w:val="0"/>
            <w:noProof/>
            <w:sz w:val="24"/>
            <w:szCs w:val="24"/>
          </w:rPr>
          <w:t xml:space="preserve">4.5.3 </w:t>
        </w:r>
        <w:r w:rsidR="00E65C61" w:rsidRPr="004B62FB">
          <w:rPr>
            <w:rStyle w:val="af0"/>
            <w:rFonts w:ascii="Times New Roman" w:eastAsiaTheme="minorEastAsia" w:hAnsi="Times New Roman"/>
            <w:i w:val="0"/>
            <w:noProof/>
            <w:sz w:val="24"/>
            <w:szCs w:val="24"/>
          </w:rPr>
          <w:t>验证实验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74</w:t>
        </w:r>
        <w:r w:rsidR="00E65C61" w:rsidRPr="004B62FB">
          <w:rPr>
            <w:rFonts w:ascii="Times New Roman" w:eastAsiaTheme="minorEastAsia" w:hAnsi="Times New Roman"/>
            <w:i w:val="0"/>
            <w:noProof/>
            <w:webHidden/>
            <w:sz w:val="24"/>
            <w:szCs w:val="24"/>
          </w:rPr>
          <w:fldChar w:fldCharType="end"/>
        </w:r>
      </w:hyperlink>
    </w:p>
    <w:p w14:paraId="341222DF"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79" w:history="1">
        <w:r w:rsidR="00E65C61" w:rsidRPr="004B62FB">
          <w:rPr>
            <w:rStyle w:val="af0"/>
            <w:rFonts w:ascii="Times New Roman" w:eastAsiaTheme="minorEastAsia" w:hAnsi="Times New Roman"/>
            <w:i w:val="0"/>
            <w:noProof/>
            <w:sz w:val="24"/>
            <w:szCs w:val="24"/>
          </w:rPr>
          <w:t xml:space="preserve">4.5.4 </w:t>
        </w:r>
        <w:r w:rsidR="00E65C61" w:rsidRPr="004B62FB">
          <w:rPr>
            <w:rStyle w:val="af0"/>
            <w:rFonts w:ascii="Times New Roman" w:eastAsiaTheme="minorEastAsia" w:hAnsi="Times New Roman"/>
            <w:i w:val="0"/>
            <w:noProof/>
            <w:sz w:val="24"/>
            <w:szCs w:val="24"/>
          </w:rPr>
          <w:t>讨论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78</w:t>
        </w:r>
        <w:r w:rsidR="00E65C61" w:rsidRPr="004B62FB">
          <w:rPr>
            <w:rFonts w:ascii="Times New Roman" w:eastAsiaTheme="minorEastAsia" w:hAnsi="Times New Roman"/>
            <w:i w:val="0"/>
            <w:noProof/>
            <w:webHidden/>
            <w:sz w:val="24"/>
            <w:szCs w:val="24"/>
          </w:rPr>
          <w:fldChar w:fldCharType="end"/>
        </w:r>
      </w:hyperlink>
    </w:p>
    <w:p w14:paraId="36D0945D"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0" w:history="1">
        <w:r w:rsidR="00E65C61" w:rsidRPr="004B62FB">
          <w:rPr>
            <w:rStyle w:val="af0"/>
            <w:rFonts w:ascii="Times New Roman" w:eastAsiaTheme="minorEastAsia" w:hAnsi="Times New Roman"/>
            <w:noProof/>
            <w:sz w:val="24"/>
            <w:szCs w:val="24"/>
          </w:rPr>
          <w:t xml:space="preserve">4.6 </w:t>
        </w:r>
        <w:r w:rsidR="00E65C61" w:rsidRPr="004B62FB">
          <w:rPr>
            <w:rStyle w:val="af0"/>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79</w:t>
        </w:r>
        <w:r w:rsidR="00E65C61" w:rsidRPr="004B62FB">
          <w:rPr>
            <w:rFonts w:ascii="Times New Roman" w:eastAsiaTheme="minorEastAsia" w:hAnsi="Times New Roman"/>
            <w:noProof/>
            <w:webHidden/>
            <w:sz w:val="24"/>
            <w:szCs w:val="24"/>
          </w:rPr>
          <w:fldChar w:fldCharType="end"/>
        </w:r>
      </w:hyperlink>
    </w:p>
    <w:p w14:paraId="7AD874F8"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81" w:history="1">
        <w:r w:rsidR="00E65C61" w:rsidRPr="004B62FB">
          <w:rPr>
            <w:rStyle w:val="af0"/>
            <w:rFonts w:ascii="Times New Roman" w:eastAsiaTheme="minorEastAsia" w:hAnsi="Times New Roman"/>
            <w:b w:val="0"/>
            <w:noProof/>
            <w:sz w:val="24"/>
            <w:szCs w:val="24"/>
          </w:rPr>
          <w:t xml:space="preserve">5  </w:t>
        </w:r>
        <w:r w:rsidR="00E65C61" w:rsidRPr="004B62FB">
          <w:rPr>
            <w:rStyle w:val="af0"/>
            <w:rFonts w:ascii="Times New Roman" w:eastAsiaTheme="minorEastAsia" w:hAnsi="Times New Roman"/>
            <w:b w:val="0"/>
            <w:noProof/>
            <w:sz w:val="24"/>
            <w:szCs w:val="24"/>
          </w:rPr>
          <w:t>多尺度情感预测建模</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_Toc437135881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81</w:t>
        </w:r>
        <w:r w:rsidR="00E65C61" w:rsidRPr="004B62FB">
          <w:rPr>
            <w:rFonts w:ascii="Times New Roman" w:eastAsiaTheme="minorEastAsia" w:hAnsi="Times New Roman"/>
            <w:b w:val="0"/>
            <w:noProof/>
            <w:webHidden/>
            <w:sz w:val="24"/>
            <w:szCs w:val="24"/>
          </w:rPr>
          <w:fldChar w:fldCharType="end"/>
        </w:r>
      </w:hyperlink>
    </w:p>
    <w:p w14:paraId="5D0C4F58"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2" w:history="1">
        <w:r w:rsidR="00E65C61" w:rsidRPr="004B62FB">
          <w:rPr>
            <w:rStyle w:val="af0"/>
            <w:rFonts w:ascii="Times New Roman" w:eastAsiaTheme="minorEastAsia" w:hAnsi="Times New Roman"/>
            <w:noProof/>
            <w:sz w:val="24"/>
            <w:szCs w:val="24"/>
          </w:rPr>
          <w:t xml:space="preserve">5.1 </w:t>
        </w:r>
        <w:r w:rsidR="00E65C61" w:rsidRPr="004B62FB">
          <w:rPr>
            <w:rStyle w:val="af0"/>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3C4CC98C"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3" w:history="1">
        <w:r w:rsidR="00E65C61" w:rsidRPr="004B62FB">
          <w:rPr>
            <w:rStyle w:val="af0"/>
            <w:rFonts w:ascii="Times New Roman" w:eastAsiaTheme="minorEastAsia" w:hAnsi="Times New Roman"/>
            <w:noProof/>
            <w:sz w:val="24"/>
            <w:szCs w:val="24"/>
          </w:rPr>
          <w:t xml:space="preserve">5.2 </w:t>
        </w:r>
        <w:r w:rsidR="00E65C61" w:rsidRPr="004B62FB">
          <w:rPr>
            <w:rStyle w:val="af0"/>
            <w:rFonts w:ascii="Times New Roman" w:eastAsiaTheme="minorEastAsia" w:hAnsi="Times New Roman"/>
            <w:noProof/>
            <w:sz w:val="24"/>
            <w:szCs w:val="24"/>
          </w:rPr>
          <w:t>多尺度情感预测模型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68DCCCE2"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4" w:history="1">
        <w:r w:rsidR="00E65C61" w:rsidRPr="004B62FB">
          <w:rPr>
            <w:rStyle w:val="af0"/>
            <w:rFonts w:ascii="Times New Roman" w:eastAsiaTheme="minorEastAsia" w:hAnsi="Times New Roman"/>
            <w:noProof/>
            <w:sz w:val="24"/>
            <w:szCs w:val="24"/>
          </w:rPr>
          <w:t xml:space="preserve">5.3 </w:t>
        </w:r>
        <w:r w:rsidR="00E65C61" w:rsidRPr="004B62FB">
          <w:rPr>
            <w:rStyle w:val="af0"/>
            <w:rFonts w:ascii="Times New Roman" w:eastAsiaTheme="minorEastAsia" w:hAnsi="Times New Roman"/>
            <w:noProof/>
            <w:sz w:val="24"/>
            <w:szCs w:val="24"/>
          </w:rPr>
          <w:t>多尺度文本特征提取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84</w:t>
        </w:r>
        <w:r w:rsidR="00E65C61" w:rsidRPr="004B62FB">
          <w:rPr>
            <w:rFonts w:ascii="Times New Roman" w:eastAsiaTheme="minorEastAsia" w:hAnsi="Times New Roman"/>
            <w:noProof/>
            <w:webHidden/>
            <w:sz w:val="24"/>
            <w:szCs w:val="24"/>
          </w:rPr>
          <w:fldChar w:fldCharType="end"/>
        </w:r>
      </w:hyperlink>
    </w:p>
    <w:p w14:paraId="79ACEFD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85" w:history="1">
        <w:r w:rsidR="00E65C61" w:rsidRPr="004B62FB">
          <w:rPr>
            <w:rStyle w:val="af0"/>
            <w:rFonts w:ascii="Times New Roman" w:eastAsiaTheme="minorEastAsia" w:hAnsi="Times New Roman"/>
            <w:i w:val="0"/>
            <w:noProof/>
            <w:sz w:val="24"/>
            <w:szCs w:val="24"/>
          </w:rPr>
          <w:t xml:space="preserve">5.3.1 </w:t>
        </w:r>
        <w:r w:rsidR="00E65C61" w:rsidRPr="004B62FB">
          <w:rPr>
            <w:rStyle w:val="af0"/>
            <w:rFonts w:ascii="Times New Roman" w:eastAsiaTheme="minorEastAsia" w:hAnsi="Times New Roman"/>
            <w:i w:val="0"/>
            <w:noProof/>
            <w:sz w:val="24"/>
            <w:szCs w:val="24"/>
          </w:rPr>
          <w:t>文本分割</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84</w:t>
        </w:r>
        <w:r w:rsidR="00E65C61" w:rsidRPr="004B62FB">
          <w:rPr>
            <w:rFonts w:ascii="Times New Roman" w:eastAsiaTheme="minorEastAsia" w:hAnsi="Times New Roman"/>
            <w:i w:val="0"/>
            <w:noProof/>
            <w:webHidden/>
            <w:sz w:val="24"/>
            <w:szCs w:val="24"/>
          </w:rPr>
          <w:fldChar w:fldCharType="end"/>
        </w:r>
      </w:hyperlink>
    </w:p>
    <w:p w14:paraId="7A78E61C"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86" w:history="1">
        <w:r w:rsidR="00E65C61" w:rsidRPr="004B62FB">
          <w:rPr>
            <w:rStyle w:val="af0"/>
            <w:rFonts w:ascii="Times New Roman" w:eastAsiaTheme="minorEastAsia" w:hAnsi="Times New Roman"/>
            <w:i w:val="0"/>
            <w:noProof/>
            <w:sz w:val="24"/>
            <w:szCs w:val="24"/>
          </w:rPr>
          <w:t xml:space="preserve">5.3.2 </w:t>
        </w:r>
        <w:r w:rsidR="00E65C61" w:rsidRPr="004B62FB">
          <w:rPr>
            <w:rStyle w:val="af0"/>
            <w:rFonts w:ascii="Times New Roman" w:eastAsiaTheme="minorEastAsia" w:hAnsi="Times New Roman"/>
            <w:i w:val="0"/>
            <w:noProof/>
            <w:sz w:val="24"/>
            <w:szCs w:val="24"/>
          </w:rPr>
          <w:t>多尺度特征降维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85</w:t>
        </w:r>
        <w:r w:rsidR="00E65C61" w:rsidRPr="004B62FB">
          <w:rPr>
            <w:rFonts w:ascii="Times New Roman" w:eastAsiaTheme="minorEastAsia" w:hAnsi="Times New Roman"/>
            <w:i w:val="0"/>
            <w:noProof/>
            <w:webHidden/>
            <w:sz w:val="24"/>
            <w:szCs w:val="24"/>
          </w:rPr>
          <w:fldChar w:fldCharType="end"/>
        </w:r>
      </w:hyperlink>
    </w:p>
    <w:p w14:paraId="0B20C194"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7" w:history="1">
        <w:r w:rsidR="00E65C61" w:rsidRPr="004B62FB">
          <w:rPr>
            <w:rStyle w:val="af0"/>
            <w:rFonts w:ascii="Times New Roman" w:eastAsiaTheme="minorEastAsia" w:hAnsi="Times New Roman"/>
            <w:noProof/>
            <w:sz w:val="24"/>
            <w:szCs w:val="24"/>
          </w:rPr>
          <w:t xml:space="preserve">5.4 </w:t>
        </w:r>
        <w:r w:rsidR="00E65C61" w:rsidRPr="004B62FB">
          <w:rPr>
            <w:rStyle w:val="af0"/>
            <w:rFonts w:ascii="Times New Roman" w:eastAsiaTheme="minorEastAsia" w:hAnsi="Times New Roman"/>
            <w:noProof/>
            <w:sz w:val="24"/>
            <w:szCs w:val="24"/>
          </w:rPr>
          <w:t>系统框图</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2AEF28E"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88" w:history="1">
        <w:r w:rsidR="00E65C61" w:rsidRPr="004B62FB">
          <w:rPr>
            <w:rStyle w:val="af0"/>
            <w:rFonts w:ascii="Times New Roman" w:eastAsiaTheme="minorEastAsia" w:hAnsi="Times New Roman"/>
            <w:noProof/>
            <w:kern w:val="0"/>
            <w:sz w:val="24"/>
            <w:szCs w:val="24"/>
          </w:rPr>
          <w:t xml:space="preserve">5.5 </w:t>
        </w:r>
        <w:r w:rsidR="00E65C61" w:rsidRPr="004B62FB">
          <w:rPr>
            <w:rStyle w:val="af0"/>
            <w:rFonts w:ascii="Times New Roman" w:eastAsiaTheme="minorEastAsia" w:hAnsi="Times New Roman"/>
            <w:noProof/>
            <w:kern w:val="0"/>
            <w:sz w:val="24"/>
            <w:szCs w:val="24"/>
          </w:rPr>
          <w:t>实验与分析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C9BF660"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89" w:history="1">
        <w:r w:rsidR="00E65C61" w:rsidRPr="004B62FB">
          <w:rPr>
            <w:rStyle w:val="af0"/>
            <w:rFonts w:ascii="Times New Roman" w:eastAsiaTheme="minorEastAsia" w:hAnsi="Times New Roman"/>
            <w:i w:val="0"/>
            <w:noProof/>
            <w:sz w:val="24"/>
            <w:szCs w:val="24"/>
          </w:rPr>
          <w:t xml:space="preserve">5.5.1 </w:t>
        </w:r>
        <w:r w:rsidR="00E65C61" w:rsidRPr="004B62FB">
          <w:rPr>
            <w:rStyle w:val="af0"/>
            <w:rFonts w:ascii="Times New Roman" w:eastAsiaTheme="minorEastAsia" w:hAnsi="Times New Roman"/>
            <w:i w:val="0"/>
            <w:noProof/>
            <w:sz w:val="24"/>
            <w:szCs w:val="24"/>
          </w:rPr>
          <w:t>不同尺度文本单元的影响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87</w:t>
        </w:r>
        <w:r w:rsidR="00E65C61" w:rsidRPr="004B62FB">
          <w:rPr>
            <w:rFonts w:ascii="Times New Roman" w:eastAsiaTheme="minorEastAsia" w:hAnsi="Times New Roman"/>
            <w:i w:val="0"/>
            <w:noProof/>
            <w:webHidden/>
            <w:sz w:val="24"/>
            <w:szCs w:val="24"/>
          </w:rPr>
          <w:fldChar w:fldCharType="end"/>
        </w:r>
      </w:hyperlink>
    </w:p>
    <w:p w14:paraId="56476A9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90" w:history="1">
        <w:r w:rsidR="00E65C61" w:rsidRPr="004B62FB">
          <w:rPr>
            <w:rStyle w:val="af0"/>
            <w:rFonts w:ascii="Times New Roman" w:eastAsiaTheme="minorEastAsia" w:hAnsi="Times New Roman"/>
            <w:i w:val="0"/>
            <w:noProof/>
            <w:sz w:val="24"/>
            <w:szCs w:val="24"/>
          </w:rPr>
          <w:t xml:space="preserve">5.5.2 </w:t>
        </w:r>
        <w:r w:rsidR="00E65C61" w:rsidRPr="004B62FB">
          <w:rPr>
            <w:rStyle w:val="af0"/>
            <w:rFonts w:ascii="Times New Roman" w:eastAsiaTheme="minorEastAsia" w:hAnsi="Times New Roman"/>
            <w:i w:val="0"/>
            <w:noProof/>
            <w:sz w:val="24"/>
            <w:szCs w:val="24"/>
          </w:rPr>
          <w:t>同一尺度不同分析单元的影响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88</w:t>
        </w:r>
        <w:r w:rsidR="00E65C61" w:rsidRPr="004B62FB">
          <w:rPr>
            <w:rFonts w:ascii="Times New Roman" w:eastAsiaTheme="minorEastAsia" w:hAnsi="Times New Roman"/>
            <w:i w:val="0"/>
            <w:noProof/>
            <w:webHidden/>
            <w:sz w:val="24"/>
            <w:szCs w:val="24"/>
          </w:rPr>
          <w:fldChar w:fldCharType="end"/>
        </w:r>
      </w:hyperlink>
    </w:p>
    <w:p w14:paraId="0CD1DA2D" w14:textId="77777777" w:rsidR="00E65C61" w:rsidRPr="004B62FB" w:rsidRDefault="00A07A27" w:rsidP="00D13DC3">
      <w:pPr>
        <w:pStyle w:val="30"/>
        <w:tabs>
          <w:tab w:val="right" w:leader="dot" w:pos="8494"/>
        </w:tabs>
        <w:ind w:firstLine="400"/>
        <w:rPr>
          <w:rFonts w:ascii="Times New Roman" w:eastAsiaTheme="minorEastAsia" w:hAnsi="Times New Roman"/>
          <w:i w:val="0"/>
          <w:iCs w:val="0"/>
          <w:noProof/>
          <w:sz w:val="24"/>
          <w:szCs w:val="24"/>
        </w:rPr>
      </w:pPr>
      <w:hyperlink w:anchor="_Toc437135891" w:history="1">
        <w:r w:rsidR="00E65C61" w:rsidRPr="004B62FB">
          <w:rPr>
            <w:rStyle w:val="af0"/>
            <w:rFonts w:ascii="Times New Roman" w:eastAsiaTheme="minorEastAsia" w:hAnsi="Times New Roman"/>
            <w:i w:val="0"/>
            <w:noProof/>
            <w:sz w:val="24"/>
            <w:szCs w:val="24"/>
          </w:rPr>
          <w:t xml:space="preserve">5.5.3 </w:t>
        </w:r>
        <w:r w:rsidR="00E65C61" w:rsidRPr="004B62FB">
          <w:rPr>
            <w:rStyle w:val="af0"/>
            <w:rFonts w:ascii="Times New Roman" w:eastAsiaTheme="minorEastAsia" w:hAnsi="Times New Roman"/>
            <w:i w:val="0"/>
            <w:noProof/>
            <w:sz w:val="24"/>
            <w:szCs w:val="24"/>
          </w:rPr>
          <w:t>综合结果比较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89</w:t>
        </w:r>
        <w:r w:rsidR="00E65C61" w:rsidRPr="004B62FB">
          <w:rPr>
            <w:rFonts w:ascii="Times New Roman" w:eastAsiaTheme="minorEastAsia" w:hAnsi="Times New Roman"/>
            <w:i w:val="0"/>
            <w:noProof/>
            <w:webHidden/>
            <w:sz w:val="24"/>
            <w:szCs w:val="24"/>
          </w:rPr>
          <w:fldChar w:fldCharType="end"/>
        </w:r>
      </w:hyperlink>
    </w:p>
    <w:p w14:paraId="69ABB009"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92" w:history="1">
        <w:r w:rsidR="00E65C61" w:rsidRPr="004B62FB">
          <w:rPr>
            <w:rStyle w:val="af0"/>
            <w:rFonts w:ascii="Times New Roman" w:eastAsiaTheme="minorEastAsia" w:hAnsi="Times New Roman"/>
            <w:noProof/>
            <w:sz w:val="24"/>
            <w:szCs w:val="24"/>
          </w:rPr>
          <w:t xml:space="preserve">5.6 </w:t>
        </w:r>
        <w:r w:rsidR="00E65C61" w:rsidRPr="004B62FB">
          <w:rPr>
            <w:rStyle w:val="af0"/>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90</w:t>
        </w:r>
        <w:r w:rsidR="00E65C61" w:rsidRPr="004B62FB">
          <w:rPr>
            <w:rFonts w:ascii="Times New Roman" w:eastAsiaTheme="minorEastAsia" w:hAnsi="Times New Roman"/>
            <w:noProof/>
            <w:webHidden/>
            <w:sz w:val="24"/>
            <w:szCs w:val="24"/>
          </w:rPr>
          <w:fldChar w:fldCharType="end"/>
        </w:r>
      </w:hyperlink>
    </w:p>
    <w:p w14:paraId="7A8D323E"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93" w:history="1">
        <w:r w:rsidR="00E65C61" w:rsidRPr="004B62FB">
          <w:rPr>
            <w:rStyle w:val="af0"/>
            <w:rFonts w:ascii="Times New Roman" w:eastAsiaTheme="minorEastAsia" w:hAnsi="Times New Roman"/>
            <w:b w:val="0"/>
            <w:noProof/>
            <w:sz w:val="24"/>
            <w:szCs w:val="24"/>
          </w:rPr>
          <w:t xml:space="preserve">6  </w:t>
        </w:r>
        <w:r w:rsidR="00E65C61" w:rsidRPr="004B62FB">
          <w:rPr>
            <w:rStyle w:val="af0"/>
            <w:rFonts w:ascii="Times New Roman" w:eastAsiaTheme="minorEastAsia" w:hAnsi="Times New Roman"/>
            <w:b w:val="0"/>
            <w:noProof/>
            <w:sz w:val="24"/>
            <w:szCs w:val="24"/>
          </w:rPr>
          <w:t>总结与展望</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_Toc437135893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91</w:t>
        </w:r>
        <w:r w:rsidR="00E65C61" w:rsidRPr="004B62FB">
          <w:rPr>
            <w:rFonts w:ascii="Times New Roman" w:eastAsiaTheme="minorEastAsia" w:hAnsi="Times New Roman"/>
            <w:b w:val="0"/>
            <w:noProof/>
            <w:webHidden/>
            <w:sz w:val="24"/>
            <w:szCs w:val="24"/>
          </w:rPr>
          <w:fldChar w:fldCharType="end"/>
        </w:r>
      </w:hyperlink>
    </w:p>
    <w:p w14:paraId="15CD60B9"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94" w:history="1">
        <w:r w:rsidR="00E65C61" w:rsidRPr="004B62FB">
          <w:rPr>
            <w:rStyle w:val="af0"/>
            <w:rFonts w:ascii="Times New Roman" w:eastAsiaTheme="minorEastAsia" w:hAnsi="Times New Roman"/>
            <w:noProof/>
            <w:sz w:val="24"/>
            <w:szCs w:val="24"/>
          </w:rPr>
          <w:t xml:space="preserve">6.1 </w:t>
        </w:r>
        <w:r w:rsidR="00E65C61" w:rsidRPr="004B62FB">
          <w:rPr>
            <w:rStyle w:val="af0"/>
            <w:rFonts w:ascii="Times New Roman" w:eastAsiaTheme="minorEastAsia" w:hAnsi="Times New Roman"/>
            <w:noProof/>
            <w:sz w:val="24"/>
            <w:szCs w:val="24"/>
          </w:rPr>
          <w:t>全文工作总结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91</w:t>
        </w:r>
        <w:r w:rsidR="00E65C61" w:rsidRPr="004B62FB">
          <w:rPr>
            <w:rFonts w:ascii="Times New Roman" w:eastAsiaTheme="minorEastAsia" w:hAnsi="Times New Roman"/>
            <w:noProof/>
            <w:webHidden/>
            <w:sz w:val="24"/>
            <w:szCs w:val="24"/>
          </w:rPr>
          <w:fldChar w:fldCharType="end"/>
        </w:r>
      </w:hyperlink>
    </w:p>
    <w:p w14:paraId="030457C7" w14:textId="77777777" w:rsidR="00E65C61" w:rsidRPr="004B62FB" w:rsidRDefault="00A07A27" w:rsidP="00D13DC3">
      <w:pPr>
        <w:pStyle w:val="20"/>
        <w:tabs>
          <w:tab w:val="right" w:leader="dot" w:pos="8494"/>
        </w:tabs>
        <w:ind w:firstLine="400"/>
        <w:rPr>
          <w:rFonts w:ascii="Times New Roman" w:eastAsiaTheme="minorEastAsia" w:hAnsi="Times New Roman"/>
          <w:smallCaps w:val="0"/>
          <w:noProof/>
          <w:sz w:val="24"/>
          <w:szCs w:val="24"/>
        </w:rPr>
      </w:pPr>
      <w:hyperlink w:anchor="_Toc437135895" w:history="1">
        <w:r w:rsidR="00E65C61" w:rsidRPr="004B62FB">
          <w:rPr>
            <w:rStyle w:val="af0"/>
            <w:rFonts w:ascii="Times New Roman" w:eastAsiaTheme="minorEastAsia" w:hAnsi="Times New Roman"/>
            <w:noProof/>
            <w:sz w:val="24"/>
            <w:szCs w:val="24"/>
          </w:rPr>
          <w:t xml:space="preserve">6.2 </w:t>
        </w:r>
        <w:r w:rsidR="00E65C61" w:rsidRPr="004B62FB">
          <w:rPr>
            <w:rStyle w:val="af0"/>
            <w:rFonts w:ascii="Times New Roman" w:eastAsiaTheme="minorEastAsia" w:hAnsi="Times New Roman"/>
            <w:noProof/>
            <w:sz w:val="24"/>
            <w:szCs w:val="24"/>
          </w:rPr>
          <w:t>下一步工作展望</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92</w:t>
        </w:r>
        <w:r w:rsidR="00E65C61" w:rsidRPr="004B62FB">
          <w:rPr>
            <w:rFonts w:ascii="Times New Roman" w:eastAsiaTheme="minorEastAsia" w:hAnsi="Times New Roman"/>
            <w:noProof/>
            <w:webHidden/>
            <w:sz w:val="24"/>
            <w:szCs w:val="24"/>
          </w:rPr>
          <w:fldChar w:fldCharType="end"/>
        </w:r>
      </w:hyperlink>
    </w:p>
    <w:p w14:paraId="58A8141B"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96" w:history="1">
        <w:r w:rsidR="00E65C61" w:rsidRPr="004B62FB">
          <w:rPr>
            <w:rStyle w:val="af0"/>
            <w:rFonts w:ascii="Times New Roman" w:eastAsiaTheme="minorEastAsia" w:hAnsi="Times New Roman"/>
            <w:b w:val="0"/>
            <w:noProof/>
            <w:sz w:val="24"/>
            <w:szCs w:val="24"/>
          </w:rPr>
          <w:t>参考文献</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_Toc437135896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95</w:t>
        </w:r>
        <w:r w:rsidR="00E65C61" w:rsidRPr="004B62FB">
          <w:rPr>
            <w:rFonts w:ascii="Times New Roman" w:eastAsiaTheme="minorEastAsia" w:hAnsi="Times New Roman"/>
            <w:b w:val="0"/>
            <w:noProof/>
            <w:webHidden/>
            <w:sz w:val="24"/>
            <w:szCs w:val="24"/>
          </w:rPr>
          <w:fldChar w:fldCharType="end"/>
        </w:r>
      </w:hyperlink>
    </w:p>
    <w:p w14:paraId="43182D19"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97" w:history="1">
        <w:r w:rsidR="00E65C61" w:rsidRPr="004B62FB">
          <w:rPr>
            <w:rStyle w:val="af0"/>
            <w:rFonts w:ascii="Times New Roman" w:eastAsiaTheme="minorEastAsia" w:hAnsi="Times New Roman"/>
            <w:b w:val="0"/>
            <w:noProof/>
            <w:sz w:val="24"/>
            <w:szCs w:val="24"/>
          </w:rPr>
          <w:t>作者简历及攻读博士学位期间取得的研究成果</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101</w:t>
        </w:r>
        <w:r w:rsidR="00E65C61" w:rsidRPr="004B62FB">
          <w:rPr>
            <w:rFonts w:ascii="Times New Roman" w:eastAsiaTheme="minorEastAsia" w:hAnsi="Times New Roman"/>
            <w:b w:val="0"/>
            <w:noProof/>
            <w:webHidden/>
            <w:sz w:val="24"/>
            <w:szCs w:val="24"/>
          </w:rPr>
          <w:fldChar w:fldCharType="end"/>
        </w:r>
      </w:hyperlink>
    </w:p>
    <w:p w14:paraId="1186E809"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98" w:history="1">
        <w:r w:rsidR="00E65C61" w:rsidRPr="004B62FB">
          <w:rPr>
            <w:rStyle w:val="af0"/>
            <w:rFonts w:ascii="Times New Roman" w:eastAsiaTheme="minorEastAsia" w:hAnsi="Times New Roman"/>
            <w:b w:val="0"/>
            <w:noProof/>
            <w:sz w:val="24"/>
            <w:szCs w:val="24"/>
          </w:rPr>
          <w:t>独创性声明</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102</w:t>
        </w:r>
        <w:r w:rsidR="00E65C61" w:rsidRPr="004B62FB">
          <w:rPr>
            <w:rFonts w:ascii="Times New Roman" w:eastAsiaTheme="minorEastAsia" w:hAnsi="Times New Roman"/>
            <w:b w:val="0"/>
            <w:noProof/>
            <w:webHidden/>
            <w:sz w:val="24"/>
            <w:szCs w:val="24"/>
          </w:rPr>
          <w:fldChar w:fldCharType="end"/>
        </w:r>
      </w:hyperlink>
    </w:p>
    <w:p w14:paraId="7F804D79" w14:textId="77777777" w:rsidR="00E65C61" w:rsidRPr="004B62FB" w:rsidRDefault="00A07A27" w:rsidP="00D13DC3">
      <w:pPr>
        <w:pStyle w:val="10"/>
        <w:tabs>
          <w:tab w:val="right" w:leader="dot" w:pos="8494"/>
        </w:tabs>
        <w:ind w:firstLine="402"/>
        <w:rPr>
          <w:rFonts w:ascii="Times New Roman" w:eastAsiaTheme="minorEastAsia" w:hAnsi="Times New Roman"/>
          <w:b w:val="0"/>
          <w:bCs w:val="0"/>
          <w:caps w:val="0"/>
          <w:noProof/>
          <w:sz w:val="24"/>
          <w:szCs w:val="24"/>
        </w:rPr>
      </w:pPr>
      <w:hyperlink w:anchor="_Toc437135899" w:history="1">
        <w:r w:rsidR="00E65C61" w:rsidRPr="004B62FB">
          <w:rPr>
            <w:rStyle w:val="af0"/>
            <w:rFonts w:ascii="Times New Roman" w:eastAsiaTheme="minorEastAsia" w:hAnsi="Times New Roman"/>
            <w:b w:val="0"/>
            <w:noProof/>
            <w:sz w:val="24"/>
            <w:szCs w:val="24"/>
          </w:rPr>
          <w:t>学位论文数据集</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103</w:t>
        </w:r>
        <w:r w:rsidR="00E65C61" w:rsidRPr="004B62FB">
          <w:rPr>
            <w:rFonts w:ascii="Times New Roman" w:eastAsiaTheme="minorEastAsia" w:hAnsi="Times New Roman"/>
            <w:b w:val="0"/>
            <w:noProof/>
            <w:webHidden/>
            <w:sz w:val="24"/>
            <w:szCs w:val="24"/>
          </w:rPr>
          <w:fldChar w:fldCharType="end"/>
        </w:r>
      </w:hyperlink>
    </w:p>
    <w:p w14:paraId="7829219A" w14:textId="77777777" w:rsidR="00A20A63" w:rsidRDefault="001C2EF9" w:rsidP="004B62FB">
      <w:pPr>
        <w:pStyle w:val="af4"/>
        <w:spacing w:line="400" w:lineRule="exact"/>
      </w:pPr>
      <w:r w:rsidRPr="004B62FB">
        <w:rPr>
          <w:rFonts w:eastAsiaTheme="minorEastAsia"/>
        </w:rPr>
        <w:fldChar w:fldCharType="end"/>
      </w:r>
    </w:p>
    <w:p w14:paraId="5CFAFA85" w14:textId="77777777" w:rsidR="00A20A63" w:rsidRDefault="00A20A63">
      <w:pPr>
        <w:pStyle w:val="af4"/>
      </w:pPr>
    </w:p>
    <w:p w14:paraId="2369979C" w14:textId="77777777" w:rsidR="00A20A63" w:rsidRDefault="00A20A63">
      <w:pPr>
        <w:pStyle w:val="af4"/>
        <w:sectPr w:rsidR="00A20A63">
          <w:headerReference w:type="default" r:id="rId22"/>
          <w:pgSz w:w="11907" w:h="16840"/>
          <w:pgMar w:top="1701" w:right="1418" w:bottom="1418" w:left="1418" w:header="907" w:footer="851" w:gutter="567"/>
          <w:paperSrc w:first="31096" w:other="31096"/>
          <w:pgNumType w:fmt="lowerRoman"/>
          <w:cols w:space="720"/>
          <w:docGrid w:type="lines" w:linePitch="312"/>
        </w:sectPr>
      </w:pPr>
    </w:p>
    <w:p w14:paraId="24EA069A" w14:textId="77777777" w:rsidR="00A20A63" w:rsidRDefault="001C2EF9">
      <w:pPr>
        <w:adjustRightInd/>
        <w:snapToGrid/>
        <w:spacing w:before="480" w:after="360" w:line="240" w:lineRule="auto"/>
        <w:ind w:firstLineChars="0" w:firstLine="0"/>
        <w:jc w:val="center"/>
        <w:outlineLvl w:val="0"/>
        <w:rPr>
          <w:rFonts w:ascii="Calibri" w:eastAsia="黑体" w:hAnsi="Calibri"/>
          <w:sz w:val="32"/>
          <w:szCs w:val="32"/>
        </w:rPr>
      </w:pPr>
      <w:bookmarkStart w:id="65" w:name="_Toc385763095"/>
      <w:bookmarkStart w:id="66" w:name="_Toc385763023"/>
      <w:bookmarkStart w:id="67" w:name="_Toc385763153"/>
      <w:bookmarkStart w:id="68" w:name="_Toc385762749"/>
      <w:bookmarkStart w:id="69" w:name="_Toc385763055"/>
      <w:bookmarkStart w:id="70" w:name="_Toc437135829"/>
      <w:r>
        <w:rPr>
          <w:rFonts w:ascii="Calibri" w:eastAsia="黑体" w:hAnsi="Calibri"/>
          <w:sz w:val="32"/>
          <w:szCs w:val="32"/>
        </w:rPr>
        <w:lastRenderedPageBreak/>
        <w:t xml:space="preserve">1  </w:t>
      </w:r>
      <w:r>
        <w:rPr>
          <w:rFonts w:ascii="Calibri" w:eastAsia="黑体" w:hAnsi="Calibri"/>
          <w:sz w:val="32"/>
          <w:szCs w:val="32"/>
        </w:rPr>
        <w:t>引言</w:t>
      </w:r>
      <w:bookmarkEnd w:id="65"/>
      <w:bookmarkEnd w:id="66"/>
      <w:bookmarkEnd w:id="67"/>
      <w:bookmarkEnd w:id="68"/>
      <w:bookmarkEnd w:id="69"/>
      <w:bookmarkEnd w:id="70"/>
    </w:p>
    <w:p w14:paraId="410C0DFF"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1" w:name="_Toc437135830"/>
      <w:r>
        <w:rPr>
          <w:rFonts w:eastAsia="黑体" w:hint="eastAsia"/>
          <w:color w:val="000000"/>
          <w:sz w:val="30"/>
          <w:szCs w:val="30"/>
          <w:shd w:val="clear" w:color="auto" w:fill="FFFFFF"/>
        </w:rPr>
        <w:t>1.1</w:t>
      </w:r>
      <w:r>
        <w:rPr>
          <w:rFonts w:eastAsia="黑体" w:hint="eastAsia"/>
          <w:color w:val="000000"/>
          <w:sz w:val="30"/>
          <w:szCs w:val="30"/>
          <w:shd w:val="clear" w:color="auto" w:fill="FFFFFF"/>
        </w:rPr>
        <w:t>问题描述</w:t>
      </w:r>
      <w:bookmarkEnd w:id="71"/>
    </w:p>
    <w:p w14:paraId="0681D77E" w14:textId="77777777" w:rsidR="00A20A63" w:rsidRDefault="001C2EF9">
      <w:pPr>
        <w:ind w:firstLine="480"/>
      </w:pPr>
      <w:r>
        <w:t>随着人机</w:t>
      </w:r>
      <w:r>
        <w:rPr>
          <w:rFonts w:hint="eastAsia"/>
        </w:rPr>
        <w:t>“</w:t>
      </w:r>
      <w:r>
        <w:t>对话</w:t>
      </w:r>
      <w:r>
        <w:rPr>
          <w:rFonts w:hint="eastAsia"/>
        </w:rPr>
        <w:t>”</w:t>
      </w:r>
      <w:r>
        <w:t>的日趋频繁，人机交互接口技术已经从机械化时代跨入多媒体用户界面时代，人们不再满足于仅仅通过键盘、鼠标、触摸屏或手写笔等传统方式同机器交流，而是希望有一种类似于人与人之间的交流方式。语音是人类交际的重要工具，让计算机具备像人一样的</w:t>
      </w:r>
      <w:r>
        <w:rPr>
          <w:rFonts w:hint="eastAsia"/>
        </w:rPr>
        <w:t>“</w:t>
      </w:r>
      <w:r>
        <w:t>听</w:t>
      </w:r>
      <w:r>
        <w:rPr>
          <w:rFonts w:hint="eastAsia"/>
        </w:rPr>
        <w:t>”</w:t>
      </w:r>
      <w:r>
        <w:t>和</w:t>
      </w:r>
      <w:r>
        <w:rPr>
          <w:rFonts w:hint="eastAsia"/>
        </w:rPr>
        <w:t>“</w:t>
      </w:r>
      <w:r>
        <w:t>说</w:t>
      </w:r>
      <w:r>
        <w:rPr>
          <w:rFonts w:hint="eastAsia"/>
        </w:rPr>
        <w:t>”</w:t>
      </w:r>
      <w:r>
        <w:t>的能力，是人们长期追求的目标，而语音合成技术是实现这一目标的关键技术之一。当前，语音合成技术在自然语言处理、信号处理和随机过程处理等方法的推动下获得很大发展</w:t>
      </w:r>
      <w:r>
        <w:rPr>
          <w:rFonts w:ascii="Calibri" w:hAnsi="Calibri"/>
          <w:vertAlign w:val="superscript"/>
        </w:rPr>
        <w:t>[1]</w:t>
      </w:r>
      <w:r>
        <w:t>，合成语音的清晰度、可懂度已基本达到要求，自然度也有较好表现，如何进一步提升合成语音的表现力，赋予其丰富的语气和感情色彩，成为语音合成领域新的亟待解决的问题，这也催生了语音合成领域一个重要分支</w:t>
      </w:r>
      <w:r>
        <w:t>——</w:t>
      </w:r>
      <w:r>
        <w:t>情感语音合成的发展。</w:t>
      </w:r>
    </w:p>
    <w:p w14:paraId="3E34A6CF" w14:textId="77777777" w:rsidR="00A20A63" w:rsidRDefault="001C2EF9">
      <w:pPr>
        <w:ind w:firstLine="480"/>
      </w:pPr>
      <w:r>
        <w:t>在人与人的交流过程中，除了语言、脸像和行为所表达的直接的语义信息外，人类的情感也传递了重要的信息。对人类情感机理的研究与探索一直是科学研究的重要方向，人类的智能不仅表现为正常的理性思维和逻辑推理能力，也应表现为正常的情感能力。情感能力对于计算机与人的自然交往至关重要</w:t>
      </w:r>
      <w:r>
        <w:rPr>
          <w:rFonts w:hint="eastAsia"/>
        </w:rPr>
        <w:t>，</w:t>
      </w:r>
      <w:r>
        <w:t>在与计算机交互的过程中，人们希望机器能理解自己的需要和感受，并做出适当的反映</w:t>
      </w:r>
      <w:r>
        <w:rPr>
          <w:rFonts w:hint="eastAsia"/>
        </w:rPr>
        <w:t>，</w:t>
      </w:r>
      <w:r>
        <w:t>而如果缺乏这种情感理解和表达能力，就很难指望计算机具有类似人一样的智能，也很难期望人机交互做到真正的和谐与自然。情感计算（</w:t>
      </w:r>
      <w:r>
        <w:t>Affective Computting</w:t>
      </w:r>
      <w:r>
        <w:t>）就是</w:t>
      </w:r>
      <w:r>
        <w:rPr>
          <w:rFonts w:hint="eastAsia"/>
        </w:rPr>
        <w:t>研究</w:t>
      </w:r>
      <w:r>
        <w:t>如何赋予计算机类似于人一样的观察、理解和生成各种情感特征的能力，最终使计算机像人一样能进行自然、亲切和生动的交互</w:t>
      </w:r>
      <w:r w:rsidRPr="00EB7CB1">
        <w:rPr>
          <w:vertAlign w:val="superscript"/>
        </w:rPr>
        <w:t>[2]</w:t>
      </w:r>
      <w:r>
        <w:t>。</w:t>
      </w:r>
    </w:p>
    <w:p w14:paraId="04F02939" w14:textId="77777777" w:rsidR="00A20A63" w:rsidRDefault="001C2EF9" w:rsidP="00807134">
      <w:pPr>
        <w:ind w:firstLine="480"/>
      </w:pPr>
      <w:r>
        <w:t>情感语音合成是情感计算与语音合成相结合的产物，借助情感计算的概念，从携带已知情感状态的语音信号中分析情感与语音的关联，并将这些情感特征运用于语音合成过程，从而获得具有丰富语气变化、能够模拟人类情感的自然、友好的合成语音。目前的语音合成技术，通常</w:t>
      </w:r>
      <w:proofErr w:type="gramStart"/>
      <w:r>
        <w:t>指文语转换</w:t>
      </w:r>
      <w:proofErr w:type="gramEnd"/>
      <w:r>
        <w:t>（</w:t>
      </w:r>
      <w:r>
        <w:t>Text-</w:t>
      </w:r>
      <w:r>
        <w:rPr>
          <w:rFonts w:hint="eastAsia"/>
        </w:rPr>
        <w:t>T</w:t>
      </w:r>
      <w:r>
        <w:t>o-</w:t>
      </w:r>
      <w:r>
        <w:rPr>
          <w:rFonts w:hint="eastAsia"/>
        </w:rPr>
        <w:t>S</w:t>
      </w:r>
      <w:r>
        <w:t>peech</w:t>
      </w:r>
      <w:r>
        <w:t>，</w:t>
      </w:r>
      <w:r>
        <w:t>TTS</w:t>
      </w:r>
      <w:r>
        <w:t>）技术，主要解决如何将文字信息转化为可听的声音信息。典型的语音合成系统，主要包含文本分析、韵律生成和合成语音三个模块</w:t>
      </w:r>
      <w:r w:rsidR="00930778">
        <w:rPr>
          <w:rFonts w:hint="eastAsia"/>
        </w:rPr>
        <w:t>（图</w:t>
      </w:r>
      <w:r w:rsidR="00930778">
        <w:rPr>
          <w:rFonts w:hint="eastAsia"/>
        </w:rPr>
        <w:t>1-1</w:t>
      </w:r>
      <w:r w:rsidR="00930778">
        <w:rPr>
          <w:rFonts w:hint="eastAsia"/>
        </w:rPr>
        <w:t>实线框）</w:t>
      </w:r>
      <w:r>
        <w:t>。文本分析模块实现对输入文本的语言学表达，包括</w:t>
      </w:r>
      <w:r w:rsidR="00F50E90">
        <w:rPr>
          <w:rFonts w:hint="eastAsia"/>
        </w:rPr>
        <w:t>分词、词性标注</w:t>
      </w:r>
      <w:r>
        <w:t>等操作</w:t>
      </w:r>
      <w:r w:rsidR="00141106">
        <w:rPr>
          <w:rFonts w:hint="eastAsia"/>
        </w:rPr>
        <w:t>；</w:t>
      </w:r>
      <w:r w:rsidR="00A106DB">
        <w:rPr>
          <w:rFonts w:hint="eastAsia"/>
        </w:rPr>
        <w:t>注音生成</w:t>
      </w:r>
      <w:r w:rsidR="00141106">
        <w:rPr>
          <w:rFonts w:hint="eastAsia"/>
        </w:rPr>
        <w:t>模块负责发音内容的符号化描述，韵律生成模块主要实现层级结构、重音、语调的韵律描述；合成语音模块则根据发音内容与韵律描述实现声学参数生成。情感语音合成系统在</w:t>
      </w:r>
      <w:r w:rsidR="00141106">
        <w:rPr>
          <w:rFonts w:hint="eastAsia"/>
        </w:rPr>
        <w:t>TTS</w:t>
      </w:r>
      <w:r w:rsidR="00141106">
        <w:rPr>
          <w:rFonts w:hint="eastAsia"/>
        </w:rPr>
        <w:t>基础上加入特定的情感信息，</w:t>
      </w:r>
      <w:r w:rsidR="00AC26A1">
        <w:rPr>
          <w:rFonts w:hint="eastAsia"/>
        </w:rPr>
        <w:t>使其也参与到声学参数的控制，实现</w:t>
      </w:r>
      <w:r w:rsidR="00AC26A1">
        <w:t>携带</w:t>
      </w:r>
      <w:r w:rsidR="00AC26A1">
        <w:rPr>
          <w:rFonts w:hint="eastAsia"/>
        </w:rPr>
        <w:t>特定</w:t>
      </w:r>
      <w:r w:rsidR="00AC26A1">
        <w:t>情感的</w:t>
      </w:r>
      <w:r w:rsidR="00AC26A1">
        <w:lastRenderedPageBreak/>
        <w:t>语音。</w:t>
      </w:r>
      <w:r w:rsidR="00AC26A1">
        <w:rPr>
          <w:rFonts w:hint="eastAsia"/>
        </w:rPr>
        <w:t>通常情况下，情感信息来源于离线实验对某些特定情感状态与语音信号的关联关系的分析总结。</w:t>
      </w:r>
    </w:p>
    <w:p w14:paraId="0C6A10E7" w14:textId="77777777" w:rsidR="00DA34D3" w:rsidRDefault="00A106DB" w:rsidP="000A5A6B">
      <w:pPr>
        <w:adjustRightInd/>
        <w:snapToGrid/>
        <w:spacing w:beforeLines="100" w:before="312" w:line="240" w:lineRule="auto"/>
        <w:ind w:firstLineChars="0" w:firstLine="0"/>
        <w:jc w:val="center"/>
      </w:pPr>
      <w:r>
        <w:rPr>
          <w:noProof/>
        </w:rPr>
        <w:drawing>
          <wp:inline distT="0" distB="0" distL="0" distR="0" wp14:anchorId="7B17A83E" wp14:editId="559E5E57">
            <wp:extent cx="4980861" cy="1238652"/>
            <wp:effectExtent l="0" t="0" r="0" b="0"/>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760" cy="1239373"/>
                    </a:xfrm>
                    <a:prstGeom prst="rect">
                      <a:avLst/>
                    </a:prstGeom>
                    <a:noFill/>
                  </pic:spPr>
                </pic:pic>
              </a:graphicData>
            </a:graphic>
          </wp:inline>
        </w:drawing>
      </w:r>
    </w:p>
    <w:p w14:paraId="5C17334D" w14:textId="77777777" w:rsidR="00930778" w:rsidRPr="001B1B33" w:rsidRDefault="00930778" w:rsidP="001B1B33">
      <w:pPr>
        <w:adjustRightInd/>
        <w:snapToGrid/>
        <w:ind w:firstLineChars="0" w:firstLine="0"/>
        <w:jc w:val="center"/>
        <w:rPr>
          <w:sz w:val="21"/>
        </w:rPr>
      </w:pPr>
      <w:r w:rsidRPr="001B1B33">
        <w:rPr>
          <w:rFonts w:hint="eastAsia"/>
          <w:sz w:val="21"/>
        </w:rPr>
        <w:t>图</w:t>
      </w:r>
      <w:r w:rsidRPr="001B1B33">
        <w:rPr>
          <w:rFonts w:hint="eastAsia"/>
          <w:sz w:val="21"/>
        </w:rPr>
        <w:t>1-1</w:t>
      </w:r>
      <w:r w:rsidR="001B1B33" w:rsidRPr="001B1B33">
        <w:rPr>
          <w:rFonts w:hint="eastAsia"/>
          <w:sz w:val="21"/>
        </w:rPr>
        <w:t xml:space="preserve"> </w:t>
      </w:r>
      <w:r w:rsidR="001B1B33" w:rsidRPr="001B1B33">
        <w:rPr>
          <w:rFonts w:hint="eastAsia"/>
          <w:sz w:val="21"/>
        </w:rPr>
        <w:t>情感语音合成系统基本框图</w:t>
      </w:r>
    </w:p>
    <w:p w14:paraId="0117F275" w14:textId="77777777" w:rsidR="00A20A63" w:rsidRPr="00277209" w:rsidRDefault="001B1B33" w:rsidP="00277209">
      <w:pPr>
        <w:adjustRightInd/>
        <w:snapToGrid/>
        <w:ind w:firstLineChars="0" w:firstLine="0"/>
        <w:jc w:val="center"/>
        <w:rPr>
          <w:sz w:val="21"/>
        </w:rPr>
      </w:pPr>
      <w:r w:rsidRPr="001B1B33">
        <w:rPr>
          <w:rFonts w:hint="eastAsia"/>
          <w:sz w:val="21"/>
        </w:rPr>
        <w:t>Fig</w:t>
      </w:r>
      <w:r>
        <w:rPr>
          <w:rFonts w:hint="eastAsia"/>
          <w:sz w:val="21"/>
        </w:rPr>
        <w:t>.</w:t>
      </w:r>
      <w:r w:rsidRPr="001B1B33">
        <w:rPr>
          <w:rFonts w:hint="eastAsia"/>
          <w:sz w:val="21"/>
        </w:rPr>
        <w:t xml:space="preserve"> 1-1 </w:t>
      </w:r>
      <w:proofErr w:type="gramStart"/>
      <w:r w:rsidRPr="001B1B33">
        <w:rPr>
          <w:rFonts w:hint="eastAsia"/>
          <w:sz w:val="21"/>
        </w:rPr>
        <w:t>The</w:t>
      </w:r>
      <w:proofErr w:type="gramEnd"/>
      <w:r w:rsidRPr="001B1B33">
        <w:rPr>
          <w:rFonts w:hint="eastAsia"/>
          <w:sz w:val="21"/>
        </w:rPr>
        <w:t xml:space="preserve"> basic framework of expressive speech synthesis system</w:t>
      </w:r>
    </w:p>
    <w:p w14:paraId="0EBD320C" w14:textId="77777777" w:rsidR="00A20A63" w:rsidRDefault="001C2EF9">
      <w:pPr>
        <w:ind w:firstLine="480"/>
      </w:pPr>
      <w:r>
        <w:t>目前</w:t>
      </w:r>
      <w:r w:rsidR="00264504">
        <w:rPr>
          <w:rFonts w:hint="eastAsia"/>
        </w:rPr>
        <w:t>，情感语音合成存在的问题主要有</w:t>
      </w:r>
      <w:r w:rsidR="00360E89">
        <w:rPr>
          <w:rFonts w:hint="eastAsia"/>
        </w:rPr>
        <w:t>：</w:t>
      </w:r>
      <w:r w:rsidR="00F00DF7">
        <w:rPr>
          <w:rFonts w:hint="eastAsia"/>
        </w:rPr>
        <w:t>当前</w:t>
      </w:r>
      <w:r w:rsidR="00F00DF7">
        <w:t>该领域</w:t>
      </w:r>
      <w:r>
        <w:t>的研究主要集中在情感如何在语音中表达</w:t>
      </w:r>
      <w:r>
        <w:rPr>
          <w:rFonts w:hint="eastAsia"/>
        </w:rPr>
        <w:t>，而对于情感状态本身的描述问题则关注不够。在语音学的研究中，情感</w:t>
      </w:r>
      <w:r>
        <w:t>通常被简化为几个离散的基本类别或两到三维的超低维空间，</w:t>
      </w:r>
      <w:r>
        <w:rPr>
          <w:rFonts w:hint="eastAsia"/>
        </w:rPr>
        <w:t>这对于刻画具有时变特性的语音信号中的情感的发生与衍化显然是不够的，言语中</w:t>
      </w:r>
      <w:r>
        <w:t>的情感内容和感情方式是极为丰富的，各种情感之间还存在相互渗透、相互作用、相互转化的关联关系</w:t>
      </w:r>
      <w:r>
        <w:rPr>
          <w:rFonts w:hint="eastAsia"/>
        </w:rPr>
        <w:t>。而另一方面，当前的情感描述模型直接用于情感语音的研究时，还面临着</w:t>
      </w:r>
      <w:r>
        <w:t>情感类别与语音信号的变化之间映射关系不明显</w:t>
      </w:r>
      <w:r>
        <w:rPr>
          <w:rFonts w:hint="eastAsia"/>
        </w:rPr>
        <w:t>或者难以发现一一对应的映射关系，尤其</w:t>
      </w:r>
      <w:r>
        <w:t>对于处理某些复杂而微妙的情感</w:t>
      </w:r>
      <w:r>
        <w:rPr>
          <w:rFonts w:hint="eastAsia"/>
        </w:rPr>
        <w:t>，</w:t>
      </w:r>
      <w:r>
        <w:t>当前的情感描述方法则显得过于单一</w:t>
      </w:r>
      <w:r>
        <w:rPr>
          <w:rFonts w:hint="eastAsia"/>
        </w:rPr>
        <w:t>、刻画</w:t>
      </w:r>
      <w:r>
        <w:t>不够细腻</w:t>
      </w:r>
      <w:r>
        <w:rPr>
          <w:rFonts w:hint="eastAsia"/>
        </w:rPr>
        <w:t>。</w:t>
      </w:r>
      <w:r>
        <w:t>现有研究中对于言语中的情感的认识</w:t>
      </w:r>
      <w:r>
        <w:rPr>
          <w:rFonts w:hint="eastAsia"/>
        </w:rPr>
        <w:t>与</w:t>
      </w:r>
      <w:r>
        <w:t>刻画的不足</w:t>
      </w:r>
      <w:r>
        <w:rPr>
          <w:rFonts w:hint="eastAsia"/>
        </w:rPr>
        <w:t>，要求我们一方面借鉴心理学等相关领域成熟的研究成果，同时更为重要的是，要结合自身专业特色，探寻真正适合言语工程应用的情感的理论机制与描述模型。具体而言，新的情感刻画方案应考虑言语中情感的时变特性，而非某些离散的、静止的状态；还应考虑情感的多面性和复杂性，情感的产生受来自于社会、环境和过去经验等多方面因素的影响，同时会引起认知、心理、生理和行为等一系列的机体变化；除此之外，还应考虑不同方面的情感信息如何建模，如何量化且可计算，它们与语音学表达之间是否存在显性的关联关系等。综合这些问题，我们从人类产生</w:t>
      </w:r>
      <w:r>
        <w:t>情感语音的过程出发</w:t>
      </w:r>
      <w:r>
        <w:rPr>
          <w:rFonts w:hint="eastAsia"/>
        </w:rPr>
        <w:t>，</w:t>
      </w:r>
      <w:r w:rsidR="000B3F87">
        <w:rPr>
          <w:rFonts w:hint="eastAsia"/>
        </w:rPr>
        <w:t>结合认知科学的研究成果，</w:t>
      </w:r>
      <w:r w:rsidR="00F00DF7">
        <w:rPr>
          <w:rFonts w:hint="eastAsia"/>
        </w:rPr>
        <w:t>分析归纳出</w:t>
      </w:r>
      <w:r>
        <w:rPr>
          <w:rFonts w:hint="eastAsia"/>
        </w:rPr>
        <w:t>言语中情感的生成及衍化</w:t>
      </w:r>
      <w:r w:rsidR="0073436A">
        <w:rPr>
          <w:rFonts w:hint="eastAsia"/>
        </w:rPr>
        <w:t>过程</w:t>
      </w:r>
      <w:r>
        <w:rPr>
          <w:rFonts w:hint="eastAsia"/>
        </w:rPr>
        <w:t>；</w:t>
      </w:r>
      <w:r w:rsidR="0073436A">
        <w:rPr>
          <w:rFonts w:hint="eastAsia"/>
        </w:rPr>
        <w:t>以此为基础</w:t>
      </w:r>
      <w:r>
        <w:rPr>
          <w:rFonts w:hint="eastAsia"/>
        </w:rPr>
        <w:t>，</w:t>
      </w:r>
      <w:r>
        <w:t>从认知、心理、生理和发音等不同角度给出情感的多视角描述模型</w:t>
      </w:r>
      <w:r>
        <w:rPr>
          <w:rFonts w:hint="eastAsia"/>
        </w:rPr>
        <w:t>，</w:t>
      </w:r>
      <w:r>
        <w:t>对情感进行全面</w:t>
      </w:r>
      <w:r>
        <w:rPr>
          <w:rFonts w:hint="eastAsia"/>
        </w:rPr>
        <w:t>、</w:t>
      </w:r>
      <w:r>
        <w:t>细腻</w:t>
      </w:r>
      <w:r>
        <w:rPr>
          <w:rFonts w:hint="eastAsia"/>
        </w:rPr>
        <w:t>、</w:t>
      </w:r>
      <w:r>
        <w:t>动态的刻画</w:t>
      </w:r>
      <w:r>
        <w:rPr>
          <w:rFonts w:hint="eastAsia"/>
        </w:rPr>
        <w:t>。</w:t>
      </w:r>
    </w:p>
    <w:p w14:paraId="0B35AB0A" w14:textId="77777777" w:rsidR="00A20A63" w:rsidRDefault="001C2EF9">
      <w:pPr>
        <w:ind w:firstLine="480"/>
      </w:pPr>
      <w:r>
        <w:rPr>
          <w:rFonts w:hint="eastAsia"/>
        </w:rPr>
        <w:t>另一方面，自然、完备的人机交互接口技术，需要情感语音合成系统应能够结合文本内容与场景因素进行情感的自动预测。场景对情感特征的影响，属于社会学研究的范畴，一些社会学家和教育工作者进行了较早和较详细的分析，从感性的世界观理解不同场景，分析人的意境与场景的融合，并阐述了表达方式的不同</w:t>
      </w:r>
      <w:r w:rsidRPr="00EB7CB1">
        <w:rPr>
          <w:vertAlign w:val="superscript"/>
        </w:rPr>
        <w:t>[1]</w:t>
      </w:r>
      <w:r>
        <w:rPr>
          <w:rFonts w:hint="eastAsia"/>
        </w:rPr>
        <w:t>。我们将研究对象设定为朗读语音，相比于自然口语是更为规整的语言形式，情感的表</w:t>
      </w:r>
      <w:r>
        <w:rPr>
          <w:rFonts w:hint="eastAsia"/>
        </w:rPr>
        <w:lastRenderedPageBreak/>
        <w:t>达也更稳定且可复制。在朗读语音背景下，场景的影响构成弱敏感环境因子</w:t>
      </w:r>
      <w:r w:rsidRPr="00EB7CB1">
        <w:rPr>
          <w:vertAlign w:val="superscript"/>
        </w:rPr>
        <w:t>[1]</w:t>
      </w:r>
      <w:r>
        <w:rPr>
          <w:rFonts w:hint="eastAsia"/>
        </w:rPr>
        <w:t>，背景音乐、环境以及发音人角色、面向的对象等都相对固定，因此，本文的研究中暂不考虑场景的影响，重点研究基于文本内容自动预测情感。从文本分析出情感并进行相应的语音学转换，能够使合成语音中的情感与文本内容一致，从而听感上更真实自然。文本的情感分析工作在自然语言处理领域有</w:t>
      </w:r>
      <w:proofErr w:type="gramStart"/>
      <w:r>
        <w:rPr>
          <w:rFonts w:hint="eastAsia"/>
        </w:rPr>
        <w:t>较多较</w:t>
      </w:r>
      <w:proofErr w:type="gramEnd"/>
      <w:r>
        <w:rPr>
          <w:rFonts w:hint="eastAsia"/>
        </w:rPr>
        <w:t>成熟的经验和技术可供借鉴，但是在当前情感语音合成的应用背景下，对文本的情感分析与计算提出新的要求和挑战。首先，言语中的情感是一个动态衍化的连续过程，与传统的文本分类的任务不同，在情感预测过程中应考虑不同情感状态间的相互影响和衍化关系，这就要求模型应支持时序衍化关系的刻画。其次，情感语音合成是一个融合了多个不同尺度特征的任务，尤其对于</w:t>
      </w:r>
      <w:proofErr w:type="gramStart"/>
      <w:r>
        <w:rPr>
          <w:rFonts w:hint="eastAsia"/>
        </w:rPr>
        <w:t>篇章级</w:t>
      </w:r>
      <w:proofErr w:type="gramEnd"/>
      <w:r>
        <w:rPr>
          <w:rFonts w:hint="eastAsia"/>
        </w:rPr>
        <w:t>的语音合成，除考虑单句的合成效果，还应考虑篇章中各句之间的关联关系，比如各句之间情感的延续性、篇章内部基调的一致性等，因此，模型还应支持多尺度特征之间关联关系的处理。除此之外，情感预测模型还应与情感描述模型相适应，例如：当采用情感的离散表示方式时，情感预测任务通常被建模为模式分类器；而采用维度表示方式时，情感预测任务则被建模为回归预测问题。当前情况下，我们的建模目标变为在言语情感生成及衍化</w:t>
      </w:r>
      <w:r w:rsidR="0073436A">
        <w:rPr>
          <w:rFonts w:hint="eastAsia"/>
        </w:rPr>
        <w:t>过程</w:t>
      </w:r>
      <w:r>
        <w:rPr>
          <w:rFonts w:hint="eastAsia"/>
        </w:rPr>
        <w:t>的约束下实现多视角情感信息的预测，模型为一个具有多个层面、每个层面具有多个维度支撑的立体空间，与之对应，采用具有多层非线性映射结构的深度神经网络作为基本结构，在此基础上加入衍化关系与层级关系约束网络结构，使模型支持情感动态衍化过程的刻画以及多尺度特征的融合。</w:t>
      </w:r>
    </w:p>
    <w:p w14:paraId="24EF51D9" w14:textId="77777777" w:rsidR="00A20A63" w:rsidRDefault="001C2EF9">
      <w:pPr>
        <w:ind w:firstLine="480"/>
      </w:pPr>
      <w:r>
        <w:rPr>
          <w:rFonts w:hint="eastAsia"/>
        </w:rPr>
        <w:t>综上所</w:t>
      </w:r>
      <w:r w:rsidR="0073436A">
        <w:rPr>
          <w:rFonts w:hint="eastAsia"/>
        </w:rPr>
        <w:t>述，本文主要解决两方面的问题：一、深化情感理论，完善情感描述体系</w:t>
      </w:r>
      <w:r>
        <w:rPr>
          <w:rFonts w:hint="eastAsia"/>
        </w:rPr>
        <w:t>，解决情感的准确、有效刻画和动态衍化过程的描述；二、建立融合不同影响因素和不同尺度特征的情感预测模型，解决情感的时序衍化特性和情感特征间相关性的建模。</w:t>
      </w:r>
    </w:p>
    <w:p w14:paraId="0C23BE4D" w14:textId="77777777" w:rsidR="00A20A63" w:rsidRDefault="001C2EF9">
      <w:pPr>
        <w:ind w:firstLine="480"/>
      </w:pPr>
      <w:r>
        <w:rPr>
          <w:rFonts w:hint="eastAsia"/>
        </w:rPr>
        <w:t>本文研究的意义在于：</w:t>
      </w:r>
      <w:r>
        <w:rPr>
          <w:rFonts w:hint="eastAsia"/>
        </w:rPr>
        <w:t>1</w:t>
      </w:r>
      <w:r>
        <w:rPr>
          <w:rFonts w:hint="eastAsia"/>
        </w:rPr>
        <w:t>）理论层面，弥补当前情感语音研究中对于言语情感认识与刻画的不足，深化和发展认知科学中关于言语情感产生的相关理论；</w:t>
      </w:r>
      <w:r>
        <w:rPr>
          <w:rFonts w:hint="eastAsia"/>
        </w:rPr>
        <w:t>2</w:t>
      </w:r>
      <w:r>
        <w:rPr>
          <w:rFonts w:hint="eastAsia"/>
        </w:rPr>
        <w:t>）技术层面，为提高合成语音的情感表现力和情感识别的准确性提供理论依据和技术手段；</w:t>
      </w:r>
      <w:r>
        <w:rPr>
          <w:rFonts w:hint="eastAsia"/>
        </w:rPr>
        <w:t>3</w:t>
      </w:r>
      <w:r>
        <w:rPr>
          <w:rFonts w:hint="eastAsia"/>
        </w:rPr>
        <w:t>）社会学层面，加深对于智能本质的理解与研究，推动人机交互、人工智能等相关产业的发展。</w:t>
      </w:r>
    </w:p>
    <w:p w14:paraId="52483E3D"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2" w:name="_Toc437135831"/>
      <w:r>
        <w:rPr>
          <w:rFonts w:eastAsia="黑体" w:hint="eastAsia"/>
          <w:color w:val="000000"/>
          <w:sz w:val="30"/>
          <w:szCs w:val="30"/>
          <w:shd w:val="clear" w:color="auto" w:fill="FFFFFF"/>
        </w:rPr>
        <w:t>1.2</w:t>
      </w:r>
      <w:r>
        <w:rPr>
          <w:rFonts w:eastAsia="黑体" w:hint="eastAsia"/>
          <w:color w:val="000000"/>
          <w:sz w:val="30"/>
          <w:szCs w:val="30"/>
          <w:shd w:val="clear" w:color="auto" w:fill="FFFFFF"/>
        </w:rPr>
        <w:t>研究现状</w:t>
      </w:r>
      <w:bookmarkEnd w:id="72"/>
    </w:p>
    <w:p w14:paraId="38889D70" w14:textId="77777777" w:rsidR="00A20A63" w:rsidRDefault="001C2EF9">
      <w:pPr>
        <w:pStyle w:val="33"/>
      </w:pPr>
      <w:bookmarkStart w:id="73" w:name="_Toc437135832"/>
      <w:r>
        <w:rPr>
          <w:rFonts w:hint="eastAsia"/>
        </w:rPr>
        <w:t xml:space="preserve">1.2.1 </w:t>
      </w:r>
      <w:r>
        <w:rPr>
          <w:rFonts w:hint="eastAsia"/>
        </w:rPr>
        <w:t>情感语音合成</w:t>
      </w:r>
      <w:bookmarkEnd w:id="73"/>
    </w:p>
    <w:p w14:paraId="6C0CA9CD" w14:textId="77777777" w:rsidR="00A20A63" w:rsidRDefault="001C2EF9">
      <w:pPr>
        <w:ind w:firstLine="480"/>
      </w:pPr>
      <w:r>
        <w:rPr>
          <w:rFonts w:hint="eastAsia"/>
        </w:rPr>
        <w:t>情感语音合成属于语音合成技术的一个分支，伴随着语音合成技术的发展以</w:t>
      </w:r>
      <w:r>
        <w:rPr>
          <w:rFonts w:hint="eastAsia"/>
        </w:rPr>
        <w:lastRenderedPageBreak/>
        <w:t>及人们对人机交互技术要求的不断提高，越来越多的国家和个人开始重视情感信息处理技术的研究。</w:t>
      </w:r>
    </w:p>
    <w:p w14:paraId="3CDB0EB1" w14:textId="77777777" w:rsidR="00541232" w:rsidRDefault="00541232" w:rsidP="00541232">
      <w:pPr>
        <w:ind w:firstLine="480"/>
      </w:pPr>
      <w:r>
        <w:t>情感语音合成的研究，主要</w:t>
      </w:r>
      <w:r>
        <w:rPr>
          <w:rFonts w:hint="eastAsia"/>
        </w:rPr>
        <w:t>涉及</w:t>
      </w:r>
      <w:r>
        <w:t>以下几个方面：</w:t>
      </w:r>
    </w:p>
    <w:p w14:paraId="3ACF6176" w14:textId="77777777" w:rsidR="00541232" w:rsidRDefault="00541232" w:rsidP="00541232">
      <w:pPr>
        <w:ind w:firstLine="480"/>
      </w:pPr>
      <w:r>
        <w:t>（</w:t>
      </w:r>
      <w:r>
        <w:t>1</w:t>
      </w:r>
      <w:r>
        <w:t>）情感生成机理与描述：情感生成机理的研究主要是在认知科学上探索大脑对信息的分析与处理的机理，解析大脑中情感概念的产生及衍化机制，并探索情感状态判定及与生理和行为之间的关系，为情感计算与情感语音合成的研究提供理论基础。人类情感的研究己经是一个非常古老的话题，心理学家、生理学家己经在这方面做了大量的工作，但目前关于情感的理论解释、情感如何表述等仍没有统一的定论。比如：在心理学上，就存在情感、情绪和表情等不同的概念表述</w:t>
      </w:r>
      <w:r>
        <w:rPr>
          <w:rFonts w:hint="eastAsia"/>
        </w:rPr>
        <w:t>，我们认为，它们均属于广义情感的研究范畴，描述了同一事物的不同方面，通常情况下，</w:t>
      </w:r>
      <w:r>
        <w:t>情绪是人对客观事物的态度和体验</w:t>
      </w:r>
      <w:r>
        <w:rPr>
          <w:rFonts w:hint="eastAsia"/>
        </w:rPr>
        <w:t>，</w:t>
      </w:r>
      <w:r>
        <w:t>情感则是就脑的活动而言</w:t>
      </w:r>
      <w:r>
        <w:rPr>
          <w:rFonts w:hint="eastAsia"/>
        </w:rPr>
        <w:t>，</w:t>
      </w:r>
      <w:r>
        <w:t>表情是指情感在有机体身上的外在表现</w:t>
      </w:r>
      <w:r w:rsidRPr="00EB7CB1">
        <w:rPr>
          <w:vertAlign w:val="superscript"/>
        </w:rPr>
        <w:t>[3]</w:t>
      </w:r>
      <w:r>
        <w:rPr>
          <w:rFonts w:hint="eastAsia"/>
        </w:rPr>
        <w:t>；</w:t>
      </w:r>
      <w:r>
        <w:t>在语言学上，则倾向于将情绪或情感与态度分开来对待</w:t>
      </w:r>
      <w:r>
        <w:rPr>
          <w:rFonts w:hint="eastAsia"/>
        </w:rPr>
        <w:t>，</w:t>
      </w:r>
      <w:r>
        <w:t>态度属于副语言学信息</w:t>
      </w:r>
      <w:r>
        <w:rPr>
          <w:rFonts w:hint="eastAsia"/>
        </w:rPr>
        <w:t>，</w:t>
      </w:r>
      <w:r>
        <w:t>而情感属于非语言学信息</w:t>
      </w:r>
      <w:r w:rsidRPr="00EB7CB1">
        <w:rPr>
          <w:vertAlign w:val="superscript"/>
        </w:rPr>
        <w:t>[</w:t>
      </w:r>
      <w:r>
        <w:rPr>
          <w:rFonts w:hint="eastAsia"/>
          <w:vertAlign w:val="superscript"/>
        </w:rPr>
        <w:t>4</w:t>
      </w:r>
      <w:r w:rsidRPr="00EB7CB1">
        <w:rPr>
          <w:vertAlign w:val="superscript"/>
        </w:rPr>
        <w:t>]</w:t>
      </w:r>
      <w:r>
        <w:rPr>
          <w:rFonts w:hint="eastAsia"/>
        </w:rPr>
        <w:t>。我们将态度作为</w:t>
      </w:r>
      <w:r>
        <w:t>认知</w:t>
      </w:r>
      <w:r>
        <w:rPr>
          <w:rFonts w:hint="eastAsia"/>
        </w:rPr>
        <w:t>评价</w:t>
      </w:r>
      <w:r>
        <w:t>的体现之一</w:t>
      </w:r>
      <w:r>
        <w:rPr>
          <w:rFonts w:hint="eastAsia"/>
        </w:rPr>
        <w:t>，</w:t>
      </w:r>
      <w:r>
        <w:t>将其归为广义情感概念的一部分</w:t>
      </w:r>
      <w:r>
        <w:rPr>
          <w:rFonts w:hint="eastAsia"/>
        </w:rPr>
        <w:t>。</w:t>
      </w:r>
    </w:p>
    <w:p w14:paraId="40DAB872" w14:textId="77777777" w:rsidR="00541232" w:rsidRDefault="00541232" w:rsidP="00541232">
      <w:pPr>
        <w:ind w:firstLine="480"/>
      </w:pPr>
      <w:r>
        <w:t>（</w:t>
      </w:r>
      <w:r>
        <w:t>2</w:t>
      </w:r>
      <w:r>
        <w:t>）情感语音数据库构建：情感语音数据库是进行情感语音分析、情感语音合成与语音情感识别的基础，为</w:t>
      </w:r>
      <w:r>
        <w:rPr>
          <w:rFonts w:hint="eastAsia"/>
        </w:rPr>
        <w:t>其提供分析数据、合成语料或模型训练语料以及测试用语音</w:t>
      </w:r>
      <w:r>
        <w:t>。情感语音数据库的建立涉及到心理学、生理学、统计学和计算机科学等多门学科的交叉，且受性别因素、种族因素、语言因素等多方面因素的影响，因此到目前为止，在世界范围内仍没有一个构建情感语音数据库的标准。从语料来源来分</w:t>
      </w:r>
      <w:r>
        <w:rPr>
          <w:rFonts w:hint="eastAsia"/>
        </w:rPr>
        <w:t>，</w:t>
      </w:r>
      <w:r>
        <w:t>情感语音分为自然语音（</w:t>
      </w:r>
      <w:r>
        <w:rPr>
          <w:rFonts w:hint="eastAsia"/>
        </w:rPr>
        <w:t>S</w:t>
      </w:r>
      <w:r>
        <w:t xml:space="preserve">pontaneous </w:t>
      </w:r>
      <w:r>
        <w:rPr>
          <w:rFonts w:hint="eastAsia"/>
        </w:rPr>
        <w:t>S</w:t>
      </w:r>
      <w:r>
        <w:t>peech</w:t>
      </w:r>
      <w:r>
        <w:t>）、表演语音（</w:t>
      </w:r>
      <w:r>
        <w:rPr>
          <w:rFonts w:hint="eastAsia"/>
        </w:rPr>
        <w:t>A</w:t>
      </w:r>
      <w:r>
        <w:t xml:space="preserve">cted </w:t>
      </w:r>
      <w:r>
        <w:rPr>
          <w:rFonts w:hint="eastAsia"/>
        </w:rPr>
        <w:t>S</w:t>
      </w:r>
      <w:r>
        <w:t>peech</w:t>
      </w:r>
      <w:r>
        <w:t>）和诱导语音（</w:t>
      </w:r>
      <w:r>
        <w:rPr>
          <w:rFonts w:hint="eastAsia"/>
        </w:rPr>
        <w:t>E</w:t>
      </w:r>
      <w:r>
        <w:t xml:space="preserve">licited </w:t>
      </w:r>
      <w:r>
        <w:rPr>
          <w:rFonts w:hint="eastAsia"/>
        </w:rPr>
        <w:t>S</w:t>
      </w:r>
      <w:r>
        <w:t>peech</w:t>
      </w:r>
      <w:r>
        <w:t>）三种，与之对应，情感语音数据的采集方式分为真实情感采集、模拟情感和诱导方式三种。据此，国内外很多研究机构建立了各自不同语言、不同类型、不同内容和不同规模的情感语音数据库。</w:t>
      </w:r>
    </w:p>
    <w:p w14:paraId="21E2B952" w14:textId="77777777" w:rsidR="00541232" w:rsidRDefault="00541232" w:rsidP="00541232">
      <w:pPr>
        <w:ind w:firstLine="480"/>
      </w:pPr>
      <w:r>
        <w:t>（</w:t>
      </w:r>
      <w:r>
        <w:t>3</w:t>
      </w:r>
      <w:r>
        <w:t>）情感声学特征分析：情感声学特征分析是研究情感语音合成与语音情感辨识的前提，也是决定情感语音合成效果的关键因素与技术难点之一。具有丰富情感的语音与中性语音</w:t>
      </w:r>
      <w:r>
        <w:rPr>
          <w:rFonts w:hint="eastAsia"/>
        </w:rPr>
        <w:t>的差别</w:t>
      </w:r>
      <w:r>
        <w:t>，表现于音高、音长、音量和音色等各个方面。情感声学特征分析就是</w:t>
      </w:r>
      <w:r>
        <w:rPr>
          <w:rFonts w:hint="eastAsia"/>
        </w:rPr>
        <w:t>研究</w:t>
      </w:r>
      <w:r>
        <w:t>表征不同情感状态的声学特征参数，发现并建立情感与声学特征间的关联关系。研究主要</w:t>
      </w:r>
      <w:r>
        <w:rPr>
          <w:rFonts w:hint="eastAsia"/>
        </w:rPr>
        <w:t>分</w:t>
      </w:r>
      <w:r>
        <w:t>两类声学参数：一类是与韵律相关的超音段参数，如基频、时长、能量等，情感在语音上的表现主要体现在韵律上；除此之外，音质也对情感表达起一定作用，音质主要由反应发音时声门波形状变化的音段参数决定，如谱倾斜（</w:t>
      </w:r>
      <w:r>
        <w:rPr>
          <w:rFonts w:hint="eastAsia"/>
        </w:rPr>
        <w:t>S</w:t>
      </w:r>
      <w:r>
        <w:t xml:space="preserve">pectral </w:t>
      </w:r>
      <w:r>
        <w:rPr>
          <w:rFonts w:hint="eastAsia"/>
        </w:rPr>
        <w:t>T</w:t>
      </w:r>
      <w:r>
        <w:t>ilt</w:t>
      </w:r>
      <w:r>
        <w:t>）、声门波的</w:t>
      </w:r>
      <w:r>
        <w:t>NAQ</w:t>
      </w:r>
      <w:r>
        <w:t>（</w:t>
      </w:r>
      <w:r>
        <w:t>Normalized Amplitude Quotient</w:t>
      </w:r>
      <w:r>
        <w:t>）等。</w:t>
      </w:r>
    </w:p>
    <w:p w14:paraId="11EC3258" w14:textId="77777777" w:rsidR="00A20A63" w:rsidRDefault="00541232" w:rsidP="00541232">
      <w:pPr>
        <w:ind w:firstLine="480"/>
      </w:pPr>
      <w:r>
        <w:t>（</w:t>
      </w:r>
      <w:r>
        <w:t>4</w:t>
      </w:r>
      <w:r>
        <w:t>）情感语音合成方法：现有的合成情感语音的方法主要包含波形拼接、语音转换和统计参数合成三大类</w:t>
      </w:r>
      <w:r w:rsidRPr="00EB7CB1">
        <w:rPr>
          <w:vertAlign w:val="superscript"/>
        </w:rPr>
        <w:t>[5]</w:t>
      </w:r>
      <w:r>
        <w:t>。波形拼接方法通过录制大规模情感语料库，收集不同情感类型的语音</w:t>
      </w:r>
      <w:r>
        <w:rPr>
          <w:rFonts w:hint="eastAsia"/>
        </w:rPr>
        <w:t>，</w:t>
      </w:r>
      <w:r>
        <w:t>合成时从相应的情感语料库调取相应的语音片段，通过拼接</w:t>
      </w:r>
      <w:r>
        <w:lastRenderedPageBreak/>
        <w:t>得到保留了原始录音语气的语音。语音转换方法通过分析不同情感类型的语音相对于中性语音在声学参数上的变化规律，对预先合成的中性语音进行调整转换得到新的情感语音。统计参数合成基于</w:t>
      </w:r>
      <w:proofErr w:type="gramStart"/>
      <w:r>
        <w:t>隐</w:t>
      </w:r>
      <w:proofErr w:type="gramEnd"/>
      <w:r>
        <w:t>马尔科夫模型（</w:t>
      </w:r>
      <w:r>
        <w:t>Hidden Markov Models</w:t>
      </w:r>
      <w:r>
        <w:t>，</w:t>
      </w:r>
      <w:r>
        <w:t>HMM</w:t>
      </w:r>
      <w:r>
        <w:t>）等统计模型，对不同情感的语音进行参数化表征和声学建模，并以此为基础进行情感语音的声学预测，合成携带不同情感的语音。目前三种方法各有优劣</w:t>
      </w:r>
      <w:r>
        <w:rPr>
          <w:rFonts w:hint="eastAsia"/>
        </w:rPr>
        <w:t>，</w:t>
      </w:r>
      <w:r>
        <w:t>通过波形拼接方法得当的情感语音，自然度优于其他方法</w:t>
      </w:r>
      <w:r>
        <w:rPr>
          <w:rFonts w:hint="eastAsia"/>
        </w:rPr>
        <w:t>，</w:t>
      </w:r>
      <w:r>
        <w:t>但可合成情感类型受限于情感语料库现有的情感类型，扩展性差，且合成效果依赖于大规模语料库，建库成本高昂</w:t>
      </w:r>
      <w:r>
        <w:rPr>
          <w:rFonts w:hint="eastAsia"/>
        </w:rPr>
        <w:t>；</w:t>
      </w:r>
      <w:r>
        <w:t>语音转换方法依托于情感声学特征分析的研究，虽然观察到一些情感与声学参数变化相关联的指向性线索，但由于情感表现的多样性和复杂性，导致了情感声学参数的数值分布多呈现较大的离散特性</w:t>
      </w:r>
      <w:r>
        <w:rPr>
          <w:rFonts w:hint="eastAsia"/>
        </w:rPr>
        <w:t>；</w:t>
      </w:r>
      <w:r>
        <w:t>统计参数合成方法可以在短时间内自动构建一个新的合成系统，基本不需人工干预</w:t>
      </w:r>
      <w:r>
        <w:rPr>
          <w:rFonts w:hint="eastAsia"/>
        </w:rPr>
        <w:t>，</w:t>
      </w:r>
      <w:r>
        <w:t>对于数据的需求量也少于波形拼接的方法，合成情感类型也较前两种方法灵活</w:t>
      </w:r>
      <w:r>
        <w:rPr>
          <w:rFonts w:hint="eastAsia"/>
        </w:rPr>
        <w:t>，</w:t>
      </w:r>
      <w:r>
        <w:t>但是由于</w:t>
      </w:r>
      <w:r>
        <w:t>HMM</w:t>
      </w:r>
      <w:r>
        <w:t>产生的频谱和韵律模型过于平滑，使频谱和韵律模式上的细节丢失，影响其合成语音的自然度。</w:t>
      </w:r>
    </w:p>
    <w:p w14:paraId="2D540C3F" w14:textId="77777777" w:rsidR="00A20A63" w:rsidRDefault="001C2EF9">
      <w:pPr>
        <w:ind w:firstLine="480"/>
      </w:pPr>
      <w:r>
        <w:rPr>
          <w:rFonts w:hint="eastAsia"/>
        </w:rPr>
        <w:t>2000</w:t>
      </w:r>
      <w:r>
        <w:rPr>
          <w:rFonts w:hint="eastAsia"/>
        </w:rPr>
        <w:t>年，</w:t>
      </w:r>
      <w:r>
        <w:rPr>
          <w:rFonts w:hint="eastAsia"/>
        </w:rPr>
        <w:t>ISCA</w:t>
      </w:r>
      <w:r>
        <w:rPr>
          <w:rFonts w:hint="eastAsia"/>
        </w:rPr>
        <w:t>在北爱尔兰的贝尔法斯特召开了一个称为“语音与情感：研究的概念框架”的研讨会，第一次把致力于情感与语音研究的学者聚集在一起，大会丰富的成果指明之后情感语音的研究将沿两条线前进</w:t>
      </w:r>
      <w:r w:rsidRPr="00EB7CB1">
        <w:rPr>
          <w:vertAlign w:val="superscript"/>
        </w:rPr>
        <w:t>[13]</w:t>
      </w:r>
      <w:r>
        <w:rPr>
          <w:rFonts w:hint="eastAsia"/>
        </w:rPr>
        <w:t>：一、语音表达与情感对应关系的描述；二、情感状态本身的描述。这之后，一些新的研究方法均围绕着这两条路线展开。在合成方法上，日本</w:t>
      </w:r>
      <w:r>
        <w:rPr>
          <w:rFonts w:hint="eastAsia"/>
        </w:rPr>
        <w:t>ATR</w:t>
      </w:r>
      <w:r>
        <w:rPr>
          <w:rFonts w:hint="eastAsia"/>
        </w:rPr>
        <w:t>提出了一种基于语料库的情感语音合成方法，通过在具有不同情感的语料库间进行切换挑选合适的单元并采用波形拼接的方法合成情感语音</w:t>
      </w:r>
      <w:r>
        <w:rPr>
          <w:vertAlign w:val="superscript"/>
        </w:rPr>
        <w:t>[1</w:t>
      </w:r>
      <w:r>
        <w:rPr>
          <w:rFonts w:hint="eastAsia"/>
          <w:vertAlign w:val="superscript"/>
        </w:rPr>
        <w:t>4</w:t>
      </w:r>
      <w:r>
        <w:rPr>
          <w:vertAlign w:val="superscript"/>
        </w:rPr>
        <w:t>]</w:t>
      </w:r>
      <w:r>
        <w:rPr>
          <w:rFonts w:hint="eastAsia"/>
        </w:rPr>
        <w:t>。东京工业大学的</w:t>
      </w:r>
      <w:r>
        <w:t>Yamagishi</w:t>
      </w:r>
      <w:r>
        <w:t>等人基于统计参数合成方法</w:t>
      </w:r>
      <w:r>
        <w:rPr>
          <w:rFonts w:hint="eastAsia"/>
        </w:rPr>
        <w:t>，</w:t>
      </w:r>
      <w:r>
        <w:t>采用模型插值的方法合成两种不同发音风格间的中间风格</w:t>
      </w:r>
      <w:r>
        <w:rPr>
          <w:rFonts w:hint="eastAsia"/>
        </w:rPr>
        <w:t>的语音，还通过模型适应的方法实现基于小规模语料库的情感合成</w:t>
      </w:r>
      <w:r>
        <w:rPr>
          <w:vertAlign w:val="superscript"/>
        </w:rPr>
        <w:t>[1</w:t>
      </w:r>
      <w:r>
        <w:rPr>
          <w:rFonts w:hint="eastAsia"/>
          <w:vertAlign w:val="superscript"/>
        </w:rPr>
        <w:t>5</w:t>
      </w:r>
      <w:r>
        <w:rPr>
          <w:vertAlign w:val="superscript"/>
        </w:rPr>
        <w:t>]</w:t>
      </w:r>
      <w:r>
        <w:rPr>
          <w:rFonts w:hint="eastAsia"/>
        </w:rPr>
        <w:t>。近年来，随着深度学习的再度兴起，深层神经网络也被用于声学建模</w:t>
      </w:r>
      <w:r w:rsidRPr="00EB7CB1">
        <w:rPr>
          <w:vertAlign w:val="superscript"/>
        </w:rPr>
        <w:t>[16</w:t>
      </w:r>
      <w:r>
        <w:rPr>
          <w:rFonts w:hint="eastAsia"/>
          <w:vertAlign w:val="superscript"/>
        </w:rPr>
        <w:t>,</w:t>
      </w:r>
      <w:r w:rsidRPr="00EB7CB1">
        <w:rPr>
          <w:vertAlign w:val="superscript"/>
        </w:rPr>
        <w:t>17]</w:t>
      </w:r>
      <w:r>
        <w:rPr>
          <w:rFonts w:hint="eastAsia"/>
        </w:rPr>
        <w:t>、韵律预测</w:t>
      </w:r>
      <w:r w:rsidRPr="00EB7CB1">
        <w:rPr>
          <w:vertAlign w:val="superscript"/>
        </w:rPr>
        <w:t>[18</w:t>
      </w:r>
      <w:r>
        <w:rPr>
          <w:rFonts w:hint="eastAsia"/>
          <w:vertAlign w:val="superscript"/>
        </w:rPr>
        <w:t>,</w:t>
      </w:r>
      <w:r w:rsidRPr="00EB7CB1">
        <w:rPr>
          <w:vertAlign w:val="superscript"/>
        </w:rPr>
        <w:t>19]</w:t>
      </w:r>
      <w:r>
        <w:rPr>
          <w:rFonts w:hint="eastAsia"/>
        </w:rPr>
        <w:t>、语音转换</w:t>
      </w:r>
      <w:r w:rsidRPr="00EB7CB1">
        <w:rPr>
          <w:vertAlign w:val="superscript"/>
        </w:rPr>
        <w:t>[20</w:t>
      </w:r>
      <w:r>
        <w:rPr>
          <w:rFonts w:hint="eastAsia"/>
          <w:vertAlign w:val="superscript"/>
        </w:rPr>
        <w:t>,</w:t>
      </w:r>
      <w:r w:rsidRPr="00EB7CB1">
        <w:rPr>
          <w:vertAlign w:val="superscript"/>
        </w:rPr>
        <w:t>21]</w:t>
      </w:r>
      <w:r>
        <w:rPr>
          <w:rFonts w:hint="eastAsia"/>
        </w:rPr>
        <w:t>等情感语音合成的相关方面，由于深层神经网络强大的非线性学习能力，缓解了</w:t>
      </w:r>
      <w:r>
        <w:rPr>
          <w:rFonts w:hint="eastAsia"/>
        </w:rPr>
        <w:t>HMM</w:t>
      </w:r>
      <w:r>
        <w:rPr>
          <w:rFonts w:hint="eastAsia"/>
        </w:rPr>
        <w:t>模型对于参数细节刻画的缺失，进一步提升了合成语音的效果。在情感描述方面，</w:t>
      </w:r>
      <w:r>
        <w:rPr>
          <w:rFonts w:hint="eastAsia"/>
        </w:rPr>
        <w:t>Cowie</w:t>
      </w:r>
      <w:r>
        <w:rPr>
          <w:rFonts w:hint="eastAsia"/>
        </w:rPr>
        <w:t>和</w:t>
      </w:r>
      <w:r>
        <w:rPr>
          <w:rFonts w:hint="eastAsia"/>
        </w:rPr>
        <w:t>Cornelius</w:t>
      </w:r>
      <w:r>
        <w:rPr>
          <w:rFonts w:hint="eastAsia"/>
        </w:rPr>
        <w:t>专门对语音中的情感特点进行分析，提出了情感的广义描述、结构化描述以及时序描述等建模方面的新要求</w:t>
      </w:r>
      <w:r w:rsidRPr="00EB7CB1">
        <w:rPr>
          <w:vertAlign w:val="superscript"/>
        </w:rPr>
        <w:t>[22]</w:t>
      </w:r>
      <w:r>
        <w:rPr>
          <w:rFonts w:hint="eastAsia"/>
        </w:rPr>
        <w:t>。在这一趋势的影响下，以</w:t>
      </w:r>
      <w:r>
        <w:rPr>
          <w:rFonts w:hint="eastAsia"/>
        </w:rPr>
        <w:t>Scherer</w:t>
      </w:r>
      <w:r>
        <w:rPr>
          <w:rFonts w:hint="eastAsia"/>
        </w:rPr>
        <w:t>的成分过程模型（</w:t>
      </w:r>
      <w:r>
        <w:rPr>
          <w:rFonts w:hint="eastAsia"/>
        </w:rPr>
        <w:t>Component Process Model</w:t>
      </w:r>
      <w:r>
        <w:rPr>
          <w:rFonts w:hint="eastAsia"/>
        </w:rPr>
        <w:t>，</w:t>
      </w:r>
      <w:r>
        <w:rPr>
          <w:rFonts w:hint="eastAsia"/>
        </w:rPr>
        <w:t>CPM</w:t>
      </w:r>
      <w:r>
        <w:rPr>
          <w:rFonts w:hint="eastAsia"/>
        </w:rPr>
        <w:t>）</w:t>
      </w:r>
      <w:r w:rsidRPr="00EB7CB1">
        <w:rPr>
          <w:vertAlign w:val="superscript"/>
        </w:rPr>
        <w:t>[23]</w:t>
      </w:r>
      <w:r>
        <w:rPr>
          <w:rFonts w:hint="eastAsia"/>
        </w:rPr>
        <w:t>为代表的认知模型得到越来越多的情感语音以及情感计算研究者的青睐，情感的描述从之前的静态、片面、离散的表示方式向动态、全面和连续的方式过渡。</w:t>
      </w:r>
    </w:p>
    <w:p w14:paraId="0C66A229" w14:textId="77777777" w:rsidR="00A20A63" w:rsidRDefault="001C2EF9">
      <w:pPr>
        <w:ind w:firstLine="480"/>
      </w:pPr>
      <w:r>
        <w:rPr>
          <w:rFonts w:hint="eastAsia"/>
        </w:rPr>
        <w:t>同时，越来越多的语音合成研究者开始研究情感的自动预测或生成。</w:t>
      </w:r>
      <w:r>
        <w:t>Alm</w:t>
      </w:r>
      <w:r>
        <w:rPr>
          <w:rFonts w:hint="eastAsia"/>
        </w:rPr>
        <w:t>等人为提升儿童童话故事合成器的表现力，在合成系统前端加入基于机器学习方法的文本倾向性检测模块，用以指导后续的声学信号调整</w:t>
      </w:r>
      <w:r w:rsidRPr="00EB7CB1">
        <w:rPr>
          <w:vertAlign w:val="superscript"/>
        </w:rPr>
        <w:t>[2</w:t>
      </w:r>
      <w:r>
        <w:rPr>
          <w:rFonts w:hint="eastAsia"/>
          <w:vertAlign w:val="superscript"/>
        </w:rPr>
        <w:t>4</w:t>
      </w:r>
      <w:r w:rsidRPr="00EB7CB1">
        <w:rPr>
          <w:vertAlign w:val="superscript"/>
        </w:rPr>
        <w:t>]</w:t>
      </w:r>
      <w:r>
        <w:rPr>
          <w:rFonts w:hint="eastAsia"/>
        </w:rPr>
        <w:t>。吴志勇和他的同事借助</w:t>
      </w:r>
      <w:r>
        <w:rPr>
          <w:rFonts w:hint="eastAsia"/>
        </w:rPr>
        <w:t>PAD</w:t>
      </w:r>
      <w:r>
        <w:rPr>
          <w:rFonts w:hint="eastAsia"/>
        </w:rPr>
        <w:t>（</w:t>
      </w:r>
      <w:r>
        <w:t>Pleasure-Arousal-Dominance</w:t>
      </w:r>
      <w:r>
        <w:rPr>
          <w:rFonts w:hint="eastAsia"/>
        </w:rPr>
        <w:t>）情感三维模型分别对文本语义不同尺度的情感</w:t>
      </w:r>
      <w:r>
        <w:rPr>
          <w:rFonts w:hint="eastAsia"/>
        </w:rPr>
        <w:lastRenderedPageBreak/>
        <w:t>信息进行描述和预测，如：</w:t>
      </w:r>
      <w:r>
        <w:t>Pleasure</w:t>
      </w:r>
      <w:r>
        <w:rPr>
          <w:rFonts w:hint="eastAsia"/>
        </w:rPr>
        <w:t>和</w:t>
      </w:r>
      <w:r>
        <w:t>Arousal</w:t>
      </w:r>
      <w:r>
        <w:t>两维基于词义描述较低尺度的韵律词的情感表达</w:t>
      </w:r>
      <w:r>
        <w:rPr>
          <w:rFonts w:hint="eastAsia"/>
        </w:rPr>
        <w:t>，</w:t>
      </w:r>
      <w:r>
        <w:t>Dominance</w:t>
      </w:r>
      <w:r>
        <w:rPr>
          <w:rFonts w:hint="eastAsia"/>
        </w:rPr>
        <w:t>维基于对话行为描述</w:t>
      </w:r>
      <w:proofErr w:type="gramStart"/>
      <w:r>
        <w:rPr>
          <w:rFonts w:hint="eastAsia"/>
        </w:rPr>
        <w:t>句子级</w:t>
      </w:r>
      <w:proofErr w:type="gramEnd"/>
      <w:r>
        <w:rPr>
          <w:rFonts w:hint="eastAsia"/>
        </w:rPr>
        <w:t>的整体发音，并基于此种设定分别对不同尺度的声学特征进行局部和整体的非线性转换，在</w:t>
      </w:r>
      <w:proofErr w:type="gramStart"/>
      <w:r>
        <w:rPr>
          <w:rFonts w:hint="eastAsia"/>
        </w:rPr>
        <w:t>一</w:t>
      </w:r>
      <w:proofErr w:type="gramEnd"/>
      <w:r>
        <w:rPr>
          <w:rFonts w:hint="eastAsia"/>
        </w:rPr>
        <w:t>中文旅游信息口语对话系统上取得了不错的实验效果</w:t>
      </w:r>
      <w:r w:rsidRPr="00EB7CB1">
        <w:rPr>
          <w:vertAlign w:val="superscript"/>
        </w:rPr>
        <w:t>[</w:t>
      </w:r>
      <w:r>
        <w:rPr>
          <w:rFonts w:hint="eastAsia"/>
          <w:vertAlign w:val="superscript"/>
        </w:rPr>
        <w:t>25</w:t>
      </w:r>
      <w:r w:rsidRPr="00EB7CB1">
        <w:rPr>
          <w:vertAlign w:val="superscript"/>
        </w:rPr>
        <w:t>]</w:t>
      </w:r>
      <w:r>
        <w:rPr>
          <w:rFonts w:hint="eastAsia"/>
        </w:rPr>
        <w:t>。</w:t>
      </w:r>
    </w:p>
    <w:p w14:paraId="5867A721" w14:textId="77777777" w:rsidR="00A20A63" w:rsidRDefault="001C2EF9">
      <w:pPr>
        <w:ind w:firstLine="480"/>
      </w:pPr>
      <w:r>
        <w:rPr>
          <w:rFonts w:hint="eastAsia"/>
        </w:rPr>
        <w:t>目前，国际上研究情感语音比较活跃的单位有：美国</w:t>
      </w:r>
      <w:r>
        <w:rPr>
          <w:rFonts w:hint="eastAsia"/>
        </w:rPr>
        <w:t>MIT</w:t>
      </w:r>
      <w:r>
        <w:rPr>
          <w:rFonts w:hint="eastAsia"/>
        </w:rPr>
        <w:t>媒体实验室、</w:t>
      </w:r>
      <w:r>
        <w:rPr>
          <w:rFonts w:hint="eastAsia"/>
        </w:rPr>
        <w:t>MIT</w:t>
      </w:r>
      <w:r>
        <w:rPr>
          <w:rFonts w:hint="eastAsia"/>
        </w:rPr>
        <w:t>人工智能实验室、</w:t>
      </w:r>
      <w:r>
        <w:rPr>
          <w:rFonts w:hint="eastAsia"/>
        </w:rPr>
        <w:t>CMU</w:t>
      </w:r>
      <w:r>
        <w:rPr>
          <w:rFonts w:hint="eastAsia"/>
        </w:rPr>
        <w:t>（</w:t>
      </w:r>
      <w:r>
        <w:t>Carnegie Mellon University</w:t>
      </w:r>
      <w:r>
        <w:rPr>
          <w:rFonts w:hint="eastAsia"/>
        </w:rPr>
        <w:t>）、英国爱丁堡大学、英国女王大学、瑞士日内瓦大学、日本</w:t>
      </w:r>
      <w:r>
        <w:rPr>
          <w:rFonts w:hint="eastAsia"/>
        </w:rPr>
        <w:t>ATR</w:t>
      </w:r>
      <w:r>
        <w:rPr>
          <w:rFonts w:hint="eastAsia"/>
        </w:rPr>
        <w:t>等。此外，微软、</w:t>
      </w:r>
      <w:r>
        <w:rPr>
          <w:rFonts w:hint="eastAsia"/>
        </w:rPr>
        <w:t>IBM</w:t>
      </w:r>
      <w:r>
        <w:rPr>
          <w:rFonts w:hint="eastAsia"/>
        </w:rPr>
        <w:t>、英国电信、索尼等公司也都相继成立了情感计算和智能交互的研究小组。国内，比较著名的单位有：中科院自动化所、中科院声学所、社科院语言所、清华大学、中国科技大学、哈尔滨工业大学以及东南大学等。中科院自动化所陶建华老师带领的团队，近期正在开展关于情感的多尺度时序建模的研究，重点研究时序上下文环境对于情感预测的影响以及情感特征之间的相互影响</w:t>
      </w:r>
      <w:r w:rsidRPr="00EB7CB1">
        <w:rPr>
          <w:vertAlign w:val="superscript"/>
        </w:rPr>
        <w:t>[2</w:t>
      </w:r>
      <w:r>
        <w:rPr>
          <w:rFonts w:hint="eastAsia"/>
          <w:vertAlign w:val="superscript"/>
        </w:rPr>
        <w:t>6</w:t>
      </w:r>
      <w:r w:rsidRPr="00EB7CB1">
        <w:rPr>
          <w:vertAlign w:val="superscript"/>
        </w:rPr>
        <w:t>]</w:t>
      </w:r>
      <w:r>
        <w:rPr>
          <w:rFonts w:hint="eastAsia"/>
        </w:rPr>
        <w:t>。社科院李爱军老师与天津大学党建武老师合作，共同推动情感表达的跨文化多模态研究</w:t>
      </w:r>
      <w:r w:rsidRPr="00EB7CB1">
        <w:rPr>
          <w:vertAlign w:val="superscript"/>
        </w:rPr>
        <w:t>[27]</w:t>
      </w:r>
      <w:r>
        <w:rPr>
          <w:rFonts w:hint="eastAsia"/>
        </w:rPr>
        <w:t>。清华大学蔡莲红老师的团队与中科院心理所合作，将人机交互技术与心理学、认知科学相结合，在情感语音合成领域开辟了新的探索道路</w:t>
      </w:r>
      <w:r>
        <w:rPr>
          <w:vertAlign w:val="superscript"/>
        </w:rPr>
        <w:t>[</w:t>
      </w:r>
      <w:r>
        <w:rPr>
          <w:rFonts w:hint="eastAsia"/>
          <w:vertAlign w:val="superscript"/>
        </w:rPr>
        <w:t>25</w:t>
      </w:r>
      <w:r>
        <w:rPr>
          <w:vertAlign w:val="superscript"/>
        </w:rPr>
        <w:t>,</w:t>
      </w:r>
      <w:r>
        <w:rPr>
          <w:rFonts w:hint="eastAsia"/>
          <w:vertAlign w:val="superscript"/>
        </w:rPr>
        <w:t>2</w:t>
      </w:r>
      <w:r>
        <w:rPr>
          <w:vertAlign w:val="superscript"/>
        </w:rPr>
        <w:t>8]</w:t>
      </w:r>
      <w:r>
        <w:rPr>
          <w:rFonts w:hint="eastAsia"/>
        </w:rPr>
        <w:t>。此外，东南大学的赵力老师</w:t>
      </w:r>
      <w:r>
        <w:rPr>
          <w:vertAlign w:val="superscript"/>
        </w:rPr>
        <w:t>[</w:t>
      </w:r>
      <w:r>
        <w:rPr>
          <w:rFonts w:hint="eastAsia"/>
          <w:vertAlign w:val="superscript"/>
        </w:rPr>
        <w:t>2</w:t>
      </w:r>
      <w:r>
        <w:rPr>
          <w:vertAlign w:val="superscript"/>
        </w:rPr>
        <w:t>9]</w:t>
      </w:r>
      <w:r>
        <w:rPr>
          <w:rFonts w:hint="eastAsia"/>
        </w:rPr>
        <w:t>、清华大学的徐明星老师</w:t>
      </w:r>
      <w:r>
        <w:rPr>
          <w:vertAlign w:val="superscript"/>
        </w:rPr>
        <w:t>[</w:t>
      </w:r>
      <w:r>
        <w:rPr>
          <w:rFonts w:hint="eastAsia"/>
          <w:vertAlign w:val="superscript"/>
        </w:rPr>
        <w:t>3</w:t>
      </w:r>
      <w:r>
        <w:rPr>
          <w:vertAlign w:val="superscript"/>
        </w:rPr>
        <w:t>0]</w:t>
      </w:r>
      <w:r>
        <w:rPr>
          <w:rFonts w:hint="eastAsia"/>
        </w:rPr>
        <w:t>、哈尔滨工业大学的韩继庆老师</w:t>
      </w:r>
      <w:r w:rsidRPr="00EB7CB1">
        <w:rPr>
          <w:vertAlign w:val="superscript"/>
        </w:rPr>
        <w:t>[31]</w:t>
      </w:r>
      <w:r>
        <w:rPr>
          <w:rFonts w:hint="eastAsia"/>
        </w:rPr>
        <w:t>和刘挺老师</w:t>
      </w:r>
      <w:r>
        <w:rPr>
          <w:vertAlign w:val="superscript"/>
        </w:rPr>
        <w:t>[</w:t>
      </w:r>
      <w:r>
        <w:rPr>
          <w:rFonts w:hint="eastAsia"/>
          <w:vertAlign w:val="superscript"/>
        </w:rPr>
        <w:t>32</w:t>
      </w:r>
      <w:r>
        <w:rPr>
          <w:vertAlign w:val="superscript"/>
        </w:rPr>
        <w:t>]</w:t>
      </w:r>
      <w:r>
        <w:rPr>
          <w:rFonts w:hint="eastAsia"/>
        </w:rPr>
        <w:t>等均在从事情感语音相关方向的研究。</w:t>
      </w:r>
    </w:p>
    <w:p w14:paraId="1B838B96" w14:textId="77777777" w:rsidR="00A20A63" w:rsidRDefault="001C2EF9">
      <w:pPr>
        <w:pStyle w:val="33"/>
      </w:pPr>
      <w:bookmarkStart w:id="74" w:name="_Toc437135833"/>
      <w:r>
        <w:rPr>
          <w:rFonts w:hint="eastAsia"/>
        </w:rPr>
        <w:t xml:space="preserve">1.2.2 </w:t>
      </w:r>
      <w:r>
        <w:rPr>
          <w:rFonts w:hint="eastAsia"/>
        </w:rPr>
        <w:t>情感描述</w:t>
      </w:r>
      <w:bookmarkEnd w:id="74"/>
    </w:p>
    <w:p w14:paraId="208EB0DE" w14:textId="77777777" w:rsidR="00A20A63" w:rsidRDefault="001C2EF9">
      <w:pPr>
        <w:ind w:firstLine="480"/>
        <w:rPr>
          <w:bCs/>
        </w:rPr>
      </w:pPr>
      <w:r>
        <w:rPr>
          <w:rFonts w:hint="eastAsia"/>
          <w:bCs/>
        </w:rPr>
        <w:t>可用于言语情感研究的情感描述方案有很多，各有其合理性，但同时也反映了一个现实，学术界对“情感”概念本身的界定还未达成共识。究其原因，在于研究对象“情感”的复杂性以及关注角度的不同。</w:t>
      </w:r>
    </w:p>
    <w:p w14:paraId="1D23F10B" w14:textId="77777777" w:rsidR="00A20A63" w:rsidRDefault="001C2EF9">
      <w:pPr>
        <w:ind w:firstLine="480"/>
      </w:pPr>
      <w:r>
        <w:rPr>
          <w:rFonts w:hint="eastAsia"/>
        </w:rPr>
        <w:t>狭义来讲，情感通常被定义为心理上的主观体验，与心理感受等价，</w:t>
      </w:r>
      <w:r>
        <w:t>Cowie</w:t>
      </w:r>
      <w:r>
        <w:rPr>
          <w:rFonts w:hint="eastAsia"/>
        </w:rPr>
        <w:t>和</w:t>
      </w:r>
      <w:r>
        <w:t>Cornelius</w:t>
      </w:r>
      <w:r>
        <w:rPr>
          <w:rFonts w:hint="eastAsia"/>
        </w:rPr>
        <w:t>将这部分成分定义为确切的情感状态（</w:t>
      </w:r>
      <w:r>
        <w:rPr>
          <w:rFonts w:hint="eastAsia"/>
        </w:rPr>
        <w:t>emotional states</w:t>
      </w:r>
      <w:r>
        <w:rPr>
          <w:rFonts w:hint="eastAsia"/>
        </w:rPr>
        <w:t>）；除此之外，他们认为，对于情感更广义的解释应该包含与情感产生相关的认知活动以及心理活动触发的生理唤起等情感相关状态（</w:t>
      </w:r>
      <w:r>
        <w:rPr>
          <w:rFonts w:hint="eastAsia"/>
        </w:rPr>
        <w:t>emotion-related states</w:t>
      </w:r>
      <w:r>
        <w:rPr>
          <w:rFonts w:hint="eastAsia"/>
        </w:rPr>
        <w:t>），这部分成分被认为更广泛的存在于日常对话中，且与语音的关联更紧密</w:t>
      </w:r>
      <w:r>
        <w:rPr>
          <w:vertAlign w:val="superscript"/>
        </w:rPr>
        <w:t>[22]</w:t>
      </w:r>
      <w:r>
        <w:rPr>
          <w:rFonts w:hint="eastAsia"/>
        </w:rPr>
        <w:t>。与</w:t>
      </w:r>
      <w:r>
        <w:t>Cowie</w:t>
      </w:r>
      <w:r>
        <w:rPr>
          <w:rFonts w:hint="eastAsia"/>
        </w:rPr>
        <w:t>和</w:t>
      </w:r>
      <w:r>
        <w:t>Cornelius</w:t>
      </w:r>
      <w:r>
        <w:rPr>
          <w:rFonts w:hint="eastAsia"/>
        </w:rPr>
        <w:t>的理论类似，</w:t>
      </w:r>
      <w:r>
        <w:t>Ortony</w:t>
      </w:r>
      <w:r>
        <w:rPr>
          <w:rFonts w:hint="eastAsia"/>
        </w:rPr>
        <w:t>等人将情感状态分为生理</w:t>
      </w:r>
      <w:r>
        <w:rPr>
          <w:rFonts w:hint="eastAsia"/>
        </w:rPr>
        <w:t>/</w:t>
      </w:r>
      <w:r>
        <w:rPr>
          <w:rFonts w:hint="eastAsia"/>
        </w:rPr>
        <w:t>身体状态（</w:t>
      </w:r>
      <w:r>
        <w:rPr>
          <w:rFonts w:hint="eastAsia"/>
        </w:rPr>
        <w:t>physical/bodily states</w:t>
      </w:r>
      <w:r>
        <w:rPr>
          <w:rFonts w:hint="eastAsia"/>
        </w:rPr>
        <w:t>）和精神状态（</w:t>
      </w:r>
      <w:r>
        <w:rPr>
          <w:rFonts w:hint="eastAsia"/>
        </w:rPr>
        <w:t>mental conditions</w:t>
      </w:r>
      <w:r>
        <w:rPr>
          <w:rFonts w:hint="eastAsia"/>
        </w:rPr>
        <w:t>），前者对应于生理唤起水平，后者包含认知成分、心理成分和行为成分</w:t>
      </w:r>
      <w:r>
        <w:rPr>
          <w:vertAlign w:val="superscript"/>
        </w:rPr>
        <w:t>[</w:t>
      </w:r>
      <w:r>
        <w:rPr>
          <w:rFonts w:hint="eastAsia"/>
          <w:vertAlign w:val="superscript"/>
        </w:rPr>
        <w:t>3</w:t>
      </w:r>
      <w:r>
        <w:rPr>
          <w:vertAlign w:val="superscript"/>
        </w:rPr>
        <w:t>3]</w:t>
      </w:r>
      <w:r>
        <w:rPr>
          <w:rFonts w:hint="eastAsia"/>
        </w:rPr>
        <w:t>。</w:t>
      </w:r>
    </w:p>
    <w:p w14:paraId="06E2F5E9" w14:textId="77777777" w:rsidR="00A20A63" w:rsidRDefault="001C2EF9">
      <w:pPr>
        <w:ind w:firstLine="480"/>
      </w:pPr>
      <w:r>
        <w:rPr>
          <w:rFonts w:hint="eastAsia"/>
        </w:rPr>
        <w:t>关于情感生成理论的研究起源很早，也先后涌现出各种不同的派别，</w:t>
      </w:r>
      <w:r>
        <w:t>Cornelius</w:t>
      </w:r>
      <w:r>
        <w:rPr>
          <w:rFonts w:hint="eastAsia"/>
        </w:rPr>
        <w:t>对心理学中的情感生成理论进行汇总，归纳出四种主要观点：</w:t>
      </w:r>
      <w:r>
        <w:rPr>
          <w:rFonts w:hint="eastAsia"/>
          <w:szCs w:val="21"/>
        </w:rPr>
        <w:t>达尔文主义（</w:t>
      </w:r>
      <w:r>
        <w:rPr>
          <w:rFonts w:hint="eastAsia"/>
          <w:szCs w:val="21"/>
        </w:rPr>
        <w:t>Darwinian</w:t>
      </w:r>
      <w:r>
        <w:rPr>
          <w:rFonts w:hint="eastAsia"/>
          <w:szCs w:val="21"/>
        </w:rPr>
        <w:t>）、</w:t>
      </w:r>
      <w:proofErr w:type="gramStart"/>
      <w:r>
        <w:rPr>
          <w:rFonts w:hint="eastAsia"/>
          <w:szCs w:val="21"/>
        </w:rPr>
        <w:t>詹姆</w:t>
      </w:r>
      <w:proofErr w:type="gramEnd"/>
      <w:r>
        <w:rPr>
          <w:rFonts w:hint="eastAsia"/>
          <w:szCs w:val="21"/>
        </w:rPr>
        <w:t>斯主义（</w:t>
      </w:r>
      <w:r>
        <w:rPr>
          <w:rFonts w:hint="eastAsia"/>
          <w:szCs w:val="21"/>
        </w:rPr>
        <w:t>Jamesian</w:t>
      </w:r>
      <w:r>
        <w:rPr>
          <w:rFonts w:hint="eastAsia"/>
          <w:szCs w:val="21"/>
        </w:rPr>
        <w:t>）、认知观点和社会构成观点</w:t>
      </w:r>
      <w:r>
        <w:rPr>
          <w:rFonts w:hint="eastAsia"/>
        </w:rPr>
        <w:t>（</w:t>
      </w:r>
      <w:r>
        <w:rPr>
          <w:rFonts w:hint="eastAsia"/>
        </w:rPr>
        <w:t xml:space="preserve">Social </w:t>
      </w:r>
      <w:r>
        <w:rPr>
          <w:rFonts w:hint="eastAsia"/>
        </w:rPr>
        <w:lastRenderedPageBreak/>
        <w:t>constructivist</w:t>
      </w:r>
      <w:r>
        <w:rPr>
          <w:rFonts w:hint="eastAsia"/>
        </w:rPr>
        <w:t>）</w:t>
      </w:r>
      <w:r>
        <w:rPr>
          <w:szCs w:val="21"/>
          <w:vertAlign w:val="superscript"/>
        </w:rPr>
        <w:t>[</w:t>
      </w:r>
      <w:r>
        <w:rPr>
          <w:rFonts w:hint="eastAsia"/>
          <w:szCs w:val="21"/>
          <w:vertAlign w:val="superscript"/>
        </w:rPr>
        <w:t>3</w:t>
      </w:r>
      <w:r>
        <w:rPr>
          <w:szCs w:val="21"/>
          <w:vertAlign w:val="superscript"/>
        </w:rPr>
        <w:t>4]</w:t>
      </w:r>
      <w:r>
        <w:rPr>
          <w:rFonts w:hint="eastAsia"/>
          <w:szCs w:val="21"/>
        </w:rPr>
        <w:t>。</w:t>
      </w:r>
      <w:r>
        <w:rPr>
          <w:rFonts w:hint="eastAsia"/>
        </w:rPr>
        <w:t>Darwin</w:t>
      </w:r>
      <w:r>
        <w:rPr>
          <w:rFonts w:hint="eastAsia"/>
        </w:rPr>
        <w:t>主义认为情感是与物种生存有关的进化现象，相同或相近的物种具有相同的情感表达方式；而以</w:t>
      </w:r>
      <w:r>
        <w:rPr>
          <w:rFonts w:hint="eastAsia"/>
        </w:rPr>
        <w:t>William James</w:t>
      </w:r>
      <w:r>
        <w:rPr>
          <w:rFonts w:hint="eastAsia"/>
        </w:rPr>
        <w:t>为代表的学派认为，情感由身体变化决定，这种说法成立的前提是将情感与主观感受等价，即主观感受是身体变化的反应；认知观点认为情感受对周围环境关乎自身好坏的评估影响，评价结果决定其他成分的反应模式；社会构成学说则认为情感的意义由社会文化所决定的行为和价值观构成。</w:t>
      </w:r>
    </w:p>
    <w:p w14:paraId="4C00A6FD" w14:textId="77777777" w:rsidR="00A20A63" w:rsidRDefault="001C2EF9">
      <w:pPr>
        <w:ind w:firstLine="480"/>
      </w:pPr>
      <w:r>
        <w:rPr>
          <w:rFonts w:hint="eastAsia"/>
        </w:rPr>
        <w:t>目前，应用最广泛的情感描述方法是离散表示法和维度空间表示法。离散表示法基于达尔文主义构建，认为某些情感具有特定的触发条件和固定的生理及表情上的反应模式，称为基本情感或典型情感；其他情感由基本情感的组合或程度变化得到。最常用的基本情感是：高兴、悲伤、恐惧、厌恶、生气和惊讶</w:t>
      </w:r>
      <w:r>
        <w:rPr>
          <w:vertAlign w:val="superscript"/>
        </w:rPr>
        <w:t>[</w:t>
      </w:r>
      <w:r>
        <w:rPr>
          <w:rFonts w:hint="eastAsia"/>
          <w:vertAlign w:val="superscript"/>
        </w:rPr>
        <w:t>35</w:t>
      </w:r>
      <w:r>
        <w:rPr>
          <w:vertAlign w:val="superscript"/>
        </w:rPr>
        <w:t>]</w:t>
      </w:r>
      <w:r>
        <w:rPr>
          <w:rFonts w:hint="eastAsia"/>
        </w:rPr>
        <w:t>。维度表示法通过抽取情感空间的几个本质属性作为基本维度，不同情感间的相似性或差异性通过彼此在情感空间中的距离来表示。最常用的维度空间是一个由“愉悦度”（又称为“评价维”）和“激活度”两</w:t>
      </w:r>
      <w:proofErr w:type="gramStart"/>
      <w:r>
        <w:rPr>
          <w:rFonts w:hint="eastAsia"/>
        </w:rPr>
        <w:t>维构成</w:t>
      </w:r>
      <w:proofErr w:type="gramEnd"/>
      <w:r>
        <w:rPr>
          <w:rFonts w:hint="eastAsia"/>
        </w:rPr>
        <w:t>的超低维空间</w:t>
      </w:r>
      <w:r>
        <w:rPr>
          <w:vertAlign w:val="superscript"/>
        </w:rPr>
        <w:t>[</w:t>
      </w:r>
      <w:r>
        <w:rPr>
          <w:rFonts w:hint="eastAsia"/>
          <w:vertAlign w:val="superscript"/>
        </w:rPr>
        <w:t>36</w:t>
      </w:r>
      <w:r>
        <w:rPr>
          <w:vertAlign w:val="superscript"/>
        </w:rPr>
        <w:t>]</w:t>
      </w:r>
      <w:r>
        <w:rPr>
          <w:rFonts w:hint="eastAsia"/>
        </w:rPr>
        <w:t>，为了进一步增强对于某些情感的区分能力，有时会增加一维“控制度”</w:t>
      </w:r>
      <w:r>
        <w:rPr>
          <w:vertAlign w:val="superscript"/>
        </w:rPr>
        <w:t>[</w:t>
      </w:r>
      <w:r>
        <w:rPr>
          <w:rFonts w:hint="eastAsia"/>
          <w:vertAlign w:val="superscript"/>
        </w:rPr>
        <w:t>37</w:t>
      </w:r>
      <w:r>
        <w:rPr>
          <w:vertAlign w:val="superscript"/>
        </w:rPr>
        <w:t>]</w:t>
      </w:r>
      <w:r>
        <w:rPr>
          <w:rFonts w:hint="eastAsia"/>
        </w:rPr>
        <w:t>。离散表示法可以很直观的为人们提供有关情感状态的整体印象，但是对于情感的语音学实现来说所提供的信息却过于抽象，不利于发现情感与声学参数间的转换关系。维度表示法一定程度上增强了情感与语音（激活维）的关联性，但是情感空间被认为是一个更复杂多变、甚至有可能存在层级性的多维空间</w:t>
      </w:r>
      <w:r>
        <w:rPr>
          <w:vertAlign w:val="superscript"/>
        </w:rPr>
        <w:t>[22]</w:t>
      </w:r>
      <w:r>
        <w:rPr>
          <w:rFonts w:hint="eastAsia"/>
        </w:rPr>
        <w:t>，将这样一个复杂空间投射到一个仅由两到三维的超低维空间，有可能引起信息不对等和信息丢失问题。</w:t>
      </w:r>
    </w:p>
    <w:p w14:paraId="50130C5B" w14:textId="77777777" w:rsidR="00A20A63" w:rsidRDefault="001C2EF9">
      <w:pPr>
        <w:ind w:firstLine="480"/>
        <w:rPr>
          <w:rFonts w:ascii="Calibri" w:hAnsi="Calibri"/>
          <w:sz w:val="21"/>
          <w:szCs w:val="22"/>
        </w:rPr>
      </w:pPr>
      <w:r>
        <w:rPr>
          <w:rFonts w:hint="eastAsia"/>
        </w:rPr>
        <w:t>近年来，认知评估理论</w:t>
      </w:r>
      <w:r>
        <w:rPr>
          <w:vertAlign w:val="superscript"/>
        </w:rPr>
        <w:t>[</w:t>
      </w:r>
      <w:r>
        <w:rPr>
          <w:rFonts w:hint="eastAsia"/>
          <w:vertAlign w:val="superscript"/>
        </w:rPr>
        <w:t>38</w:t>
      </w:r>
      <w:r>
        <w:rPr>
          <w:vertAlign w:val="superscript"/>
        </w:rPr>
        <w:t>]</w:t>
      </w:r>
      <w:r>
        <w:rPr>
          <w:rFonts w:hint="eastAsia"/>
        </w:rPr>
        <w:t>逐渐被情感语音和情感计算的研究者广泛接受并采纳</w:t>
      </w:r>
      <w:r>
        <w:rPr>
          <w:vertAlign w:val="superscript"/>
        </w:rPr>
        <w:t>[3</w:t>
      </w:r>
      <w:r>
        <w:rPr>
          <w:rFonts w:hint="eastAsia"/>
          <w:vertAlign w:val="superscript"/>
        </w:rPr>
        <w:t>9</w:t>
      </w:r>
      <w:r>
        <w:rPr>
          <w:vertAlign w:val="superscript"/>
        </w:rPr>
        <w:t>]</w:t>
      </w:r>
      <w:r>
        <w:rPr>
          <w:rFonts w:hint="eastAsia"/>
        </w:rPr>
        <w:t>。在该理论中，情感被定义为持续一段时间的连续过程，而非某些离散状态。情感由对过去经验和当前情境的评估触发，涉及认知、动机、感受、生理、表情等一系列变化，评估结果决定其他部分的反应，反应结果又会反馈回去影响评估的结果。</w:t>
      </w:r>
      <w:r>
        <w:rPr>
          <w:rFonts w:hint="eastAsia"/>
        </w:rPr>
        <w:t>Scherer</w:t>
      </w:r>
      <w:r>
        <w:rPr>
          <w:rFonts w:hint="eastAsia"/>
        </w:rPr>
        <w:t>提出的成分过程模型</w:t>
      </w:r>
      <w:r>
        <w:rPr>
          <w:rFonts w:hint="eastAsia"/>
        </w:rPr>
        <w:t>CPM</w:t>
      </w:r>
      <w:r>
        <w:rPr>
          <w:vertAlign w:val="superscript"/>
        </w:rPr>
        <w:t>[</w:t>
      </w:r>
      <w:r>
        <w:rPr>
          <w:rFonts w:hint="eastAsia"/>
          <w:vertAlign w:val="superscript"/>
        </w:rPr>
        <w:t>23</w:t>
      </w:r>
      <w:r>
        <w:rPr>
          <w:vertAlign w:val="superscript"/>
        </w:rPr>
        <w:t>]</w:t>
      </w:r>
      <w:r>
        <w:rPr>
          <w:rFonts w:hint="eastAsia"/>
        </w:rPr>
        <w:t>就是基于认知评估理论构建的情感描述体系，情感由评估结果和反应模式共同表示，不再拘泥于有限数目的离散状态，而是形成情感的分布式表示，内部构造及其发展衍化的过程也可得到体现。情感的多成分模式化表示为言语情感的细致刻画提供了新的可供借鉴的方法，但是由于该模型将更多的重心放在认知前端，而对其他部分的反应刻画得不够具体，不适合直接应用于言语情感的描述。本文将基于这些研究提出专门针对言语情感的描述体系。</w:t>
      </w:r>
    </w:p>
    <w:p w14:paraId="05CDCDBD" w14:textId="77777777" w:rsidR="00A20A63" w:rsidRDefault="001C2EF9">
      <w:pPr>
        <w:pStyle w:val="33"/>
      </w:pPr>
      <w:bookmarkStart w:id="75" w:name="_Toc437135834"/>
      <w:r>
        <w:rPr>
          <w:rFonts w:hint="eastAsia"/>
        </w:rPr>
        <w:t xml:space="preserve">1.2.3 </w:t>
      </w:r>
      <w:r>
        <w:rPr>
          <w:rFonts w:hint="eastAsia"/>
        </w:rPr>
        <w:t>文本情感计算</w:t>
      </w:r>
      <w:bookmarkEnd w:id="75"/>
    </w:p>
    <w:p w14:paraId="435A747F" w14:textId="77777777" w:rsidR="00A20A63" w:rsidRDefault="001C2EF9">
      <w:pPr>
        <w:ind w:firstLine="480"/>
      </w:pPr>
      <w:r>
        <w:rPr>
          <w:rFonts w:hint="eastAsia"/>
        </w:rPr>
        <w:t>在本文中，文本情感计算是对文本中所负载情感进行判别或预测的问题，在此作为情感语音合成系统前端文本分析的重要环节，为合成系统提供与文本内容相</w:t>
      </w:r>
      <w:r>
        <w:rPr>
          <w:rFonts w:hint="eastAsia"/>
        </w:rPr>
        <w:lastRenderedPageBreak/>
        <w:t>符的情感描述与刻画，使合成语音的情感表达听起来更自然、更恰当。</w:t>
      </w:r>
    </w:p>
    <w:p w14:paraId="003405C1" w14:textId="77777777" w:rsidR="00A20A63" w:rsidRDefault="001C2EF9">
      <w:pPr>
        <w:ind w:firstLine="480"/>
      </w:pPr>
      <w:r>
        <w:rPr>
          <w:rFonts w:hint="eastAsia"/>
        </w:rPr>
        <w:t>更为一般地，文本情感计算任务是自然语言处理领域中一项重要的基础性研究，在很多领域都有所应用。例如，政府机构通过舆情分析挖掘出人们对某个热点事件的观点倾向，从而引导某些决策的制定；电子商务网站通过分析用户对产品和服务的评论来调查市场对产品的反应，从而对产品质量和市场做出相应调整；用户也可根据公众对于某件商品的评价来指引自己的消费决策。</w:t>
      </w:r>
    </w:p>
    <w:p w14:paraId="66CD79E1" w14:textId="77777777" w:rsidR="00A20A63" w:rsidRDefault="001C2EF9">
      <w:pPr>
        <w:ind w:firstLine="480"/>
      </w:pPr>
      <w:r>
        <w:rPr>
          <w:rFonts w:hint="eastAsia"/>
        </w:rPr>
        <w:t>由于情感类型常被表示成离散类别，因此文本情感计算也通常被当作分类任务处理。根据类别划分粒度不同，文本情感预测可分为较粗颗粒度的主客观分类、倾向性判别（肯定、否定和中立）和较细颗粒度情感多分类问题（高兴、悲伤、恐惧、厌恶、生气和惊讶等）。根据文本分析单元的尺度不同，文本情感计算又可分为篇章级、段落级、</w:t>
      </w:r>
      <w:proofErr w:type="gramStart"/>
      <w:r>
        <w:rPr>
          <w:rFonts w:hint="eastAsia"/>
        </w:rPr>
        <w:t>句子级</w:t>
      </w:r>
      <w:proofErr w:type="gramEnd"/>
      <w:r>
        <w:rPr>
          <w:rFonts w:hint="eastAsia"/>
        </w:rPr>
        <w:t>甚至更细尺度的情感分析。</w:t>
      </w:r>
    </w:p>
    <w:p w14:paraId="73C9927D" w14:textId="77777777" w:rsidR="00A20A63" w:rsidRDefault="001C2EF9">
      <w:pPr>
        <w:ind w:firstLine="480"/>
      </w:pPr>
      <w:r>
        <w:rPr>
          <w:rFonts w:hint="eastAsia"/>
        </w:rPr>
        <w:t>文本情感计算的常用方法可以概况为以下三类</w:t>
      </w:r>
      <w:r>
        <w:rPr>
          <w:vertAlign w:val="superscript"/>
        </w:rPr>
        <w:t>[</w:t>
      </w:r>
      <w:r>
        <w:rPr>
          <w:rFonts w:hint="eastAsia"/>
          <w:vertAlign w:val="superscript"/>
        </w:rPr>
        <w:t>41</w:t>
      </w:r>
      <w:r>
        <w:rPr>
          <w:vertAlign w:val="superscript"/>
        </w:rPr>
        <w:t>,</w:t>
      </w:r>
      <w:r>
        <w:rPr>
          <w:rFonts w:hint="eastAsia"/>
          <w:vertAlign w:val="superscript"/>
        </w:rPr>
        <w:t>42]</w:t>
      </w:r>
      <w:r>
        <w:rPr>
          <w:rFonts w:hint="eastAsia"/>
        </w:rPr>
        <w:t>：</w:t>
      </w:r>
    </w:p>
    <w:p w14:paraId="1705C744" w14:textId="77777777" w:rsidR="00A20A63" w:rsidRDefault="001C2EF9">
      <w:pPr>
        <w:ind w:firstLine="480"/>
      </w:pPr>
      <w:r>
        <w:rPr>
          <w:rFonts w:hint="eastAsia"/>
        </w:rPr>
        <w:t xml:space="preserve">1) </w:t>
      </w:r>
      <w:r>
        <w:rPr>
          <w:rFonts w:hint="eastAsia"/>
        </w:rPr>
        <w:t>基于关键词和语法规则的方法：该方法是判别文本情感最直观的方法，通过查询带情感信息标注的情感词典，结合相关的启发式语法规则对文本进行情感分类。例如，当基于离散表示模型时，情感词由基本情感类别标注，</w:t>
      </w:r>
      <w:r>
        <w:rPr>
          <w:rFonts w:hint="eastAsia"/>
        </w:rPr>
        <w:t>Calix</w:t>
      </w:r>
      <w:r>
        <w:rPr>
          <w:rFonts w:hint="eastAsia"/>
        </w:rPr>
        <w:t>等人基于该种类型的情感词典提取词特征（互信息）实现文本情感分类</w:t>
      </w:r>
      <w:r>
        <w:rPr>
          <w:vertAlign w:val="superscript"/>
        </w:rPr>
        <w:t>[</w:t>
      </w:r>
      <w:r>
        <w:rPr>
          <w:rFonts w:hint="eastAsia"/>
          <w:vertAlign w:val="superscript"/>
        </w:rPr>
        <w:t>43</w:t>
      </w:r>
      <w:r>
        <w:rPr>
          <w:vertAlign w:val="superscript"/>
        </w:rPr>
        <w:t>]</w:t>
      </w:r>
      <w:r>
        <w:rPr>
          <w:rFonts w:hint="eastAsia"/>
        </w:rPr>
        <w:t>。</w:t>
      </w:r>
      <w:r>
        <w:rPr>
          <w:rFonts w:hint="eastAsia"/>
        </w:rPr>
        <w:t>Tokuhisa</w:t>
      </w:r>
      <w:r>
        <w:rPr>
          <w:rFonts w:hint="eastAsia"/>
        </w:rPr>
        <w:t>等人则基于标注了词语正负倾向性的情感词典实现文本倾向性检测</w:t>
      </w:r>
      <w:r>
        <w:rPr>
          <w:vertAlign w:val="superscript"/>
        </w:rPr>
        <w:t>[</w:t>
      </w:r>
      <w:r>
        <w:rPr>
          <w:rFonts w:hint="eastAsia"/>
          <w:vertAlign w:val="superscript"/>
        </w:rPr>
        <w:t>44</w:t>
      </w:r>
      <w:r>
        <w:rPr>
          <w:vertAlign w:val="superscript"/>
        </w:rPr>
        <w:t>]</w:t>
      </w:r>
      <w:r>
        <w:rPr>
          <w:rFonts w:hint="eastAsia"/>
        </w:rPr>
        <w:t>。此外，</w:t>
      </w:r>
      <w:r>
        <w:rPr>
          <w:rFonts w:hint="eastAsia"/>
        </w:rPr>
        <w:t>Osherenko</w:t>
      </w:r>
      <w:r>
        <w:rPr>
          <w:rFonts w:hint="eastAsia"/>
        </w:rPr>
        <w:t>等人尝试加入一些启发式语法规则，根据是否存在否定词和程度副词作为特征训练了一套情感预测模型</w:t>
      </w:r>
      <w:r>
        <w:rPr>
          <w:vertAlign w:val="superscript"/>
        </w:rPr>
        <w:t>[</w:t>
      </w:r>
      <w:r>
        <w:rPr>
          <w:rFonts w:hint="eastAsia"/>
          <w:vertAlign w:val="superscript"/>
        </w:rPr>
        <w:t>45</w:t>
      </w:r>
      <w:r>
        <w:rPr>
          <w:vertAlign w:val="superscript"/>
        </w:rPr>
        <w:t>]</w:t>
      </w:r>
      <w:r>
        <w:rPr>
          <w:rFonts w:hint="eastAsia"/>
        </w:rPr>
        <w:t>。基于关键词和语法规则的方法依赖于标注了情感信息的情感词典，对于不包含任何情感关键词的文本和出现具有歧义的关键词的情况难以判别其情感，语法规则的制定也强依赖于专家知识，这些问题都制约了该类方法的推广使用。</w:t>
      </w:r>
    </w:p>
    <w:p w14:paraId="53BA26F0" w14:textId="77777777" w:rsidR="00A20A63" w:rsidRDefault="001C2EF9">
      <w:pPr>
        <w:ind w:firstLine="480"/>
      </w:pPr>
      <w:r>
        <w:rPr>
          <w:rFonts w:hint="eastAsia"/>
        </w:rPr>
        <w:t xml:space="preserve">2) </w:t>
      </w:r>
      <w:r>
        <w:rPr>
          <w:rFonts w:hint="eastAsia"/>
        </w:rPr>
        <w:t>基于语义的方法：针对上述方法中存在的一些问题，一些研究者试图从语义层面进行解决，提出了基于语义的文本情感分析方法。例如，</w:t>
      </w:r>
      <w:r>
        <w:rPr>
          <w:rFonts w:hint="eastAsia"/>
        </w:rPr>
        <w:t>Liu</w:t>
      </w:r>
      <w:r>
        <w:rPr>
          <w:rFonts w:hint="eastAsia"/>
        </w:rPr>
        <w:t>等人通过引入知识库来扩展词语含义及其相互关系，避免了歧义情况的发生</w:t>
      </w:r>
      <w:r>
        <w:rPr>
          <w:vertAlign w:val="superscript"/>
        </w:rPr>
        <w:t>[</w:t>
      </w:r>
      <w:r>
        <w:rPr>
          <w:rFonts w:hint="eastAsia"/>
          <w:vertAlign w:val="superscript"/>
        </w:rPr>
        <w:t>46</w:t>
      </w:r>
      <w:r>
        <w:rPr>
          <w:vertAlign w:val="superscript"/>
        </w:rPr>
        <w:t>]</w:t>
      </w:r>
      <w:r>
        <w:rPr>
          <w:rFonts w:hint="eastAsia"/>
        </w:rPr>
        <w:t>。</w:t>
      </w:r>
      <w:r>
        <w:rPr>
          <w:rFonts w:hint="eastAsia"/>
        </w:rPr>
        <w:t>Bellegarda</w:t>
      </w:r>
      <w:r>
        <w:rPr>
          <w:rFonts w:hint="eastAsia"/>
        </w:rPr>
        <w:t>基于潜在语义分析（</w:t>
      </w:r>
      <w:r>
        <w:rPr>
          <w:rFonts w:hint="eastAsia"/>
        </w:rPr>
        <w:t>Latent Semantic Analysis</w:t>
      </w:r>
      <w:r>
        <w:rPr>
          <w:rFonts w:hint="eastAsia"/>
        </w:rPr>
        <w:t>，</w:t>
      </w:r>
      <w:r>
        <w:rPr>
          <w:rFonts w:hint="eastAsia"/>
        </w:rPr>
        <w:t>LSA</w:t>
      </w:r>
      <w:r>
        <w:rPr>
          <w:rFonts w:hint="eastAsia"/>
        </w:rPr>
        <w:t>）的方法，综合考虑两类语义信息（领域相关和情感相关）的影响训练各情感类别的划分区域并计算各类别的区域中心点，通过计算文档与各情感类别中心点的相似性判别文本情感类别</w:t>
      </w:r>
      <w:r>
        <w:rPr>
          <w:vertAlign w:val="superscript"/>
        </w:rPr>
        <w:t>[</w:t>
      </w:r>
      <w:r>
        <w:rPr>
          <w:rFonts w:hint="eastAsia"/>
          <w:vertAlign w:val="superscript"/>
        </w:rPr>
        <w:t>47</w:t>
      </w:r>
      <w:r>
        <w:rPr>
          <w:vertAlign w:val="superscript"/>
        </w:rPr>
        <w:t>]</w:t>
      </w:r>
      <w:r>
        <w:rPr>
          <w:rFonts w:hint="eastAsia"/>
        </w:rPr>
        <w:t>。基于语义的分析方法提出了情感概念（</w:t>
      </w:r>
      <w:r>
        <w:rPr>
          <w:rFonts w:hint="eastAsia"/>
        </w:rPr>
        <w:t>emotion concept</w:t>
      </w:r>
      <w:r>
        <w:rPr>
          <w:rFonts w:hint="eastAsia"/>
        </w:rPr>
        <w:t>）的想法，将抽象的情感类别扩展为更为具体的情感概念，较之前的单纯依靠词典匹配的方法更具灵活性，但是情感概念的</w:t>
      </w:r>
      <w:proofErr w:type="gramStart"/>
      <w:r>
        <w:rPr>
          <w:rFonts w:hint="eastAsia"/>
        </w:rPr>
        <w:t>获取仍</w:t>
      </w:r>
      <w:proofErr w:type="gramEnd"/>
      <w:r>
        <w:rPr>
          <w:rFonts w:hint="eastAsia"/>
        </w:rPr>
        <w:t>不能摆脱人工构建的知识库作为指引。</w:t>
      </w:r>
    </w:p>
    <w:p w14:paraId="2774979C" w14:textId="77777777" w:rsidR="00A20A63" w:rsidRDefault="001C2EF9">
      <w:pPr>
        <w:ind w:firstLine="480"/>
      </w:pPr>
      <w:r>
        <w:rPr>
          <w:rFonts w:hint="eastAsia"/>
        </w:rPr>
        <w:t xml:space="preserve">3) </w:t>
      </w:r>
      <w:r>
        <w:rPr>
          <w:rFonts w:hint="eastAsia"/>
        </w:rPr>
        <w:t>机器学习的方法：机器学习的方法将文本情感分析问题视作统计分类问题，根据训练集中标注样本的比例可分为监督学习、半监督学习和无监督学习。基于监督学习的方法认为情感分类是一个标准的包含大量标注样本的统计分类问题，经</w:t>
      </w:r>
      <w:r>
        <w:rPr>
          <w:rFonts w:hint="eastAsia"/>
        </w:rPr>
        <w:lastRenderedPageBreak/>
        <w:t>典的统计分类模型，如朴素贝叶斯、</w:t>
      </w:r>
      <w:r>
        <w:rPr>
          <w:rFonts w:hint="eastAsia"/>
        </w:rPr>
        <w:t>K</w:t>
      </w:r>
      <w:r>
        <w:rPr>
          <w:rFonts w:hint="eastAsia"/>
        </w:rPr>
        <w:t>近邻、支持向量机、最大摘、条件随机场等都曾用于文本旳情感分类。</w:t>
      </w:r>
      <w:r>
        <w:rPr>
          <w:kern w:val="0"/>
          <w:szCs w:val="21"/>
        </w:rPr>
        <w:t>Trilla</w:t>
      </w:r>
      <w:r>
        <w:rPr>
          <w:rFonts w:hint="eastAsia"/>
          <w:kern w:val="0"/>
          <w:szCs w:val="21"/>
        </w:rPr>
        <w:t>等人针对句子级别的文本倾向性判别问题，对比了不同分类器的分类效果以及不同特征组合对于分类结果的影响</w:t>
      </w:r>
      <w:r>
        <w:rPr>
          <w:kern w:val="0"/>
          <w:szCs w:val="21"/>
          <w:vertAlign w:val="superscript"/>
        </w:rPr>
        <w:t>[4</w:t>
      </w:r>
      <w:r>
        <w:rPr>
          <w:rFonts w:hint="eastAsia"/>
          <w:kern w:val="0"/>
          <w:szCs w:val="21"/>
          <w:vertAlign w:val="superscript"/>
        </w:rPr>
        <w:t>8</w:t>
      </w:r>
      <w:r>
        <w:rPr>
          <w:kern w:val="0"/>
          <w:szCs w:val="21"/>
          <w:vertAlign w:val="superscript"/>
        </w:rPr>
        <w:t>]</w:t>
      </w:r>
      <w:r>
        <w:rPr>
          <w:rFonts w:hint="eastAsia"/>
          <w:kern w:val="0"/>
          <w:szCs w:val="21"/>
        </w:rPr>
        <w:t>。半监督学习通过少量标注样本和大量未标注样本进行学习，常用的技术手段包括聚类算法、迁移学习（</w:t>
      </w:r>
      <w:r>
        <w:rPr>
          <w:rFonts w:hint="eastAsia"/>
          <w:kern w:val="0"/>
          <w:szCs w:val="21"/>
        </w:rPr>
        <w:t>Transductive Learning</w:t>
      </w:r>
      <w:r>
        <w:rPr>
          <w:rFonts w:hint="eastAsia"/>
          <w:kern w:val="0"/>
          <w:szCs w:val="21"/>
        </w:rPr>
        <w:t>）和协同学习（</w:t>
      </w:r>
      <w:r>
        <w:rPr>
          <w:rFonts w:hint="eastAsia"/>
          <w:kern w:val="0"/>
          <w:szCs w:val="21"/>
        </w:rPr>
        <w:t>Co-training</w:t>
      </w:r>
      <w:r>
        <w:rPr>
          <w:rFonts w:hint="eastAsia"/>
          <w:kern w:val="0"/>
          <w:szCs w:val="21"/>
        </w:rPr>
        <w:t>）等。例如，</w:t>
      </w:r>
      <w:r>
        <w:rPr>
          <w:rFonts w:hint="eastAsia"/>
          <w:kern w:val="0"/>
          <w:szCs w:val="21"/>
        </w:rPr>
        <w:t>Wan</w:t>
      </w:r>
      <w:r>
        <w:rPr>
          <w:rFonts w:hint="eastAsia"/>
          <w:kern w:val="0"/>
          <w:szCs w:val="21"/>
        </w:rPr>
        <w:t>针对中文情感标注语料较少而英文标注语料则相对丰富的情况，利用机器翻译和协同学习融合两种语言的信息来提高中文情感分类的效果</w:t>
      </w:r>
      <w:r>
        <w:rPr>
          <w:kern w:val="0"/>
          <w:szCs w:val="21"/>
          <w:vertAlign w:val="superscript"/>
        </w:rPr>
        <w:t>[</w:t>
      </w:r>
      <w:r>
        <w:rPr>
          <w:rFonts w:hint="eastAsia"/>
          <w:kern w:val="0"/>
          <w:szCs w:val="21"/>
          <w:vertAlign w:val="superscript"/>
        </w:rPr>
        <w:t>4</w:t>
      </w:r>
      <w:r>
        <w:rPr>
          <w:kern w:val="0"/>
          <w:szCs w:val="21"/>
          <w:vertAlign w:val="superscript"/>
        </w:rPr>
        <w:t>9]</w:t>
      </w:r>
      <w:r>
        <w:rPr>
          <w:rFonts w:hint="eastAsia"/>
          <w:kern w:val="0"/>
          <w:szCs w:val="21"/>
        </w:rPr>
        <w:t>。无监督分类方法不使用任何有标注样本，但仍会借助少量的先验知识。如，</w:t>
      </w:r>
      <w:r>
        <w:rPr>
          <w:kern w:val="0"/>
          <w:szCs w:val="21"/>
        </w:rPr>
        <w:t>Agrawal</w:t>
      </w:r>
      <w:r>
        <w:rPr>
          <w:kern w:val="0"/>
          <w:szCs w:val="21"/>
        </w:rPr>
        <w:t>和</w:t>
      </w:r>
      <w:r>
        <w:rPr>
          <w:kern w:val="0"/>
          <w:szCs w:val="21"/>
        </w:rPr>
        <w:t>An</w:t>
      </w:r>
      <w:r>
        <w:rPr>
          <w:rFonts w:hint="eastAsia"/>
          <w:kern w:val="0"/>
          <w:szCs w:val="21"/>
        </w:rPr>
        <w:t>构建了小规模的指示情感类别的</w:t>
      </w:r>
      <w:r>
        <w:rPr>
          <w:kern w:val="0"/>
          <w:szCs w:val="21"/>
        </w:rPr>
        <w:t>种子词集</w:t>
      </w:r>
      <w:r>
        <w:rPr>
          <w:rFonts w:hint="eastAsia"/>
          <w:kern w:val="0"/>
          <w:szCs w:val="21"/>
        </w:rPr>
        <w:t>，然后通过</w:t>
      </w:r>
      <w:r>
        <w:rPr>
          <w:kern w:val="0"/>
          <w:szCs w:val="21"/>
        </w:rPr>
        <w:t>候选词语</w:t>
      </w:r>
      <w:r>
        <w:rPr>
          <w:rFonts w:hint="eastAsia"/>
          <w:kern w:val="0"/>
          <w:szCs w:val="21"/>
        </w:rPr>
        <w:t>与种子词间的</w:t>
      </w:r>
      <w:r>
        <w:rPr>
          <w:kern w:val="0"/>
          <w:szCs w:val="21"/>
        </w:rPr>
        <w:t>点互信息</w:t>
      </w:r>
      <w:r>
        <w:rPr>
          <w:rFonts w:hint="eastAsia"/>
          <w:kern w:val="0"/>
          <w:szCs w:val="21"/>
        </w:rPr>
        <w:t>（</w:t>
      </w:r>
      <w:r>
        <w:rPr>
          <w:rFonts w:hint="eastAsia"/>
          <w:kern w:val="0"/>
          <w:szCs w:val="21"/>
        </w:rPr>
        <w:t>Pointwise Mutual Information</w:t>
      </w:r>
      <w:r>
        <w:rPr>
          <w:rFonts w:hint="eastAsia"/>
          <w:kern w:val="0"/>
          <w:szCs w:val="21"/>
        </w:rPr>
        <w:t>，</w:t>
      </w:r>
      <w:r>
        <w:rPr>
          <w:rFonts w:hint="eastAsia"/>
          <w:kern w:val="0"/>
          <w:szCs w:val="21"/>
        </w:rPr>
        <w:t>PMI</w:t>
      </w:r>
      <w:r>
        <w:rPr>
          <w:rFonts w:hint="eastAsia"/>
          <w:kern w:val="0"/>
          <w:szCs w:val="21"/>
        </w:rPr>
        <w:t>）来计算文本的情感类别</w:t>
      </w:r>
      <w:r>
        <w:rPr>
          <w:kern w:val="0"/>
          <w:szCs w:val="21"/>
          <w:vertAlign w:val="superscript"/>
        </w:rPr>
        <w:t>[</w:t>
      </w:r>
      <w:r>
        <w:rPr>
          <w:rFonts w:hint="eastAsia"/>
          <w:kern w:val="0"/>
          <w:szCs w:val="21"/>
          <w:vertAlign w:val="superscript"/>
        </w:rPr>
        <w:t>41</w:t>
      </w:r>
      <w:r>
        <w:rPr>
          <w:kern w:val="0"/>
          <w:szCs w:val="21"/>
          <w:vertAlign w:val="superscript"/>
        </w:rPr>
        <w:t>]</w:t>
      </w:r>
      <w:r>
        <w:rPr>
          <w:rFonts w:hint="eastAsia"/>
          <w:kern w:val="0"/>
          <w:szCs w:val="21"/>
        </w:rPr>
        <w:t>。基于机器学习的文本情感分类方法</w:t>
      </w:r>
      <w:r>
        <w:rPr>
          <w:rFonts w:hint="eastAsia"/>
        </w:rPr>
        <w:t>适用于较大尺度的文本分析单元，</w:t>
      </w:r>
      <w:proofErr w:type="gramStart"/>
      <w:r>
        <w:rPr>
          <w:rFonts w:hint="eastAsia"/>
        </w:rPr>
        <w:t>对于专家</w:t>
      </w:r>
      <w:proofErr w:type="gramEnd"/>
      <w:r>
        <w:rPr>
          <w:rFonts w:hint="eastAsia"/>
        </w:rPr>
        <w:t>知识和情感模型的依赖性较低，因此本文选用该类方法基于新提出的情感描述体系进行文本情感预测。</w:t>
      </w:r>
    </w:p>
    <w:p w14:paraId="3EE90E05" w14:textId="77777777" w:rsidR="00A20A63" w:rsidRDefault="001C2EF9">
      <w:pPr>
        <w:ind w:firstLine="480"/>
        <w:rPr>
          <w:kern w:val="0"/>
          <w:szCs w:val="21"/>
        </w:rPr>
      </w:pPr>
      <w:r>
        <w:rPr>
          <w:rFonts w:hint="eastAsia"/>
          <w:kern w:val="0"/>
          <w:szCs w:val="21"/>
        </w:rPr>
        <w:t>在机器学习领域，深度神经网络技术近期得到了快速发展，</w:t>
      </w:r>
      <w:r>
        <w:rPr>
          <w:rFonts w:hint="eastAsia"/>
          <w:kern w:val="0"/>
          <w:szCs w:val="21"/>
        </w:rPr>
        <w:t>DBN (</w:t>
      </w:r>
      <w:r>
        <w:rPr>
          <w:kern w:val="0"/>
          <w:szCs w:val="21"/>
        </w:rPr>
        <w:t>Deep Belief 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0]</w:t>
      </w:r>
      <w:r>
        <w:rPr>
          <w:rFonts w:hint="eastAsia"/>
          <w:kern w:val="0"/>
          <w:szCs w:val="21"/>
        </w:rPr>
        <w:t>、</w:t>
      </w:r>
      <w:r>
        <w:rPr>
          <w:rFonts w:hint="eastAsia"/>
          <w:kern w:val="0"/>
          <w:szCs w:val="21"/>
        </w:rPr>
        <w:t>DSN (</w:t>
      </w:r>
      <w:r>
        <w:rPr>
          <w:kern w:val="0"/>
          <w:szCs w:val="21"/>
        </w:rPr>
        <w:t xml:space="preserve">Deep </w:t>
      </w:r>
      <w:r>
        <w:rPr>
          <w:rFonts w:hint="eastAsia"/>
          <w:kern w:val="0"/>
          <w:szCs w:val="21"/>
        </w:rPr>
        <w:t xml:space="preserve">Stacking </w:t>
      </w:r>
      <w:r>
        <w:rPr>
          <w:kern w:val="0"/>
          <w:szCs w:val="21"/>
        </w:rPr>
        <w:t>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1]</w:t>
      </w:r>
      <w:r>
        <w:rPr>
          <w:rFonts w:hint="eastAsia"/>
          <w:kern w:val="0"/>
          <w:szCs w:val="21"/>
        </w:rPr>
        <w:t>等多种深度学习（</w:t>
      </w:r>
      <w:r>
        <w:rPr>
          <w:rFonts w:hint="eastAsia"/>
          <w:kern w:val="0"/>
          <w:szCs w:val="21"/>
        </w:rPr>
        <w:t>Deep Leraning</w:t>
      </w:r>
      <w:r>
        <w:rPr>
          <w:rFonts w:hint="eastAsia"/>
          <w:kern w:val="0"/>
          <w:szCs w:val="21"/>
        </w:rPr>
        <w:t>）模型涌现出来，并在图像识别</w:t>
      </w:r>
      <w:r>
        <w:rPr>
          <w:kern w:val="0"/>
          <w:szCs w:val="21"/>
          <w:vertAlign w:val="superscript"/>
        </w:rPr>
        <w:t>[</w:t>
      </w:r>
      <w:r>
        <w:rPr>
          <w:rFonts w:hint="eastAsia"/>
          <w:kern w:val="0"/>
          <w:szCs w:val="21"/>
          <w:vertAlign w:val="superscript"/>
        </w:rPr>
        <w:t>52</w:t>
      </w:r>
      <w:r>
        <w:rPr>
          <w:kern w:val="0"/>
          <w:szCs w:val="21"/>
          <w:vertAlign w:val="superscript"/>
        </w:rPr>
        <w:t>-</w:t>
      </w:r>
      <w:r>
        <w:rPr>
          <w:rFonts w:hint="eastAsia"/>
          <w:kern w:val="0"/>
          <w:szCs w:val="21"/>
          <w:vertAlign w:val="superscript"/>
        </w:rPr>
        <w:t>54</w:t>
      </w:r>
      <w:r>
        <w:rPr>
          <w:kern w:val="0"/>
          <w:szCs w:val="21"/>
          <w:vertAlign w:val="superscript"/>
        </w:rPr>
        <w:t>]</w:t>
      </w:r>
      <w:r>
        <w:rPr>
          <w:rFonts w:hint="eastAsia"/>
          <w:kern w:val="0"/>
          <w:szCs w:val="21"/>
        </w:rPr>
        <w:t>、语音识别</w:t>
      </w:r>
      <w:r>
        <w:rPr>
          <w:kern w:val="0"/>
          <w:szCs w:val="21"/>
          <w:vertAlign w:val="superscript"/>
        </w:rPr>
        <w:t>[</w:t>
      </w:r>
      <w:r>
        <w:rPr>
          <w:rFonts w:hint="eastAsia"/>
          <w:kern w:val="0"/>
          <w:szCs w:val="21"/>
          <w:vertAlign w:val="superscript"/>
        </w:rPr>
        <w:t>5</w:t>
      </w:r>
      <w:r>
        <w:rPr>
          <w:kern w:val="0"/>
          <w:szCs w:val="21"/>
          <w:vertAlign w:val="superscript"/>
        </w:rPr>
        <w:t>5-</w:t>
      </w:r>
      <w:r>
        <w:rPr>
          <w:rFonts w:hint="eastAsia"/>
          <w:kern w:val="0"/>
          <w:szCs w:val="21"/>
          <w:vertAlign w:val="superscript"/>
        </w:rPr>
        <w:t>5</w:t>
      </w:r>
      <w:r>
        <w:rPr>
          <w:kern w:val="0"/>
          <w:szCs w:val="21"/>
          <w:vertAlign w:val="superscript"/>
        </w:rPr>
        <w:t>7]</w:t>
      </w:r>
      <w:r>
        <w:rPr>
          <w:rFonts w:hint="eastAsia"/>
          <w:kern w:val="0"/>
          <w:szCs w:val="21"/>
        </w:rPr>
        <w:t>、自然语言处理</w:t>
      </w:r>
      <w:r>
        <w:rPr>
          <w:kern w:val="0"/>
          <w:szCs w:val="21"/>
          <w:vertAlign w:val="superscript"/>
        </w:rPr>
        <w:t>[</w:t>
      </w:r>
      <w:r>
        <w:rPr>
          <w:rFonts w:hint="eastAsia"/>
          <w:kern w:val="0"/>
          <w:szCs w:val="21"/>
          <w:vertAlign w:val="superscript"/>
        </w:rPr>
        <w:t>5</w:t>
      </w:r>
      <w:r>
        <w:rPr>
          <w:kern w:val="0"/>
          <w:szCs w:val="21"/>
          <w:vertAlign w:val="superscript"/>
        </w:rPr>
        <w:t>8</w:t>
      </w:r>
      <w:r>
        <w:rPr>
          <w:rFonts w:hint="eastAsia"/>
          <w:kern w:val="0"/>
          <w:szCs w:val="21"/>
          <w:vertAlign w:val="superscript"/>
        </w:rPr>
        <w:t>,5</w:t>
      </w:r>
      <w:r>
        <w:rPr>
          <w:kern w:val="0"/>
          <w:szCs w:val="21"/>
          <w:vertAlign w:val="superscript"/>
        </w:rPr>
        <w:t>9]</w:t>
      </w:r>
      <w:r>
        <w:rPr>
          <w:rFonts w:hint="eastAsia"/>
          <w:kern w:val="0"/>
          <w:szCs w:val="21"/>
        </w:rPr>
        <w:t>等应用领域获得了实实在在的成果。相对于传统的机器学习模型，深度神经网络具有多层非线性映射的深度结构，因而具有逼近更为复杂函数的能力；同时深度学习模型还可通过组合低层特征形成更加抽象的高层表示，通过分布式表示刻画所处理数据的复杂结构规则</w:t>
      </w:r>
      <w:r>
        <w:rPr>
          <w:kern w:val="0"/>
          <w:szCs w:val="21"/>
          <w:vertAlign w:val="superscript"/>
        </w:rPr>
        <w:t>[</w:t>
      </w:r>
      <w:r>
        <w:rPr>
          <w:rFonts w:hint="eastAsia"/>
          <w:kern w:val="0"/>
          <w:szCs w:val="21"/>
          <w:vertAlign w:val="superscript"/>
        </w:rPr>
        <w:t>6</w:t>
      </w:r>
      <w:r>
        <w:rPr>
          <w:kern w:val="0"/>
          <w:szCs w:val="21"/>
          <w:vertAlign w:val="superscript"/>
        </w:rPr>
        <w:t>0]</w:t>
      </w:r>
      <w:r>
        <w:rPr>
          <w:rFonts w:hint="eastAsia"/>
          <w:kern w:val="0"/>
          <w:szCs w:val="21"/>
        </w:rPr>
        <w:t>。考虑到处理特征参数多层面、多尺度的特点，采用深度学习技术构建言语情感预测模型，显然是一个合理的选择。</w:t>
      </w:r>
    </w:p>
    <w:p w14:paraId="0DCBA133" w14:textId="77777777" w:rsidR="00A20A63" w:rsidRDefault="001C2EF9">
      <w:pPr>
        <w:ind w:firstLine="480"/>
      </w:pPr>
      <w:r>
        <w:rPr>
          <w:rFonts w:hint="eastAsia"/>
        </w:rPr>
        <w:t>已有研究中，文本情感计算常用的资源有：</w:t>
      </w:r>
      <w:r>
        <w:rPr>
          <w:rFonts w:hint="eastAsia"/>
        </w:rPr>
        <w:t>General Inquirer</w:t>
      </w:r>
      <w:r>
        <w:rPr>
          <w:rFonts w:hint="eastAsia"/>
        </w:rPr>
        <w:t>（</w:t>
      </w:r>
      <w:r>
        <w:rPr>
          <w:rFonts w:hint="eastAsia"/>
        </w:rPr>
        <w:t>GI</w:t>
      </w:r>
      <w:r>
        <w:rPr>
          <w:rFonts w:hint="eastAsia"/>
        </w:rPr>
        <w:t>）</w:t>
      </w:r>
      <w:r>
        <w:rPr>
          <w:vertAlign w:val="superscript"/>
        </w:rPr>
        <w:t>[</w:t>
      </w:r>
      <w:r>
        <w:rPr>
          <w:rFonts w:hint="eastAsia"/>
          <w:vertAlign w:val="superscript"/>
        </w:rPr>
        <w:t>6</w:t>
      </w:r>
      <w:r>
        <w:rPr>
          <w:vertAlign w:val="superscript"/>
        </w:rPr>
        <w:t>1]</w:t>
      </w:r>
      <w:r>
        <w:rPr>
          <w:rFonts w:hint="eastAsia"/>
        </w:rPr>
        <w:t>英文词典，包括</w:t>
      </w:r>
      <w:r>
        <w:rPr>
          <w:rFonts w:hint="eastAsia"/>
        </w:rPr>
        <w:t xml:space="preserve">1915 </w:t>
      </w:r>
      <w:proofErr w:type="gramStart"/>
      <w:r>
        <w:rPr>
          <w:rFonts w:hint="eastAsia"/>
        </w:rPr>
        <w:t>个</w:t>
      </w:r>
      <w:proofErr w:type="gramEnd"/>
      <w:r>
        <w:rPr>
          <w:rFonts w:hint="eastAsia"/>
        </w:rPr>
        <w:t>褒义属性词和</w:t>
      </w:r>
      <w:r>
        <w:rPr>
          <w:rFonts w:hint="eastAsia"/>
        </w:rPr>
        <w:t xml:space="preserve">2291 </w:t>
      </w:r>
      <w:proofErr w:type="gramStart"/>
      <w:r>
        <w:rPr>
          <w:rFonts w:hint="eastAsia"/>
        </w:rPr>
        <w:t>个</w:t>
      </w:r>
      <w:proofErr w:type="gramEnd"/>
      <w:r>
        <w:rPr>
          <w:rFonts w:hint="eastAsia"/>
        </w:rPr>
        <w:t>贬义属性词；</w:t>
      </w:r>
      <w:r>
        <w:rPr>
          <w:rFonts w:hint="eastAsia"/>
        </w:rPr>
        <w:t>WordNet</w:t>
      </w:r>
      <w:r>
        <w:rPr>
          <w:vertAlign w:val="superscript"/>
        </w:rPr>
        <w:t>[</w:t>
      </w:r>
      <w:r>
        <w:rPr>
          <w:rFonts w:hint="eastAsia"/>
          <w:vertAlign w:val="superscript"/>
        </w:rPr>
        <w:t>6</w:t>
      </w:r>
      <w:r>
        <w:rPr>
          <w:vertAlign w:val="superscript"/>
        </w:rPr>
        <w:t>2]</w:t>
      </w:r>
      <w:r>
        <w:rPr>
          <w:rFonts w:hint="eastAsia"/>
        </w:rPr>
        <w:t>英文结构化语义词典，收录</w:t>
      </w:r>
      <w:r>
        <w:rPr>
          <w:rFonts w:hint="eastAsia"/>
        </w:rPr>
        <w:t>95600</w:t>
      </w:r>
      <w:r>
        <w:rPr>
          <w:rFonts w:hint="eastAsia"/>
        </w:rPr>
        <w:t>个不同的词形和</w:t>
      </w:r>
      <w:r>
        <w:rPr>
          <w:rFonts w:hint="eastAsia"/>
        </w:rPr>
        <w:t>70100</w:t>
      </w:r>
      <w:r>
        <w:rPr>
          <w:rFonts w:hint="eastAsia"/>
        </w:rPr>
        <w:t>种词义，并按照词义将</w:t>
      </w:r>
      <w:proofErr w:type="gramStart"/>
      <w:r>
        <w:rPr>
          <w:rFonts w:hint="eastAsia"/>
        </w:rPr>
        <w:t>词分为</w:t>
      </w:r>
      <w:proofErr w:type="gramEnd"/>
      <w:r>
        <w:rPr>
          <w:rFonts w:hint="eastAsia"/>
        </w:rPr>
        <w:t>不同的同义词集（</w:t>
      </w:r>
      <w:r>
        <w:rPr>
          <w:rFonts w:hint="eastAsia"/>
        </w:rPr>
        <w:t>Synsets</w:t>
      </w:r>
      <w:r>
        <w:rPr>
          <w:rFonts w:hint="eastAsia"/>
        </w:rPr>
        <w:t>）；</w:t>
      </w:r>
      <w:r>
        <w:rPr>
          <w:rFonts w:hint="eastAsia"/>
        </w:rPr>
        <w:t>SentiWordNet</w:t>
      </w:r>
      <w:r>
        <w:rPr>
          <w:vertAlign w:val="superscript"/>
        </w:rPr>
        <w:t>[</w:t>
      </w:r>
      <w:r>
        <w:rPr>
          <w:rFonts w:hint="eastAsia"/>
          <w:vertAlign w:val="superscript"/>
        </w:rPr>
        <w:t>6</w:t>
      </w:r>
      <w:r>
        <w:rPr>
          <w:vertAlign w:val="superscript"/>
        </w:rPr>
        <w:t>3]</w:t>
      </w:r>
      <w:r>
        <w:rPr>
          <w:rFonts w:hint="eastAsia"/>
        </w:rPr>
        <w:t>是基于</w:t>
      </w:r>
      <w:r>
        <w:rPr>
          <w:rFonts w:hint="eastAsia"/>
        </w:rPr>
        <w:t>WordNet</w:t>
      </w:r>
      <w:r>
        <w:rPr>
          <w:rFonts w:hint="eastAsia"/>
        </w:rPr>
        <w:t>构造的情感词词典，描述了</w:t>
      </w:r>
      <w:r>
        <w:rPr>
          <w:rFonts w:hint="eastAsia"/>
        </w:rPr>
        <w:t>WordNet</w:t>
      </w:r>
      <w:r>
        <w:rPr>
          <w:rFonts w:hint="eastAsia"/>
        </w:rPr>
        <w:t>中的每个同义词集</w:t>
      </w:r>
      <w:r>
        <w:rPr>
          <w:rFonts w:hint="eastAsia"/>
        </w:rPr>
        <w:t>(Synset)</w:t>
      </w:r>
      <w:r>
        <w:rPr>
          <w:rFonts w:hint="eastAsia"/>
        </w:rPr>
        <w:t>褒、贬或中立的倾向及强度；</w:t>
      </w:r>
      <w:r>
        <w:rPr>
          <w:rFonts w:hint="eastAsia"/>
        </w:rPr>
        <w:t>WordNet-Affect</w:t>
      </w:r>
      <w:r>
        <w:rPr>
          <w:vertAlign w:val="superscript"/>
        </w:rPr>
        <w:t>[</w:t>
      </w:r>
      <w:r>
        <w:rPr>
          <w:rFonts w:hint="eastAsia"/>
          <w:vertAlign w:val="superscript"/>
        </w:rPr>
        <w:t>64</w:t>
      </w:r>
      <w:r>
        <w:rPr>
          <w:vertAlign w:val="superscript"/>
        </w:rPr>
        <w:t>]</w:t>
      </w:r>
      <w:r>
        <w:rPr>
          <w:rFonts w:hint="eastAsia"/>
        </w:rPr>
        <w:t>也依据类似方法构建，不过标注内容换为不同的情感类别，对于不同情感类别间的关系也给出了层级表示；近年来，一些研究者还结合认知评价理论构建了常识知识库</w:t>
      </w:r>
      <w:r>
        <w:rPr>
          <w:rFonts w:hint="eastAsia"/>
        </w:rPr>
        <w:t>EmotiNet</w:t>
      </w:r>
      <w:r>
        <w:rPr>
          <w:vertAlign w:val="superscript"/>
        </w:rPr>
        <w:t>[</w:t>
      </w:r>
      <w:r>
        <w:rPr>
          <w:rFonts w:hint="eastAsia"/>
          <w:vertAlign w:val="superscript"/>
        </w:rPr>
        <w:t>65</w:t>
      </w:r>
      <w:r>
        <w:rPr>
          <w:vertAlign w:val="superscript"/>
        </w:rPr>
        <w:t>]</w:t>
      </w:r>
      <w:r>
        <w:rPr>
          <w:rFonts w:hint="eastAsia"/>
        </w:rPr>
        <w:t>；</w:t>
      </w:r>
      <w:r>
        <w:rPr>
          <w:rFonts w:hint="eastAsia"/>
        </w:rPr>
        <w:t>HowNet</w:t>
      </w:r>
      <w:r>
        <w:rPr>
          <w:rFonts w:hint="eastAsia"/>
        </w:rPr>
        <w:t>（知网）</w:t>
      </w:r>
      <w:r>
        <w:rPr>
          <w:vertAlign w:val="superscript"/>
        </w:rPr>
        <w:t>[</w:t>
      </w:r>
      <w:r>
        <w:rPr>
          <w:rFonts w:hint="eastAsia"/>
          <w:vertAlign w:val="superscript"/>
        </w:rPr>
        <w:t>66</w:t>
      </w:r>
      <w:r>
        <w:rPr>
          <w:vertAlign w:val="superscript"/>
        </w:rPr>
        <w:t>]</w:t>
      </w:r>
      <w:r>
        <w:rPr>
          <w:rFonts w:hint="eastAsia"/>
        </w:rPr>
        <w:t>是一个以中、英文词语所代表的概念为描述对象，以概念与概念之间、以及概念所具有的属性之间的关系为基本内容的语言知识库，归纳了</w:t>
      </w:r>
      <w:r>
        <w:rPr>
          <w:rFonts w:hint="eastAsia"/>
        </w:rPr>
        <w:t xml:space="preserve">9193 </w:t>
      </w:r>
      <w:proofErr w:type="gramStart"/>
      <w:r>
        <w:rPr>
          <w:rFonts w:hint="eastAsia"/>
        </w:rPr>
        <w:t>个</w:t>
      </w:r>
      <w:proofErr w:type="gramEnd"/>
      <w:r>
        <w:rPr>
          <w:rFonts w:hint="eastAsia"/>
        </w:rPr>
        <w:t>中文情感词语和</w:t>
      </w:r>
      <w:r>
        <w:rPr>
          <w:rFonts w:hint="eastAsia"/>
        </w:rPr>
        <w:t xml:space="preserve">9142 </w:t>
      </w:r>
      <w:proofErr w:type="gramStart"/>
      <w:r>
        <w:rPr>
          <w:rFonts w:hint="eastAsia"/>
        </w:rPr>
        <w:t>个</w:t>
      </w:r>
      <w:proofErr w:type="gramEnd"/>
      <w:r>
        <w:rPr>
          <w:rFonts w:hint="eastAsia"/>
        </w:rPr>
        <w:t>英文情感词语，是中文文本情感分析重要的基础资源。</w:t>
      </w:r>
    </w:p>
    <w:p w14:paraId="57F3CAA9"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6" w:name="_Toc437135835"/>
      <w:r>
        <w:rPr>
          <w:rFonts w:eastAsia="黑体" w:hint="eastAsia"/>
          <w:color w:val="000000"/>
          <w:sz w:val="30"/>
          <w:szCs w:val="30"/>
          <w:shd w:val="clear" w:color="auto" w:fill="FFFFFF"/>
        </w:rPr>
        <w:t xml:space="preserve">1.3 </w:t>
      </w:r>
      <w:r>
        <w:rPr>
          <w:rFonts w:eastAsia="黑体" w:hint="eastAsia"/>
          <w:color w:val="000000"/>
          <w:sz w:val="30"/>
          <w:szCs w:val="30"/>
          <w:shd w:val="clear" w:color="auto" w:fill="FFFFFF"/>
        </w:rPr>
        <w:t>研究目标与内容</w:t>
      </w:r>
      <w:bookmarkEnd w:id="76"/>
    </w:p>
    <w:p w14:paraId="3EB2AAE2" w14:textId="77777777" w:rsidR="00A20A63" w:rsidRDefault="001C2EF9">
      <w:pPr>
        <w:pStyle w:val="33"/>
      </w:pPr>
      <w:bookmarkStart w:id="77" w:name="_Toc437135836"/>
      <w:r>
        <w:rPr>
          <w:rFonts w:hint="eastAsia"/>
        </w:rPr>
        <w:lastRenderedPageBreak/>
        <w:t>1.3.1</w:t>
      </w:r>
      <w:r>
        <w:rPr>
          <w:rFonts w:hint="eastAsia"/>
          <w:bCs/>
        </w:rPr>
        <w:t xml:space="preserve"> </w:t>
      </w:r>
      <w:r>
        <w:rPr>
          <w:rFonts w:hint="eastAsia"/>
          <w:bCs/>
        </w:rPr>
        <w:t>研究目标</w:t>
      </w:r>
      <w:bookmarkEnd w:id="77"/>
    </w:p>
    <w:p w14:paraId="675272BF" w14:textId="77777777" w:rsidR="00A20A63" w:rsidRDefault="00D5550F">
      <w:pPr>
        <w:ind w:firstLine="480"/>
        <w:rPr>
          <w:rFonts w:ascii="Calibri" w:hAnsi="Calibri"/>
        </w:rPr>
      </w:pPr>
      <w:r>
        <w:rPr>
          <w:rFonts w:hint="eastAsia"/>
        </w:rPr>
        <w:t>上文分析指出，目前的情感语音合成研究，在情感模型与情感预测方面，有两方面关键问题需要解决：一、</w:t>
      </w:r>
      <w:r>
        <w:rPr>
          <w:rFonts w:ascii="Calibri" w:hAnsi="Calibri" w:hint="eastAsia"/>
        </w:rPr>
        <w:t>相关的理论需要有所升华，尤其是要解决情感的准确刻画和动态衍化过程的描述；</w:t>
      </w:r>
      <w:r>
        <w:rPr>
          <w:rFonts w:hint="eastAsia"/>
        </w:rPr>
        <w:t>二、</w:t>
      </w:r>
      <w:r>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r>
        <w:rPr>
          <w:rFonts w:asciiTheme="minorEastAsia" w:eastAsiaTheme="minorEastAsia" w:hAnsiTheme="minorEastAsia" w:hint="eastAsia"/>
          <w:bCs/>
          <w:color w:val="000000"/>
          <w:shd w:val="clear" w:color="auto" w:fill="FFFFFF"/>
        </w:rPr>
        <w:t>针对这两个关键问题，本文的研究目标设定为</w:t>
      </w:r>
      <w:r w:rsidR="001C2EF9">
        <w:rPr>
          <w:rFonts w:asciiTheme="minorEastAsia" w:eastAsiaTheme="minorEastAsia" w:hAnsiTheme="minorEastAsia" w:hint="eastAsia"/>
          <w:bCs/>
          <w:color w:val="000000"/>
          <w:shd w:val="clear" w:color="auto" w:fill="FFFFFF"/>
        </w:rPr>
        <w:t>：</w:t>
      </w:r>
    </w:p>
    <w:p w14:paraId="6108F0A3"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（1）探索言语</w:t>
      </w:r>
      <w:r>
        <w:rPr>
          <w:rFonts w:asciiTheme="minorEastAsia" w:eastAsiaTheme="minorEastAsia" w:hAnsiTheme="minorEastAsia" w:hint="eastAsia"/>
        </w:rPr>
        <w:t>情感</w:t>
      </w:r>
      <w:r>
        <w:rPr>
          <w:rFonts w:hint="eastAsia"/>
        </w:rPr>
        <w:t>生成</w:t>
      </w:r>
      <w:r>
        <w:rPr>
          <w:rFonts w:ascii="Calibri" w:hAnsi="Calibri" w:hint="eastAsia"/>
        </w:rPr>
        <w:t>及其</w:t>
      </w:r>
      <w:r>
        <w:rPr>
          <w:rFonts w:asciiTheme="minorEastAsia" w:eastAsiaTheme="minorEastAsia" w:hAnsiTheme="minorEastAsia" w:hint="eastAsia"/>
          <w:color w:val="000000"/>
          <w:shd w:val="clear" w:color="auto" w:fill="FFFFFF"/>
        </w:rPr>
        <w:t>衍化</w:t>
      </w:r>
      <w:r w:rsidR="0073436A">
        <w:rPr>
          <w:rFonts w:asciiTheme="minorEastAsia" w:eastAsiaTheme="minorEastAsia" w:hAnsiTheme="minorEastAsia" w:hint="eastAsia"/>
          <w:color w:val="000000"/>
          <w:shd w:val="clear" w:color="auto" w:fill="FFFFFF"/>
        </w:rPr>
        <w:t>过程</w:t>
      </w:r>
      <w:r>
        <w:rPr>
          <w:rFonts w:asciiTheme="minorEastAsia" w:eastAsiaTheme="minorEastAsia" w:hAnsiTheme="minorEastAsia" w:hint="eastAsia"/>
          <w:color w:val="000000"/>
          <w:shd w:val="clear" w:color="auto" w:fill="FFFFFF"/>
        </w:rPr>
        <w:t>，</w:t>
      </w:r>
      <w:r w:rsidR="00A45FA7">
        <w:rPr>
          <w:rFonts w:asciiTheme="minorEastAsia" w:eastAsiaTheme="minorEastAsia" w:hAnsiTheme="minorEastAsia" w:hint="eastAsia"/>
          <w:color w:val="000000"/>
          <w:shd w:val="clear" w:color="auto" w:fill="FFFFFF"/>
        </w:rPr>
        <w:t>形成言语情感</w:t>
      </w:r>
      <w:r>
        <w:rPr>
          <w:rFonts w:asciiTheme="minorEastAsia" w:eastAsiaTheme="minorEastAsia" w:hAnsiTheme="minorEastAsia" w:hint="eastAsia"/>
          <w:color w:val="000000"/>
          <w:shd w:val="clear" w:color="auto" w:fill="FFFFFF"/>
        </w:rPr>
        <w:t>描述方案；</w:t>
      </w:r>
    </w:p>
    <w:p w14:paraId="2F048298"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（2）以此为基础，面向情感</w:t>
      </w:r>
      <w:r>
        <w:rPr>
          <w:rFonts w:ascii="Calibri" w:hAnsi="Calibri" w:hint="eastAsia"/>
        </w:rPr>
        <w:t>语音合成的应用</w:t>
      </w:r>
      <w:r>
        <w:rPr>
          <w:rFonts w:asciiTheme="minorEastAsia" w:eastAsiaTheme="minorEastAsia" w:hAnsiTheme="minorEastAsia" w:hint="eastAsia"/>
          <w:bCs/>
          <w:color w:val="000000"/>
          <w:shd w:val="clear" w:color="auto" w:fill="FFFFFF"/>
        </w:rPr>
        <w:t>，构建言语情感预测模型。</w:t>
      </w:r>
    </w:p>
    <w:p w14:paraId="5B12D1D7" w14:textId="77777777" w:rsidR="00A20A63" w:rsidRDefault="001C2EF9">
      <w:pPr>
        <w:pStyle w:val="33"/>
      </w:pPr>
      <w:bookmarkStart w:id="78" w:name="_Toc437135837"/>
      <w:r>
        <w:rPr>
          <w:rFonts w:hint="eastAsia"/>
        </w:rPr>
        <w:t>1.3.2</w:t>
      </w:r>
      <w:r>
        <w:rPr>
          <w:rFonts w:hint="eastAsia"/>
          <w:bCs/>
        </w:rPr>
        <w:t xml:space="preserve"> </w:t>
      </w:r>
      <w:r>
        <w:rPr>
          <w:rFonts w:hint="eastAsia"/>
          <w:bCs/>
        </w:rPr>
        <w:t>研究内容</w:t>
      </w:r>
      <w:bookmarkEnd w:id="78"/>
    </w:p>
    <w:p w14:paraId="7C091006" w14:textId="77777777" w:rsidR="00A20A63" w:rsidRDefault="001C2EF9">
      <w:pPr>
        <w:ind w:firstLine="480"/>
        <w:rPr>
          <w:rFonts w:ascii="Calibri" w:hAnsi="Calibri"/>
        </w:rPr>
      </w:pPr>
      <w:r>
        <w:rPr>
          <w:rFonts w:asciiTheme="minorEastAsia" w:eastAsiaTheme="minorEastAsia" w:hAnsiTheme="minorEastAsia" w:hint="eastAsia"/>
          <w:bCs/>
          <w:color w:val="000000"/>
          <w:shd w:val="clear" w:color="auto" w:fill="FFFFFF"/>
        </w:rPr>
        <w:t>为实现上述研究目标，</w:t>
      </w:r>
      <w:r>
        <w:rPr>
          <w:rFonts w:hint="eastAsia"/>
        </w:rPr>
        <w:t>本文的研究工作将按照以下思路来进行：以相关领域研究为指导，采用心理语言学、感知语音学实验和数据分析相结合的方法，探索汉语朗读或播音等创作型有声语</w:t>
      </w:r>
      <w:r w:rsidR="0073436A">
        <w:rPr>
          <w:rFonts w:hint="eastAsia"/>
        </w:rPr>
        <w:t>言活动中情感表达与言语特征间的关联关系，进而得出言语情感的生成及</w:t>
      </w:r>
      <w:r>
        <w:rPr>
          <w:rFonts w:hint="eastAsia"/>
        </w:rPr>
        <w:t>衍化</w:t>
      </w:r>
      <w:r w:rsidR="0073436A">
        <w:rPr>
          <w:rFonts w:hint="eastAsia"/>
        </w:rPr>
        <w:t>过程</w:t>
      </w:r>
      <w:r>
        <w:rPr>
          <w:rFonts w:hint="eastAsia"/>
        </w:rPr>
        <w:t>，并基于此形成情感的多视角描述体系；以此为基础，利用机器学习等计算方法，构建基于文本分析的言语情感预测模型，</w:t>
      </w:r>
      <w:r>
        <w:rPr>
          <w:rFonts w:ascii="Calibri" w:hAnsi="Calibri" w:hint="eastAsia"/>
        </w:rPr>
        <w:t>考虑到特征参数的层级性，因此</w:t>
      </w:r>
      <w:r>
        <w:rPr>
          <w:rFonts w:hint="eastAsia"/>
          <w:szCs w:val="21"/>
        </w:rPr>
        <w:t>引入深度神经网络实施模型的计算，</w:t>
      </w:r>
      <w:r>
        <w:rPr>
          <w:rFonts w:ascii="Calibri" w:hAnsi="Calibri" w:hint="eastAsia"/>
        </w:rPr>
        <w:t>模型支持多尺度特征处理及动态衍化过程刻画。</w:t>
      </w:r>
      <w:r>
        <w:rPr>
          <w:rFonts w:asciiTheme="minorEastAsia" w:eastAsiaTheme="minorEastAsia" w:hAnsiTheme="minorEastAsia" w:hint="eastAsia"/>
          <w:bCs/>
          <w:color w:val="000000"/>
          <w:shd w:val="clear" w:color="auto" w:fill="FFFFFF"/>
        </w:rPr>
        <w:t>具体研究内容与技术思路为：</w:t>
      </w:r>
    </w:p>
    <w:p w14:paraId="02B8BE1B" w14:textId="77777777" w:rsidR="00A20A63" w:rsidRDefault="001C2EF9">
      <w:pPr>
        <w:spacing w:beforeLines="50" w:before="156" w:afterLines="50" w:after="156"/>
        <w:ind w:firstLine="480"/>
      </w:pPr>
      <w:r>
        <w:rPr>
          <w:rFonts w:asciiTheme="minorEastAsia" w:eastAsiaTheme="minorEastAsia" w:hAnsiTheme="minorEastAsia" w:hint="eastAsia"/>
          <w:bCs/>
          <w:color w:val="000000"/>
          <w:shd w:val="clear" w:color="auto" w:fill="FFFFFF"/>
        </w:rPr>
        <w:t>（1）</w:t>
      </w:r>
      <w:r>
        <w:rPr>
          <w:rFonts w:hint="eastAsia"/>
          <w:bCs/>
        </w:rPr>
        <w:t>言语情感</w:t>
      </w:r>
      <w:r w:rsidR="0073436A">
        <w:rPr>
          <w:rFonts w:hint="eastAsia"/>
        </w:rPr>
        <w:t>生成及衍化过程</w:t>
      </w:r>
    </w:p>
    <w:p w14:paraId="0461B21B" w14:textId="77777777" w:rsidR="00EB41BE" w:rsidRDefault="00EB41BE">
      <w:pPr>
        <w:ind w:firstLine="480"/>
      </w:pPr>
      <w:r>
        <w:rPr>
          <w:rFonts w:hint="eastAsia"/>
        </w:rPr>
        <w:t>关于情感的生成与界定，至今没有统一的定论。心理学领域存在大量的情感理论与模型可供借鉴，基于对心理学情感理论与模型的分析，归纳汇总出言语中情感生成所涉及到的可能影响因素及各因素间相互关系；同时基于朗读学、播音学等实践经验指导，阐明各因素间的信息传递规律，</w:t>
      </w:r>
      <w:r w:rsidR="00155EC7">
        <w:rPr>
          <w:rFonts w:hint="eastAsia"/>
        </w:rPr>
        <w:t>归纳</w:t>
      </w:r>
      <w:r w:rsidR="00C248BE">
        <w:rPr>
          <w:rFonts w:hint="eastAsia"/>
        </w:rPr>
        <w:t>汇总出</w:t>
      </w:r>
      <w:r>
        <w:rPr>
          <w:rFonts w:hint="eastAsia"/>
        </w:rPr>
        <w:t>由文本</w:t>
      </w:r>
      <w:r w:rsidR="00155EC7">
        <w:rPr>
          <w:rFonts w:hint="eastAsia"/>
        </w:rPr>
        <w:t>到</w:t>
      </w:r>
      <w:r>
        <w:rPr>
          <w:rFonts w:hint="eastAsia"/>
        </w:rPr>
        <w:t>言语情感的</w:t>
      </w:r>
      <w:r w:rsidR="00155EC7">
        <w:rPr>
          <w:rFonts w:hint="eastAsia"/>
        </w:rPr>
        <w:t>生成</w:t>
      </w:r>
      <w:r w:rsidR="007346DD">
        <w:rPr>
          <w:rFonts w:hint="eastAsia"/>
        </w:rPr>
        <w:t>过程及衍化机制</w:t>
      </w:r>
      <w:r>
        <w:rPr>
          <w:rFonts w:hint="eastAsia"/>
        </w:rPr>
        <w:t>。</w:t>
      </w:r>
    </w:p>
    <w:p w14:paraId="32FA744D" w14:textId="77777777" w:rsidR="00A20A63" w:rsidRDefault="001C2EF9">
      <w:pPr>
        <w:spacing w:beforeLines="50" w:before="156" w:afterLines="50" w:after="156"/>
        <w:ind w:firstLine="480"/>
      </w:pPr>
      <w:r>
        <w:rPr>
          <w:rFonts w:hint="eastAsia"/>
        </w:rPr>
        <w:t>（</w:t>
      </w:r>
      <w:r>
        <w:rPr>
          <w:rFonts w:hint="eastAsia"/>
        </w:rPr>
        <w:t>2</w:t>
      </w:r>
      <w:r>
        <w:rPr>
          <w:rFonts w:hint="eastAsia"/>
        </w:rPr>
        <w:t>）言语情感</w:t>
      </w:r>
      <w:r>
        <w:rPr>
          <w:rFonts w:hint="eastAsia"/>
          <w:bCs/>
        </w:rPr>
        <w:t>描述</w:t>
      </w:r>
      <w:r>
        <w:rPr>
          <w:rFonts w:hint="eastAsia"/>
        </w:rPr>
        <w:t>方案</w:t>
      </w:r>
    </w:p>
    <w:p w14:paraId="4D4C8B2C" w14:textId="77777777" w:rsidR="00EB41BE" w:rsidRPr="00EB41BE" w:rsidRDefault="00155EC7" w:rsidP="00155EC7">
      <w:pPr>
        <w:ind w:firstLine="480"/>
      </w:pPr>
      <w:r>
        <w:rPr>
          <w:rFonts w:hint="eastAsia"/>
        </w:rPr>
        <w:t>通过对心理学已有的情感模型进行分析，发现</w:t>
      </w:r>
      <w:r w:rsidR="00591A8F">
        <w:rPr>
          <w:rFonts w:hint="eastAsia"/>
        </w:rPr>
        <w:t>这些</w:t>
      </w:r>
      <w:r>
        <w:rPr>
          <w:rFonts w:hint="eastAsia"/>
          <w:bCs/>
        </w:rPr>
        <w:t>模型分别基于不同的视角来解释或定义情感，各视角都有其存在的合理性和独特性，同时它们之间又有所交叠或关联。因此本研究中，</w:t>
      </w:r>
      <w:r w:rsidR="00EB41BE">
        <w:rPr>
          <w:rFonts w:hint="eastAsia"/>
        </w:rPr>
        <w:t>以言语情感生成过程为指导，借鉴心理学、朗读学、播音学以及语音学相关成果，提出从不同视角刻画情感不同方面影响因素的</w:t>
      </w:r>
      <w:r w:rsidR="00EB41BE">
        <w:rPr>
          <w:rFonts w:hint="eastAsia"/>
          <w:bCs/>
        </w:rPr>
        <w:t>多视角描述方案；</w:t>
      </w:r>
      <w:r w:rsidR="00EB41BE">
        <w:rPr>
          <w:rFonts w:hint="eastAsia"/>
        </w:rPr>
        <w:t>然后采用心理语言学、感知语音学实验和数据分析相结合的方法，确认</w:t>
      </w:r>
      <w:r w:rsidR="00EB41BE">
        <w:rPr>
          <w:rFonts w:hint="eastAsia"/>
        </w:rPr>
        <w:lastRenderedPageBreak/>
        <w:t>结构模型中每个层面的主要因素，</w:t>
      </w:r>
      <w:r>
        <w:rPr>
          <w:rFonts w:hint="eastAsia"/>
        </w:rPr>
        <w:t>进而</w:t>
      </w:r>
      <w:r w:rsidR="00376B78">
        <w:rPr>
          <w:rFonts w:hint="eastAsia"/>
        </w:rPr>
        <w:t>得到每个视角的具体表示方式。</w:t>
      </w:r>
    </w:p>
    <w:p w14:paraId="0C840672" w14:textId="77777777" w:rsidR="00A20A63" w:rsidRDefault="001C2EF9">
      <w:pPr>
        <w:spacing w:beforeLines="50" w:before="156" w:afterLines="50" w:after="156"/>
        <w:ind w:firstLine="480"/>
      </w:pPr>
      <w:r>
        <w:rPr>
          <w:rFonts w:hint="eastAsia"/>
        </w:rPr>
        <w:t>（</w:t>
      </w:r>
      <w:r>
        <w:rPr>
          <w:rFonts w:hint="eastAsia"/>
        </w:rPr>
        <w:t>3</w:t>
      </w:r>
      <w:r>
        <w:rPr>
          <w:rFonts w:hint="eastAsia"/>
        </w:rPr>
        <w:t>）</w:t>
      </w:r>
      <w:r w:rsidR="00996BFD">
        <w:rPr>
          <w:rFonts w:hint="eastAsia"/>
          <w:bCs/>
        </w:rPr>
        <w:t>新闻言语情感数据库构建</w:t>
      </w:r>
    </w:p>
    <w:p w14:paraId="3FF7EAFA" w14:textId="77777777" w:rsidR="00A20A63" w:rsidRDefault="005017E6" w:rsidP="001776E1">
      <w:pPr>
        <w:ind w:firstLine="480"/>
        <w:rPr>
          <w:bCs/>
        </w:rPr>
      </w:pPr>
      <w:r>
        <w:rPr>
          <w:rFonts w:hint="eastAsia"/>
          <w:bCs/>
        </w:rPr>
        <w:t>情感数据库是研究情感计算及情感声学特征的基础，构建数据库是本文工作的重要组成部分。</w:t>
      </w:r>
      <w:r w:rsidR="001C2EF9">
        <w:rPr>
          <w:rFonts w:hint="eastAsia"/>
          <w:bCs/>
        </w:rPr>
        <w:t>不同于自然口语（</w:t>
      </w:r>
      <w:r w:rsidR="001C2EF9">
        <w:rPr>
          <w:rFonts w:hint="eastAsia"/>
          <w:bCs/>
        </w:rPr>
        <w:t>spontaneous speech</w:t>
      </w:r>
      <w:r w:rsidR="001C2EF9">
        <w:rPr>
          <w:rFonts w:hint="eastAsia"/>
          <w:bCs/>
        </w:rPr>
        <w:t>）中情感的自发流露，</w:t>
      </w:r>
      <w:r w:rsidR="00296A12">
        <w:rPr>
          <w:rFonts w:hint="eastAsia"/>
          <w:bCs/>
        </w:rPr>
        <w:t>新闻言语</w:t>
      </w:r>
      <w:r w:rsidR="001C2EF9">
        <w:rPr>
          <w:rFonts w:hint="eastAsia"/>
          <w:bCs/>
        </w:rPr>
        <w:t>中的情感产生有着相对显性的过程，且在相当程度上可以重现，为言语情感研究带来些许便利。本文使用的</w:t>
      </w:r>
      <w:r w:rsidR="001776E1">
        <w:rPr>
          <w:rFonts w:hint="eastAsia"/>
          <w:bCs/>
        </w:rPr>
        <w:t>新闻言语情感</w:t>
      </w:r>
      <w:r w:rsidR="001C2EF9">
        <w:rPr>
          <w:rFonts w:hint="eastAsia"/>
          <w:bCs/>
        </w:rPr>
        <w:t>数据库采用表演语音的构建形式，</w:t>
      </w:r>
      <w:r w:rsidR="001C2EF9">
        <w:rPr>
          <w:rFonts w:hint="eastAsia"/>
        </w:rPr>
        <w:t>构建过程包括</w:t>
      </w:r>
      <w:r w:rsidR="00272A15">
        <w:rPr>
          <w:rFonts w:hint="eastAsia"/>
        </w:rPr>
        <w:t>：</w:t>
      </w:r>
      <w:r w:rsidR="001C2EF9">
        <w:rPr>
          <w:rFonts w:hint="eastAsia"/>
        </w:rPr>
        <w:t>语料的收集与录制、基于多视角情感描述体系对该库进行人工标注、以及对标注结果进行统计分析等。文稿</w:t>
      </w:r>
      <w:proofErr w:type="gramStart"/>
      <w:r w:rsidR="001C2EF9">
        <w:rPr>
          <w:rFonts w:hint="eastAsia"/>
        </w:rPr>
        <w:t>来源于</w:t>
      </w:r>
      <w:r w:rsidR="001C2EF9">
        <w:rPr>
          <w:rFonts w:hint="eastAsia"/>
          <w:bCs/>
        </w:rPr>
        <w:t>来源于</w:t>
      </w:r>
      <w:proofErr w:type="gramEnd"/>
      <w:r w:rsidR="001C2EF9">
        <w:rPr>
          <w:rFonts w:hint="eastAsia"/>
          <w:bCs/>
        </w:rPr>
        <w:t>中国传媒大学有声媒体语言研究中心所积累的播音文稿数据库。录音工作由具有专业背景的发音人在专业录音棚完成。</w:t>
      </w:r>
    </w:p>
    <w:p w14:paraId="24FE4F11" w14:textId="77777777" w:rsidR="00A20A63" w:rsidRDefault="001C2EF9">
      <w:pPr>
        <w:spacing w:beforeLines="50" w:before="156" w:afterLines="50" w:after="156"/>
        <w:ind w:firstLine="480"/>
      </w:pPr>
      <w:r>
        <w:rPr>
          <w:rFonts w:hint="eastAsia"/>
        </w:rPr>
        <w:t>（</w:t>
      </w:r>
      <w:r>
        <w:rPr>
          <w:rFonts w:hint="eastAsia"/>
        </w:rPr>
        <w:t>4</w:t>
      </w:r>
      <w:r>
        <w:rPr>
          <w:rFonts w:hint="eastAsia"/>
        </w:rPr>
        <w:t>）言语情感</w:t>
      </w:r>
      <w:r>
        <w:rPr>
          <w:rFonts w:hint="eastAsia"/>
          <w:bCs/>
        </w:rPr>
        <w:t>预测模型</w:t>
      </w:r>
    </w:p>
    <w:p w14:paraId="4B2BF546" w14:textId="77777777" w:rsidR="00A20A63" w:rsidRDefault="001C2EF9">
      <w:pPr>
        <w:ind w:firstLine="480"/>
        <w:rPr>
          <w:bCs/>
        </w:rPr>
      </w:pPr>
      <w:r>
        <w:rPr>
          <w:rFonts w:hint="eastAsia"/>
          <w:bCs/>
        </w:rPr>
        <w:t>本文所提出的言语情感描述方案从多个视角描述言语情感，影响情感的因素来自多个层面，由此归纳得到的言语情感生成模型是结构化的。因此，为了处理层次化、多尺度特征，采用结构化的深度神经网络来构建言语情感预测模型。具体来说，在言语情感</w:t>
      </w:r>
      <w:r>
        <w:rPr>
          <w:rFonts w:hint="eastAsia"/>
        </w:rPr>
        <w:t>生成及其衍化</w:t>
      </w:r>
      <w:r w:rsidR="002211C6">
        <w:rPr>
          <w:rFonts w:hint="eastAsia"/>
        </w:rPr>
        <w:t>过程</w:t>
      </w:r>
      <w:r>
        <w:rPr>
          <w:rFonts w:hint="eastAsia"/>
        </w:rPr>
        <w:t>指导下，</w:t>
      </w:r>
      <w:r>
        <w:rPr>
          <w:rFonts w:hint="eastAsia"/>
          <w:bCs/>
        </w:rPr>
        <w:t>利用言语情感数据库的标注数据，以及基于语义分析得到的文本特征，训练深度学习模型，实现由朗读文本</w:t>
      </w:r>
      <w:r w:rsidR="00376B78">
        <w:rPr>
          <w:rFonts w:hint="eastAsia"/>
          <w:bCs/>
        </w:rPr>
        <w:t>到</w:t>
      </w:r>
      <w:r>
        <w:rPr>
          <w:rFonts w:hint="eastAsia"/>
          <w:bCs/>
        </w:rPr>
        <w:t>言语情感的预测模型。以发音描述作为预测系统的最终结果输出，</w:t>
      </w:r>
      <w:r w:rsidR="00376B78">
        <w:rPr>
          <w:rFonts w:hint="eastAsia"/>
          <w:bCs/>
        </w:rPr>
        <w:t>用于指导后续声学参数的调整</w:t>
      </w:r>
      <w:r>
        <w:rPr>
          <w:rFonts w:hint="eastAsia"/>
          <w:bCs/>
        </w:rPr>
        <w:t>。模型综合考虑来自篇章级、</w:t>
      </w:r>
      <w:proofErr w:type="gramStart"/>
      <w:r>
        <w:rPr>
          <w:rFonts w:hint="eastAsia"/>
          <w:bCs/>
        </w:rPr>
        <w:t>段落级以及句子级不同</w:t>
      </w:r>
      <w:proofErr w:type="gramEnd"/>
      <w:r>
        <w:rPr>
          <w:rFonts w:hint="eastAsia"/>
          <w:bCs/>
        </w:rPr>
        <w:t>尺度单元的上下文环境的影响，以及情感衍化过程中各环节间的相互影响，形成多层嵌套的立体网络，可以处理结构化特征以及具有时序性和相关性特征的建模，且实现方式简单，具有良好的可扩展性。</w:t>
      </w:r>
    </w:p>
    <w:p w14:paraId="706D5DD0"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9" w:name="_Toc437135838"/>
      <w:r>
        <w:rPr>
          <w:rFonts w:eastAsia="黑体" w:hint="eastAsia"/>
          <w:color w:val="000000"/>
          <w:sz w:val="30"/>
          <w:szCs w:val="30"/>
          <w:shd w:val="clear" w:color="auto" w:fill="FFFFFF"/>
        </w:rPr>
        <w:t xml:space="preserve">1.4 </w:t>
      </w:r>
      <w:r>
        <w:rPr>
          <w:rFonts w:eastAsia="黑体" w:hint="eastAsia"/>
          <w:color w:val="000000"/>
          <w:sz w:val="30"/>
          <w:szCs w:val="30"/>
          <w:shd w:val="clear" w:color="auto" w:fill="FFFFFF"/>
        </w:rPr>
        <w:t>论文结构安排</w:t>
      </w:r>
      <w:bookmarkEnd w:id="79"/>
    </w:p>
    <w:p w14:paraId="2EB4D72B" w14:textId="77777777" w:rsidR="00A20A63" w:rsidRDefault="001C2EF9">
      <w:pPr>
        <w:ind w:firstLine="480"/>
      </w:pPr>
      <w:r>
        <w:rPr>
          <w:rFonts w:hint="eastAsia"/>
        </w:rPr>
        <w:t>本文共分为六个章节，各部分安排如下：</w:t>
      </w:r>
    </w:p>
    <w:p w14:paraId="6AAF67F5" w14:textId="77777777" w:rsidR="00A20A63" w:rsidRDefault="001C2EF9">
      <w:pPr>
        <w:ind w:firstLine="480"/>
      </w:pPr>
      <w:r>
        <w:rPr>
          <w:rFonts w:hint="eastAsia"/>
        </w:rPr>
        <w:t>第一章</w:t>
      </w:r>
      <w:r>
        <w:rPr>
          <w:rFonts w:hint="eastAsia"/>
        </w:rPr>
        <w:t xml:space="preserve"> </w:t>
      </w:r>
      <w:r>
        <w:rPr>
          <w:rFonts w:hint="eastAsia"/>
        </w:rPr>
        <w:t>引言：首先明确本文的研究问题与意义；然后对所涉及到的相关领域的国内外研究现状进行介绍；之后指明文本的研究目标和总体思路；最后对具体研究内容和技术路线进行阐述。</w:t>
      </w:r>
    </w:p>
    <w:p w14:paraId="66340BF3" w14:textId="77777777" w:rsidR="00A20A63" w:rsidRDefault="001C2EF9">
      <w:pPr>
        <w:ind w:firstLine="480"/>
      </w:pPr>
      <w:r>
        <w:rPr>
          <w:rFonts w:hint="eastAsia"/>
        </w:rPr>
        <w:t>第二章</w:t>
      </w:r>
      <w:r>
        <w:rPr>
          <w:rFonts w:hint="eastAsia"/>
        </w:rPr>
        <w:t xml:space="preserve"> </w:t>
      </w:r>
      <w:r>
        <w:rPr>
          <w:rFonts w:hint="eastAsia"/>
        </w:rPr>
        <w:t>情感理论和描述体系：首先从心理学、朗读学和播音学等相关学科出发，介绍</w:t>
      </w:r>
      <w:r w:rsidR="00560C84">
        <w:rPr>
          <w:rFonts w:hint="eastAsia"/>
        </w:rPr>
        <w:t>与研究</w:t>
      </w:r>
      <w:r>
        <w:rPr>
          <w:rFonts w:hint="eastAsia"/>
        </w:rPr>
        <w:t>言语情感生成</w:t>
      </w:r>
      <w:r w:rsidR="002211C6">
        <w:rPr>
          <w:rFonts w:hint="eastAsia"/>
        </w:rPr>
        <w:t>过程</w:t>
      </w:r>
      <w:r>
        <w:rPr>
          <w:rFonts w:hint="eastAsia"/>
        </w:rPr>
        <w:t>及其描述体系的相关理论和模型参考；之后给出言语情感生成</w:t>
      </w:r>
      <w:r w:rsidR="002211C6">
        <w:rPr>
          <w:rFonts w:hint="eastAsia"/>
        </w:rPr>
        <w:t>过程</w:t>
      </w:r>
      <w:r>
        <w:rPr>
          <w:rFonts w:hint="eastAsia"/>
        </w:rPr>
        <w:t>的具体阐述，并给出多视角情感描述体系的构建过程及具体表示形式。</w:t>
      </w:r>
    </w:p>
    <w:p w14:paraId="75BB6355" w14:textId="77777777" w:rsidR="00A20A63" w:rsidRDefault="001C2EF9">
      <w:pPr>
        <w:ind w:firstLine="480"/>
      </w:pPr>
      <w:r>
        <w:rPr>
          <w:rFonts w:hint="eastAsia"/>
        </w:rPr>
        <w:lastRenderedPageBreak/>
        <w:t>第三章</w:t>
      </w:r>
      <w:r>
        <w:rPr>
          <w:rFonts w:hint="eastAsia"/>
        </w:rPr>
        <w:t xml:space="preserve"> </w:t>
      </w:r>
      <w:r w:rsidR="00E65C61">
        <w:rPr>
          <w:rFonts w:hint="eastAsia"/>
          <w:bCs/>
        </w:rPr>
        <w:t>新闻言语情感数据库</w:t>
      </w:r>
      <w:r w:rsidR="00E10EB9">
        <w:rPr>
          <w:rFonts w:hint="eastAsia"/>
        </w:rPr>
        <w:t>构建：首先对情感</w:t>
      </w:r>
      <w:r>
        <w:rPr>
          <w:rFonts w:hint="eastAsia"/>
        </w:rPr>
        <w:t>数据库的构建方法及遵从原则进行总结；然后介绍本文所使用的新闻言语数据库的构建过程，包括语料的收集与录制、基于多视角情感描述体系对该库进行人工标注、以及对标注结果进行统计分析等。</w:t>
      </w:r>
    </w:p>
    <w:p w14:paraId="30DEAFF6" w14:textId="77777777" w:rsidR="00A20A63" w:rsidRDefault="001C2EF9">
      <w:pPr>
        <w:ind w:firstLine="480"/>
      </w:pPr>
      <w:r>
        <w:rPr>
          <w:rFonts w:hint="eastAsia"/>
        </w:rPr>
        <w:t>第四章</w:t>
      </w:r>
      <w:r>
        <w:rPr>
          <w:rFonts w:hint="eastAsia"/>
        </w:rPr>
        <w:t xml:space="preserve"> </w:t>
      </w:r>
      <w:r>
        <w:rPr>
          <w:rFonts w:hint="eastAsia"/>
        </w:rPr>
        <w:t>基于深度神经网络的言语情感预测：首先介绍几种常见的深度神经网络的网络结构和存在的问题；然后介绍我们基于言语情感生成</w:t>
      </w:r>
      <w:r w:rsidR="002211C6">
        <w:rPr>
          <w:rFonts w:hint="eastAsia"/>
        </w:rPr>
        <w:t>过程</w:t>
      </w:r>
      <w:r>
        <w:rPr>
          <w:rFonts w:hint="eastAsia"/>
        </w:rPr>
        <w:t>和深度堆叠网络搭建的预测模型的网络结构和建模</w:t>
      </w:r>
      <w:r w:rsidR="002211C6">
        <w:rPr>
          <w:rFonts w:hint="eastAsia"/>
        </w:rPr>
        <w:t>策略</w:t>
      </w:r>
      <w:r>
        <w:rPr>
          <w:rFonts w:hint="eastAsia"/>
        </w:rPr>
        <w:t>；之后对模型的训练算法、优化措施和文本处理等内容进行说明；最后对模型的性能进行测试并对结果进行分析讨论。</w:t>
      </w:r>
    </w:p>
    <w:p w14:paraId="6A114269" w14:textId="77777777" w:rsidR="00A20A63" w:rsidRDefault="001C2EF9">
      <w:pPr>
        <w:tabs>
          <w:tab w:val="left" w:pos="3660"/>
        </w:tabs>
        <w:ind w:firstLine="480"/>
      </w:pPr>
      <w:r>
        <w:rPr>
          <w:rFonts w:hint="eastAsia"/>
        </w:rPr>
        <w:t>第五章</w:t>
      </w:r>
      <w:r>
        <w:rPr>
          <w:rFonts w:hint="eastAsia"/>
        </w:rPr>
        <w:t xml:space="preserve"> </w:t>
      </w:r>
      <w:r>
        <w:rPr>
          <w:rFonts w:hint="eastAsia"/>
        </w:rPr>
        <w:t>多尺度情感预测建模：</w:t>
      </w:r>
      <w:proofErr w:type="gramStart"/>
      <w:r>
        <w:rPr>
          <w:rFonts w:hint="eastAsia"/>
        </w:rPr>
        <w:t>基于第四</w:t>
      </w:r>
      <w:proofErr w:type="gramEnd"/>
      <w:r>
        <w:rPr>
          <w:rFonts w:hint="eastAsia"/>
        </w:rPr>
        <w:t>章提出的言语情感预测模型，搭建融合不同尺度特征影响的多尺度情感预测模型。本章首先对多尺度情感预测模型的网络结构和建模</w:t>
      </w:r>
      <w:r w:rsidR="002211C6">
        <w:rPr>
          <w:rFonts w:hint="eastAsia"/>
        </w:rPr>
        <w:t>策略</w:t>
      </w:r>
      <w:r>
        <w:rPr>
          <w:rFonts w:hint="eastAsia"/>
        </w:rPr>
        <w:t>进行介绍；然后介绍多尺度文本特征提取的具体步骤；之后给出整个系统的框图；最后给出多尺度情感预测模型的实验测评结果和性能分析。</w:t>
      </w:r>
    </w:p>
    <w:p w14:paraId="332DB260" w14:textId="77777777" w:rsidR="00A20A63" w:rsidRDefault="001C2EF9">
      <w:pPr>
        <w:ind w:firstLine="480"/>
      </w:pPr>
      <w:r>
        <w:rPr>
          <w:rFonts w:hint="eastAsia"/>
        </w:rPr>
        <w:t>第六章</w:t>
      </w:r>
      <w:r>
        <w:rPr>
          <w:rFonts w:hint="eastAsia"/>
        </w:rPr>
        <w:t xml:space="preserve"> </w:t>
      </w:r>
      <w:r>
        <w:rPr>
          <w:rFonts w:hint="eastAsia"/>
        </w:rPr>
        <w:t>总结与展望：对全文的工作内容和取得的结果进行总结，并对下一步工作进行展望。</w:t>
      </w:r>
    </w:p>
    <w:p w14:paraId="7B20ECDB" w14:textId="77777777" w:rsidR="00A20A63" w:rsidRDefault="001C2EF9">
      <w:pPr>
        <w:ind w:firstLine="480"/>
      </w:pPr>
      <w:r>
        <w:t>本文的组织结构如图</w:t>
      </w:r>
      <w:r>
        <w:rPr>
          <w:rFonts w:hint="eastAsia"/>
        </w:rPr>
        <w:t>1-1</w:t>
      </w:r>
      <w:r>
        <w:rPr>
          <w:rFonts w:hint="eastAsia"/>
        </w:rPr>
        <w:t>所示：</w:t>
      </w:r>
      <w:r>
        <w:t xml:space="preserve"> </w:t>
      </w:r>
    </w:p>
    <w:p w14:paraId="392B818C" w14:textId="77777777" w:rsidR="00A20A63" w:rsidRDefault="002211C6">
      <w:pPr>
        <w:adjustRightInd/>
        <w:snapToGrid/>
        <w:spacing w:line="240" w:lineRule="auto"/>
        <w:ind w:firstLineChars="0" w:firstLine="0"/>
        <w:jc w:val="center"/>
        <w:rPr>
          <w:rFonts w:ascii="Calibri" w:hAnsi="Calibri"/>
          <w:sz w:val="21"/>
          <w:szCs w:val="22"/>
        </w:rPr>
      </w:pPr>
      <w:r>
        <w:rPr>
          <w:rFonts w:ascii="Calibri" w:hAnsi="Calibri"/>
          <w:sz w:val="21"/>
          <w:szCs w:val="22"/>
        </w:rPr>
        <w:object w:dxaOrig="7279" w:dyaOrig="8261" w14:anchorId="37960759">
          <v:shape id="_x0000_i1026" type="#_x0000_t75" style="width:365.25pt;height:412.5pt" o:ole="">
            <v:imagedata r:id="rId24" o:title=""/>
          </v:shape>
          <o:OLEObject Type="Embed" ProgID="Visio.Drawing.11" ShapeID="_x0000_i1026" DrawAspect="Content" ObjectID="_1512232824" r:id="rId25"/>
        </w:object>
      </w:r>
    </w:p>
    <w:p w14:paraId="5515B897" w14:textId="77777777" w:rsidR="00A20A63" w:rsidRDefault="001C2EF9">
      <w:pPr>
        <w:adjustRightInd/>
        <w:snapToGrid/>
        <w:spacing w:line="240" w:lineRule="auto"/>
        <w:ind w:firstLineChars="0" w:firstLine="0"/>
        <w:jc w:val="center"/>
        <w:rPr>
          <w:rFonts w:ascii="Calibri" w:hAnsi="Calibri"/>
          <w:sz w:val="21"/>
          <w:szCs w:val="22"/>
        </w:rPr>
      </w:pPr>
      <w:r>
        <w:rPr>
          <w:rFonts w:ascii="Calibri" w:hAnsi="Calibri" w:hint="eastAsia"/>
          <w:sz w:val="21"/>
          <w:szCs w:val="22"/>
        </w:rPr>
        <w:t>图</w:t>
      </w:r>
      <w:r>
        <w:rPr>
          <w:rFonts w:ascii="Calibri" w:hAnsi="Calibri" w:hint="eastAsia"/>
          <w:sz w:val="21"/>
          <w:szCs w:val="22"/>
        </w:rPr>
        <w:t xml:space="preserve">1-1 </w:t>
      </w:r>
      <w:r>
        <w:rPr>
          <w:rFonts w:ascii="Calibri" w:hAnsi="Calibri" w:hint="eastAsia"/>
          <w:sz w:val="21"/>
          <w:szCs w:val="22"/>
        </w:rPr>
        <w:t>论文组织结构及各章主要内容</w:t>
      </w:r>
    </w:p>
    <w:p w14:paraId="3D5765CD" w14:textId="77777777" w:rsidR="00A20A63" w:rsidRDefault="001C2EF9">
      <w:pPr>
        <w:adjustRightInd/>
        <w:snapToGrid/>
        <w:spacing w:line="240" w:lineRule="auto"/>
        <w:ind w:firstLineChars="0" w:firstLine="0"/>
        <w:jc w:val="center"/>
        <w:rPr>
          <w:sz w:val="21"/>
          <w:szCs w:val="22"/>
        </w:rPr>
      </w:pPr>
      <w:r>
        <w:rPr>
          <w:sz w:val="21"/>
          <w:szCs w:val="22"/>
        </w:rPr>
        <w:t>Fig</w:t>
      </w:r>
      <w:r>
        <w:rPr>
          <w:rFonts w:hint="eastAsia"/>
          <w:sz w:val="21"/>
          <w:szCs w:val="22"/>
        </w:rPr>
        <w:t xml:space="preserve">. 1-1 </w:t>
      </w:r>
      <w:proofErr w:type="gramStart"/>
      <w:r>
        <w:rPr>
          <w:rFonts w:hint="eastAsia"/>
          <w:sz w:val="21"/>
          <w:szCs w:val="22"/>
        </w:rPr>
        <w:t>The</w:t>
      </w:r>
      <w:proofErr w:type="gramEnd"/>
      <w:r>
        <w:rPr>
          <w:rFonts w:hint="eastAsia"/>
          <w:sz w:val="21"/>
          <w:szCs w:val="22"/>
        </w:rPr>
        <w:t xml:space="preserve"> structure of the thesis and the main content of each chapter</w:t>
      </w:r>
    </w:p>
    <w:p w14:paraId="5CE9475B" w14:textId="77777777" w:rsidR="00A20A63" w:rsidRDefault="00A20A63">
      <w:pPr>
        <w:pStyle w:val="13"/>
        <w:jc w:val="both"/>
        <w:sectPr w:rsidR="00A20A63">
          <w:headerReference w:type="default" r:id="rId26"/>
          <w:footerReference w:type="default" r:id="rId27"/>
          <w:pgSz w:w="11907" w:h="16840"/>
          <w:pgMar w:top="1701" w:right="1418" w:bottom="1418" w:left="1418" w:header="907" w:footer="851" w:gutter="567"/>
          <w:paperSrc w:first="31096" w:other="31096"/>
          <w:pgNumType w:start="1"/>
          <w:cols w:space="720"/>
          <w:docGrid w:type="lines" w:linePitch="312"/>
        </w:sectPr>
      </w:pPr>
    </w:p>
    <w:p w14:paraId="7C635EBF" w14:textId="77777777" w:rsidR="00A20A63" w:rsidRDefault="001C2EF9">
      <w:pPr>
        <w:spacing w:before="480" w:after="360" w:line="240" w:lineRule="auto"/>
        <w:ind w:firstLineChars="0" w:firstLine="0"/>
        <w:jc w:val="center"/>
        <w:outlineLvl w:val="0"/>
        <w:rPr>
          <w:rFonts w:eastAsia="黑体"/>
          <w:sz w:val="32"/>
          <w:szCs w:val="32"/>
        </w:rPr>
      </w:pPr>
      <w:bookmarkStart w:id="80" w:name="_Toc385763096"/>
      <w:bookmarkStart w:id="81" w:name="_Toc385763056"/>
      <w:bookmarkStart w:id="82" w:name="_Toc385763024"/>
      <w:bookmarkStart w:id="83" w:name="_Toc385763154"/>
      <w:bookmarkStart w:id="84" w:name="_Toc437135839"/>
      <w:r>
        <w:rPr>
          <w:rFonts w:eastAsia="黑体" w:hint="eastAsia"/>
          <w:sz w:val="32"/>
          <w:szCs w:val="32"/>
        </w:rPr>
        <w:lastRenderedPageBreak/>
        <w:t>2</w:t>
      </w:r>
      <w:r>
        <w:rPr>
          <w:rFonts w:eastAsia="黑体"/>
          <w:sz w:val="32"/>
          <w:szCs w:val="32"/>
        </w:rPr>
        <w:t xml:space="preserve">  </w:t>
      </w:r>
      <w:bookmarkEnd w:id="80"/>
      <w:bookmarkEnd w:id="81"/>
      <w:bookmarkEnd w:id="82"/>
      <w:bookmarkEnd w:id="83"/>
      <w:r>
        <w:rPr>
          <w:rFonts w:eastAsia="黑体"/>
          <w:sz w:val="32"/>
          <w:szCs w:val="32"/>
        </w:rPr>
        <w:t>情感理论与描述体系</w:t>
      </w:r>
      <w:bookmarkEnd w:id="84"/>
    </w:p>
    <w:p w14:paraId="0B36CCC9" w14:textId="77777777" w:rsidR="00A20A63" w:rsidRDefault="001C2EF9">
      <w:pPr>
        <w:ind w:firstLine="480"/>
      </w:pPr>
      <w:r>
        <w:rPr>
          <w:rFonts w:hint="eastAsia"/>
        </w:rPr>
        <w:t>目前，情感语音合成的研究主要集中在情感的语音学表达，对于情感自身的描述问题则关注不多。情感通常被简化为几个离散的基本类别或两到三维的超低维空间，这对于情感这一复杂多变的心理活动的刻画显然是不够的，同时</w:t>
      </w:r>
      <w:proofErr w:type="gramStart"/>
      <w:r>
        <w:rPr>
          <w:rFonts w:hint="eastAsia"/>
        </w:rPr>
        <w:t>当应用</w:t>
      </w:r>
      <w:proofErr w:type="gramEnd"/>
      <w:r>
        <w:rPr>
          <w:rFonts w:hint="eastAsia"/>
        </w:rPr>
        <w:t>于情感语音合成时，也面临着情感类别与语音信号的映射关系不明显或生成情感类型过于单一等问题。</w:t>
      </w:r>
    </w:p>
    <w:p w14:paraId="505AF730" w14:textId="77777777" w:rsidR="00A20A63" w:rsidRDefault="001C2EF9">
      <w:pPr>
        <w:ind w:firstLine="480"/>
      </w:pPr>
      <w:r>
        <w:rPr>
          <w:rFonts w:hint="eastAsia"/>
        </w:rPr>
        <w:t>本文以文语转换系统中的情感生成为切入点，以心理学已有的大量情感理论和情感模型为基础，并</w:t>
      </w:r>
      <w:proofErr w:type="gramStart"/>
      <w:r>
        <w:rPr>
          <w:rFonts w:hint="eastAsia"/>
        </w:rPr>
        <w:t>将文语转换</w:t>
      </w:r>
      <w:proofErr w:type="gramEnd"/>
      <w:r>
        <w:rPr>
          <w:rFonts w:hint="eastAsia"/>
        </w:rPr>
        <w:t>过程与朗读或播音等有声语言创作过程类比，参考朗读者或播</w:t>
      </w:r>
      <w:r w:rsidR="002211C6">
        <w:rPr>
          <w:rFonts w:hint="eastAsia"/>
        </w:rPr>
        <w:t>音员在有声创作过程中对于情感的酝酿和把握，揭示言语情感的生成过程</w:t>
      </w:r>
      <w:r>
        <w:rPr>
          <w:rFonts w:hint="eastAsia"/>
        </w:rPr>
        <w:t>，并基于此构建情感的多视角描述体系，从认知、心理、生理和发音等不同视角更加全面、细致的刻画言语中的情感。</w:t>
      </w:r>
    </w:p>
    <w:p w14:paraId="4CC9C0CE" w14:textId="77777777" w:rsidR="00A20A63" w:rsidRDefault="001C2EF9">
      <w:pPr>
        <w:pStyle w:val="23"/>
      </w:pPr>
      <w:bookmarkStart w:id="85" w:name="_Toc437135840"/>
      <w:r>
        <w:rPr>
          <w:rFonts w:hint="eastAsia"/>
        </w:rPr>
        <w:t xml:space="preserve">2.1 </w:t>
      </w:r>
      <w:r>
        <w:rPr>
          <w:rFonts w:hint="eastAsia"/>
        </w:rPr>
        <w:t>心理学关于情感的研究</w:t>
      </w:r>
      <w:bookmarkEnd w:id="85"/>
    </w:p>
    <w:p w14:paraId="72F68CE7" w14:textId="77777777" w:rsidR="00A20A63" w:rsidRDefault="001C2EF9">
      <w:pPr>
        <w:ind w:firstLine="480"/>
      </w:pPr>
      <w:r>
        <w:rPr>
          <w:rFonts w:hint="eastAsia"/>
        </w:rPr>
        <w:t>心理学认为，情感或情绪（</w:t>
      </w:r>
      <w:r>
        <w:rPr>
          <w:rFonts w:hint="eastAsia"/>
        </w:rPr>
        <w:t>Emotion</w:t>
      </w:r>
      <w:r>
        <w:rPr>
          <w:rFonts w:hint="eastAsia"/>
        </w:rPr>
        <w:t>）</w:t>
      </w:r>
      <w:proofErr w:type="gramStart"/>
      <w:r>
        <w:rPr>
          <w:rFonts w:hint="eastAsia"/>
        </w:rPr>
        <w:t>一</w:t>
      </w:r>
      <w:proofErr w:type="gramEnd"/>
      <w:r>
        <w:rPr>
          <w:rFonts w:hint="eastAsia"/>
        </w:rPr>
        <w:t>词源于词根“</w:t>
      </w:r>
      <w:r>
        <w:rPr>
          <w:rFonts w:hint="eastAsia"/>
        </w:rPr>
        <w:t>move</w:t>
      </w:r>
      <w:r>
        <w:rPr>
          <w:rFonts w:hint="eastAsia"/>
        </w:rPr>
        <w:t>”，即：使人“动”起来，是以生理唤起水平、面部表情、姿势和主观感觉的变化为特征的某种状态</w:t>
      </w:r>
      <w:r>
        <w:rPr>
          <w:rFonts w:hint="eastAsia"/>
          <w:vertAlign w:val="superscript"/>
        </w:rPr>
        <w:t>[67]</w:t>
      </w:r>
      <w:r>
        <w:rPr>
          <w:rFonts w:hint="eastAsia"/>
        </w:rPr>
        <w:t>。同时，情感和情绪又是人对客观事物与人的需要之间的关系的反映，产生于认知活动过程中，并影响认知活动的进行</w:t>
      </w:r>
      <w:r>
        <w:rPr>
          <w:rFonts w:hint="eastAsia"/>
          <w:vertAlign w:val="superscript"/>
        </w:rPr>
        <w:t>[68]</w:t>
      </w:r>
      <w:r>
        <w:rPr>
          <w:rFonts w:hint="eastAsia"/>
        </w:rPr>
        <w:t>。情感与情绪在日常生活中常被混用，但心理学认为二者有以下区别：</w:t>
      </w:r>
    </w:p>
    <w:p w14:paraId="77887399" w14:textId="77777777" w:rsidR="00A20A63" w:rsidRDefault="001C2EF9">
      <w:pPr>
        <w:numPr>
          <w:ilvl w:val="0"/>
          <w:numId w:val="1"/>
        </w:numPr>
        <w:ind w:firstLineChars="0"/>
      </w:pPr>
      <w:r>
        <w:rPr>
          <w:rFonts w:hint="eastAsia"/>
        </w:rPr>
        <w:t>情绪是更多与生理需要满足与否相联系的心理活动，情感则是与社会性需要相联系的心理活动；</w:t>
      </w:r>
    </w:p>
    <w:p w14:paraId="48C7B42F" w14:textId="77777777" w:rsidR="00A20A63" w:rsidRDefault="001C2EF9">
      <w:pPr>
        <w:numPr>
          <w:ilvl w:val="0"/>
          <w:numId w:val="2"/>
        </w:numPr>
        <w:ind w:firstLine="480"/>
      </w:pPr>
      <w:r>
        <w:rPr>
          <w:rFonts w:hint="eastAsia"/>
        </w:rPr>
        <w:t>情绪发展先于情感体验；</w:t>
      </w:r>
    </w:p>
    <w:p w14:paraId="305855CD" w14:textId="77777777" w:rsidR="00A20A63" w:rsidRDefault="001C2EF9">
      <w:pPr>
        <w:numPr>
          <w:ilvl w:val="0"/>
          <w:numId w:val="2"/>
        </w:numPr>
        <w:ind w:firstLine="480"/>
      </w:pPr>
      <w:r>
        <w:rPr>
          <w:rFonts w:hint="eastAsia"/>
        </w:rPr>
        <w:t>情绪一般比较不稳定，情感则相对稳定；</w:t>
      </w:r>
    </w:p>
    <w:p w14:paraId="47E0746F" w14:textId="77777777" w:rsidR="00A20A63" w:rsidRDefault="001C2EF9">
      <w:pPr>
        <w:numPr>
          <w:ilvl w:val="0"/>
          <w:numId w:val="2"/>
        </w:numPr>
        <w:ind w:firstLine="480"/>
      </w:pPr>
      <w:r>
        <w:rPr>
          <w:rFonts w:hint="eastAsia"/>
        </w:rPr>
        <w:t>情绪表现具有外显性，而情感表现多以内在感受形式存在。</w:t>
      </w:r>
    </w:p>
    <w:p w14:paraId="08DFB3CC" w14:textId="77777777" w:rsidR="00A20A63" w:rsidRDefault="001C2EF9">
      <w:pPr>
        <w:ind w:firstLine="480"/>
      </w:pPr>
      <w:r>
        <w:rPr>
          <w:rFonts w:hint="eastAsia"/>
        </w:rPr>
        <w:t>某种意义上，情绪是情感的外部表现，情感则是情绪的本质内容，二者本质上存在一致性，从计算角度可以不做仔细分辨</w:t>
      </w:r>
      <w:r>
        <w:rPr>
          <w:rFonts w:hint="eastAsia"/>
          <w:vertAlign w:val="superscript"/>
        </w:rPr>
        <w:t>[68]</w:t>
      </w:r>
      <w:r>
        <w:rPr>
          <w:rFonts w:hint="eastAsia"/>
        </w:rPr>
        <w:t>。</w:t>
      </w:r>
    </w:p>
    <w:p w14:paraId="09015B0D" w14:textId="77777777" w:rsidR="00A20A63" w:rsidRDefault="001C2EF9">
      <w:pPr>
        <w:ind w:firstLine="480"/>
      </w:pPr>
      <w:r>
        <w:rPr>
          <w:rFonts w:hint="eastAsia"/>
        </w:rPr>
        <w:t>关于情感的产生与界定的争论是一个古老的命题，且至今仍未停止。</w:t>
      </w:r>
      <w:r>
        <w:rPr>
          <w:rFonts w:hint="eastAsia"/>
        </w:rPr>
        <w:t>Scherer</w:t>
      </w:r>
      <w:r>
        <w:rPr>
          <w:rFonts w:hint="eastAsia"/>
        </w:rPr>
        <w:t>将这些争论汇总为“认知与情感的争论（</w:t>
      </w:r>
      <w:r>
        <w:rPr>
          <w:rFonts w:hint="eastAsia"/>
        </w:rPr>
        <w:t>Cognition-Emotion Debate</w:t>
      </w:r>
      <w:r>
        <w:rPr>
          <w:rFonts w:hint="eastAsia"/>
        </w:rPr>
        <w:t>）”，“意识和身体的争论（</w:t>
      </w:r>
      <w:r>
        <w:t>Mind-Body Debate</w:t>
      </w:r>
      <w:r>
        <w:rPr>
          <w:rFonts w:hint="eastAsia"/>
        </w:rPr>
        <w:t>）”</w:t>
      </w:r>
      <w:r>
        <w:rPr>
          <w:rFonts w:hint="eastAsia"/>
        </w:rPr>
        <w:t xml:space="preserve">, </w:t>
      </w:r>
      <w:r>
        <w:rPr>
          <w:rFonts w:hint="eastAsia"/>
        </w:rPr>
        <w:t>“生物与文化的争论（</w:t>
      </w:r>
      <w:r>
        <w:t>Biology</w:t>
      </w:r>
      <w:r>
        <w:rPr>
          <w:rFonts w:hint="eastAsia"/>
        </w:rPr>
        <w:t>-</w:t>
      </w:r>
      <w:r>
        <w:t>Culture Debate</w:t>
      </w:r>
      <w:r>
        <w:rPr>
          <w:rFonts w:hint="eastAsia"/>
        </w:rPr>
        <w:t>）”和“中央与周围的争论（</w:t>
      </w:r>
      <w:r>
        <w:t>Center-Periphery Debate</w:t>
      </w:r>
      <w:r>
        <w:rPr>
          <w:rFonts w:hint="eastAsia"/>
        </w:rPr>
        <w:t>）”</w:t>
      </w:r>
      <w:r>
        <w:rPr>
          <w:rFonts w:hint="eastAsia"/>
          <w:vertAlign w:val="superscript"/>
        </w:rPr>
        <w:t>[40]</w:t>
      </w:r>
      <w:r>
        <w:rPr>
          <w:rFonts w:hint="eastAsia"/>
        </w:rPr>
        <w:t>。其中，“认知与情感的争论”主要围绕情感与认知是相互独立的还是相互影响密不可分的；“意识和身体的争论”主要围绕意识活动与身体反应间的关系展开；“生物与文化的争论”则存在于生存环境的影响和社会文化的影响之间；“中央与周围的争论”围绕主观</w:t>
      </w:r>
      <w:r>
        <w:rPr>
          <w:rFonts w:hint="eastAsia"/>
        </w:rPr>
        <w:lastRenderedPageBreak/>
        <w:t>感受和其他部分的关系。</w:t>
      </w:r>
      <w:r>
        <w:t>Cornelius</w:t>
      </w:r>
      <w:r>
        <w:rPr>
          <w:rFonts w:hint="eastAsia"/>
        </w:rPr>
        <w:t>则进一步提炼出情感理论中的四种主要的观点：达尔文主义（</w:t>
      </w:r>
      <w:r>
        <w:rPr>
          <w:rFonts w:hint="eastAsia"/>
        </w:rPr>
        <w:t>Darwinian</w:t>
      </w:r>
      <w:r>
        <w:rPr>
          <w:rFonts w:hint="eastAsia"/>
        </w:rPr>
        <w:t>）、</w:t>
      </w:r>
      <w:proofErr w:type="gramStart"/>
      <w:r>
        <w:rPr>
          <w:rFonts w:hint="eastAsia"/>
        </w:rPr>
        <w:t>詹姆</w:t>
      </w:r>
      <w:proofErr w:type="gramEnd"/>
      <w:r>
        <w:rPr>
          <w:rFonts w:hint="eastAsia"/>
        </w:rPr>
        <w:t>斯主义（</w:t>
      </w:r>
      <w:r>
        <w:rPr>
          <w:rFonts w:hint="eastAsia"/>
        </w:rPr>
        <w:t>Jamesian</w:t>
      </w:r>
      <w:r>
        <w:rPr>
          <w:rFonts w:hint="eastAsia"/>
        </w:rPr>
        <w:t>）、认知观点和社会生成（</w:t>
      </w:r>
      <w:r>
        <w:rPr>
          <w:rFonts w:hint="eastAsia"/>
        </w:rPr>
        <w:t xml:space="preserve">Social </w:t>
      </w:r>
      <w:r>
        <w:t>constructivist</w:t>
      </w:r>
      <w:r>
        <w:rPr>
          <w:rFonts w:hint="eastAsia"/>
        </w:rPr>
        <w:t>）观点</w:t>
      </w:r>
      <w:r>
        <w:rPr>
          <w:rFonts w:hint="eastAsia"/>
          <w:vertAlign w:val="superscript"/>
        </w:rPr>
        <w:t>[34]</w:t>
      </w:r>
      <w:r>
        <w:rPr>
          <w:rFonts w:hint="eastAsia"/>
        </w:rPr>
        <w:t>。本节将首先从情感成分的角度对这些情感理论予以阐述，然后介绍几种典型的描述情感的方法或模型。</w:t>
      </w:r>
    </w:p>
    <w:p w14:paraId="140EAF35" w14:textId="77777777" w:rsidR="00A20A63" w:rsidRDefault="001C2EF9">
      <w:pPr>
        <w:pStyle w:val="33"/>
      </w:pPr>
      <w:bookmarkStart w:id="86" w:name="_Toc437135841"/>
      <w:r>
        <w:rPr>
          <w:rFonts w:hint="eastAsia"/>
        </w:rPr>
        <w:t xml:space="preserve">2.1.1 </w:t>
      </w:r>
      <w:r>
        <w:rPr>
          <w:rFonts w:hint="eastAsia"/>
        </w:rPr>
        <w:t>情感理论</w:t>
      </w:r>
      <w:bookmarkEnd w:id="86"/>
    </w:p>
    <w:p w14:paraId="1264418C" w14:textId="77777777" w:rsidR="00A20A63" w:rsidRDefault="001C2EF9">
      <w:pPr>
        <w:ind w:firstLine="480"/>
      </w:pPr>
      <w:r>
        <w:rPr>
          <w:rFonts w:hint="eastAsia"/>
        </w:rPr>
        <w:t>当代评估理论认为，情感不是孤立的离散状态，而是持续一段时间的连续过程，涉及机体一系列子系统的变化，这些子系统的变化被定义为情感的成分（</w:t>
      </w:r>
      <w:r>
        <w:rPr>
          <w:rFonts w:hint="eastAsia"/>
        </w:rPr>
        <w:t>components</w:t>
      </w:r>
      <w:r>
        <w:rPr>
          <w:rFonts w:hint="eastAsia"/>
        </w:rPr>
        <w:t>），包括：评价周围环境好坏与否的评估成分，指示行动倾向性的动机成分，描述身体反应的生理成分，表示表情与动作的行为成分，以及描述主观体验的感受成分</w:t>
      </w:r>
      <w:r>
        <w:rPr>
          <w:rFonts w:hint="eastAsia"/>
          <w:vertAlign w:val="superscript"/>
        </w:rPr>
        <w:t>[38]</w:t>
      </w:r>
      <w:r>
        <w:rPr>
          <w:rFonts w:hint="eastAsia"/>
        </w:rPr>
        <w:t>。</w:t>
      </w:r>
      <w:r>
        <w:t>Cowie</w:t>
      </w:r>
      <w:r>
        <w:rPr>
          <w:rFonts w:hint="eastAsia"/>
        </w:rPr>
        <w:t>和</w:t>
      </w:r>
      <w:r>
        <w:t>Cornelius</w:t>
      </w:r>
      <w:r>
        <w:t>将这些情感成分分为确切的</w:t>
      </w:r>
      <w:r>
        <w:rPr>
          <w:rFonts w:hint="eastAsia"/>
        </w:rPr>
        <w:t>情感状态（</w:t>
      </w:r>
      <w:r>
        <w:rPr>
          <w:rFonts w:hint="eastAsia"/>
        </w:rPr>
        <w:t>emotional states</w:t>
      </w:r>
      <w:r>
        <w:rPr>
          <w:rFonts w:hint="eastAsia"/>
        </w:rPr>
        <w:t>）和情感相关状态（</w:t>
      </w:r>
      <w:r>
        <w:rPr>
          <w:rFonts w:hint="eastAsia"/>
        </w:rPr>
        <w:t>emotion-related states</w:t>
      </w:r>
      <w:r>
        <w:rPr>
          <w:rFonts w:hint="eastAsia"/>
        </w:rPr>
        <w:t>），前者指心理体验，后者包括对环境形势的评估、行动倾向、沟通行为和生理状态</w:t>
      </w:r>
      <w:r>
        <w:rPr>
          <w:rFonts w:hint="eastAsia"/>
          <w:vertAlign w:val="superscript"/>
        </w:rPr>
        <w:t>[22]</w:t>
      </w:r>
      <w:r>
        <w:rPr>
          <w:rFonts w:hint="eastAsia"/>
        </w:rPr>
        <w:t>。</w:t>
      </w:r>
      <w:r>
        <w:t>Ortony</w:t>
      </w:r>
      <w:r>
        <w:rPr>
          <w:rFonts w:hint="eastAsia"/>
        </w:rPr>
        <w:t>等人则将它们分为生理</w:t>
      </w:r>
      <w:r>
        <w:rPr>
          <w:rFonts w:hint="eastAsia"/>
        </w:rPr>
        <w:t>/</w:t>
      </w:r>
      <w:r>
        <w:rPr>
          <w:rFonts w:hint="eastAsia"/>
        </w:rPr>
        <w:t>身体状态和精神状态，包含生理成分、认知成分、感受成分和行为成分</w:t>
      </w:r>
      <w:r>
        <w:rPr>
          <w:rFonts w:hint="eastAsia"/>
          <w:vertAlign w:val="superscript"/>
        </w:rPr>
        <w:t>[33]</w:t>
      </w:r>
      <w:r>
        <w:rPr>
          <w:rFonts w:hint="eastAsia"/>
        </w:rPr>
        <w:t>。我们认为，动机也可以作为评估的内容之一，对环境形势的评估成分和指示行动倾向性的动机成分可以合并为认知成分，因此我们认同</w:t>
      </w:r>
      <w:r>
        <w:rPr>
          <w:rFonts w:hint="eastAsia"/>
        </w:rPr>
        <w:t>Ortony</w:t>
      </w:r>
      <w:r>
        <w:rPr>
          <w:rFonts w:hint="eastAsia"/>
        </w:rPr>
        <w:t>的观点，将情感定义为包含认知、心理、生理和行为四种成分相互作用的连续过程。</w:t>
      </w:r>
    </w:p>
    <w:p w14:paraId="2B3361AA" w14:textId="77777777" w:rsidR="00A20A63" w:rsidRDefault="001C2EF9">
      <w:pPr>
        <w:numPr>
          <w:ilvl w:val="0"/>
          <w:numId w:val="3"/>
        </w:numPr>
        <w:ind w:firstLine="480"/>
      </w:pPr>
      <w:r>
        <w:rPr>
          <w:rFonts w:hint="eastAsia"/>
        </w:rPr>
        <w:t>认知成分</w:t>
      </w:r>
    </w:p>
    <w:p w14:paraId="6D368D5F" w14:textId="77777777" w:rsidR="00A20A63" w:rsidRDefault="001C2EF9">
      <w:pPr>
        <w:ind w:firstLine="480"/>
      </w:pPr>
      <w:r>
        <w:rPr>
          <w:rFonts w:hint="eastAsia"/>
        </w:rPr>
        <w:t>有关认知与情感的关系的讨论，可以追溯到</w:t>
      </w:r>
      <w:r>
        <w:rPr>
          <w:rFonts w:hint="eastAsia"/>
        </w:rPr>
        <w:t>Plato</w:t>
      </w:r>
      <w:r>
        <w:rPr>
          <w:rFonts w:hint="eastAsia"/>
        </w:rPr>
        <w:t>时期，他认为，灵魂可以分为认知、情感和动机三个方面，且这三方面是互相独立且对立的。而</w:t>
      </w:r>
      <w:r>
        <w:t>Aristotle</w:t>
      </w:r>
      <w:r>
        <w:t>却主张</w:t>
      </w:r>
      <w:r>
        <w:rPr>
          <w:rFonts w:hint="eastAsia"/>
        </w:rPr>
        <w:t>将情感与认知和动机分开</w:t>
      </w:r>
      <w:r>
        <w:t>是不可能的</w:t>
      </w:r>
      <w:r>
        <w:rPr>
          <w:rFonts w:hint="eastAsia"/>
        </w:rPr>
        <w:t>，</w:t>
      </w:r>
      <w:r>
        <w:t>不同级别的心理功能之间存在相互作用</w:t>
      </w:r>
      <w:r>
        <w:rPr>
          <w:rFonts w:hint="eastAsia"/>
        </w:rPr>
        <w:t>，这是认知理论的起源，但还没有明确认知在情感中的地位与作用</w:t>
      </w:r>
      <w:r>
        <w:rPr>
          <w:vertAlign w:val="superscript"/>
        </w:rPr>
        <w:t>[</w:t>
      </w:r>
      <w:r>
        <w:rPr>
          <w:rFonts w:hint="eastAsia"/>
          <w:vertAlign w:val="superscript"/>
        </w:rPr>
        <w:t>40</w:t>
      </w:r>
      <w:r>
        <w:rPr>
          <w:vertAlign w:val="superscript"/>
        </w:rPr>
        <w:t>]</w:t>
      </w:r>
      <w:r>
        <w:rPr>
          <w:rFonts w:hint="eastAsia"/>
        </w:rPr>
        <w:t>。</w:t>
      </w:r>
      <w:r>
        <w:rPr>
          <w:rFonts w:hint="eastAsia"/>
        </w:rPr>
        <w:t>19</w:t>
      </w:r>
      <w:r>
        <w:rPr>
          <w:rFonts w:hint="eastAsia"/>
        </w:rPr>
        <w:t>世纪</w:t>
      </w:r>
      <w:r>
        <w:rPr>
          <w:rFonts w:hint="eastAsia"/>
        </w:rPr>
        <w:t>60</w:t>
      </w:r>
      <w:r>
        <w:rPr>
          <w:rFonts w:hint="eastAsia"/>
        </w:rPr>
        <w:t>年代，</w:t>
      </w:r>
      <w:r>
        <w:rPr>
          <w:rFonts w:hint="eastAsia"/>
        </w:rPr>
        <w:t>Schachter</w:t>
      </w:r>
      <w:r>
        <w:rPr>
          <w:rFonts w:hint="eastAsia"/>
        </w:rPr>
        <w:t>提出，</w:t>
      </w:r>
      <w:r>
        <w:t>任何一种情</w:t>
      </w:r>
      <w:r>
        <w:rPr>
          <w:rFonts w:hint="eastAsia"/>
        </w:rPr>
        <w:t>感</w:t>
      </w:r>
      <w:r>
        <w:t>的产生，都是由外界环境刺激、机体的生理变化和对外界刺激的认识过程三者相互作用的结果，并通过实验证实</w:t>
      </w:r>
      <w:r>
        <w:rPr>
          <w:rFonts w:hint="eastAsia"/>
        </w:rPr>
        <w:t>，</w:t>
      </w:r>
      <w:r>
        <w:t>对外界刺激和身体变化的认知</w:t>
      </w:r>
      <w:r>
        <w:rPr>
          <w:rFonts w:hint="eastAsia"/>
        </w:rPr>
        <w:t>对于情感体验起决定性作用</w:t>
      </w:r>
      <w:r>
        <w:rPr>
          <w:vertAlign w:val="superscript"/>
        </w:rPr>
        <w:t>[</w:t>
      </w:r>
      <w:r>
        <w:rPr>
          <w:rFonts w:hint="eastAsia"/>
          <w:vertAlign w:val="superscript"/>
        </w:rPr>
        <w:t>69</w:t>
      </w:r>
      <w:r>
        <w:rPr>
          <w:vertAlign w:val="superscript"/>
        </w:rPr>
        <w:t>]</w:t>
      </w:r>
      <w:r>
        <w:rPr>
          <w:rFonts w:hint="eastAsia"/>
        </w:rPr>
        <w:t>。</w:t>
      </w:r>
      <w:r>
        <w:rPr>
          <w:rFonts w:hint="eastAsia"/>
        </w:rPr>
        <w:t>Arnold</w:t>
      </w:r>
      <w:r>
        <w:rPr>
          <w:rFonts w:hint="eastAsia"/>
        </w:rPr>
        <w:t>将这种强调评估对于情感产生的主导作用的理论命名为评估理论（</w:t>
      </w:r>
      <w:r>
        <w:rPr>
          <w:rFonts w:hint="eastAsia"/>
        </w:rPr>
        <w:t>appraisal theories</w:t>
      </w:r>
      <w:r>
        <w:rPr>
          <w:rFonts w:hint="eastAsia"/>
        </w:rPr>
        <w:t>），评估对象是环境刺激对于个体的意义，如：是好还是坏，是威胁还是支持，与己有关还是与己无关，等等</w:t>
      </w:r>
      <w:r>
        <w:rPr>
          <w:rFonts w:hint="eastAsia"/>
          <w:vertAlign w:val="superscript"/>
        </w:rPr>
        <w:t>[70]</w:t>
      </w:r>
      <w:r>
        <w:rPr>
          <w:rFonts w:hint="eastAsia"/>
        </w:rPr>
        <w:t>。评估理论之后，社会心理学家又针对情感的差异性提出社会生成学说，认为情感是对社会文化进行评估的产物，社会文化决定评估的内容，并组织或约束人们的行为，因此才有了情感表达在文化与文化之间和人与人之间的差异。某种程度上，社会生成学说可以算作评估理论的一种补充，社会生成学说并没有否定认知评估对于其他成分的决定作用，而是扩展了需要评估的内容，即在原有的环境刺激的基础上增加社会文化差异的影响。基于认知的情感模</w:t>
      </w:r>
      <w:r>
        <w:rPr>
          <w:rFonts w:hint="eastAsia"/>
        </w:rPr>
        <w:lastRenderedPageBreak/>
        <w:t>型就是依据认知成分对于情感的决定性作用而构建的，其中认知部分由若干评价维度表示。</w:t>
      </w:r>
    </w:p>
    <w:p w14:paraId="60DA74D0" w14:textId="77777777" w:rsidR="00A20A63" w:rsidRDefault="001C2EF9">
      <w:pPr>
        <w:numPr>
          <w:ilvl w:val="0"/>
          <w:numId w:val="3"/>
        </w:numPr>
        <w:ind w:firstLine="480"/>
      </w:pPr>
      <w:r>
        <w:rPr>
          <w:rFonts w:hint="eastAsia"/>
        </w:rPr>
        <w:t>心理成分</w:t>
      </w:r>
    </w:p>
    <w:p w14:paraId="37C040C8" w14:textId="77777777" w:rsidR="00A20A63" w:rsidRDefault="001C2EF9">
      <w:pPr>
        <w:ind w:firstLine="480"/>
      </w:pPr>
      <w:r>
        <w:rPr>
          <w:rFonts w:hint="eastAsia"/>
        </w:rPr>
        <w:t>心理成分又被叫做主观体验（</w:t>
      </w:r>
      <w:r>
        <w:rPr>
          <w:rFonts w:hint="eastAsia"/>
        </w:rPr>
        <w:t>subjective experience</w:t>
      </w:r>
      <w:r>
        <w:rPr>
          <w:rFonts w:hint="eastAsia"/>
        </w:rPr>
        <w:t>）或情绪感受（</w:t>
      </w:r>
      <w:r>
        <w:rPr>
          <w:rFonts w:hint="eastAsia"/>
        </w:rPr>
        <w:t>affective feeling</w:t>
      </w:r>
      <w:r>
        <w:rPr>
          <w:rFonts w:hint="eastAsia"/>
        </w:rPr>
        <w:t>），指个体对不同情感状态的自我感受</w:t>
      </w:r>
      <w:r>
        <w:rPr>
          <w:rFonts w:hint="eastAsia"/>
          <w:vertAlign w:val="superscript"/>
        </w:rPr>
        <w:t>[71]</w:t>
      </w:r>
      <w:r>
        <w:rPr>
          <w:rFonts w:hint="eastAsia"/>
        </w:rPr>
        <w:t>。心理成分可以说是情感</w:t>
      </w:r>
      <w:proofErr w:type="gramStart"/>
      <w:r>
        <w:rPr>
          <w:rFonts w:hint="eastAsia"/>
        </w:rPr>
        <w:t>最</w:t>
      </w:r>
      <w:proofErr w:type="gramEnd"/>
      <w:r>
        <w:rPr>
          <w:rFonts w:hint="eastAsia"/>
        </w:rPr>
        <w:t>本质的内容，认知过程、生理变化和行为表现都可被看作是与情感相关的状态，对于其是否属于情感的概念范畴都曾经或者仍然存在争议，只有心理成分无论何时都被确切的当作情感的必不可少的成分，在狭义的概念中甚至与情感等价，如：</w:t>
      </w:r>
      <w:r>
        <w:rPr>
          <w:rFonts w:hint="eastAsia"/>
        </w:rPr>
        <w:t>James</w:t>
      </w:r>
      <w:r>
        <w:rPr>
          <w:rFonts w:hint="eastAsia"/>
        </w:rPr>
        <w:t>的早期观点就认为情感是身体变化的主观反应，情绪体验之前，必须先有身体上的表现发生</w:t>
      </w:r>
      <w:r>
        <w:rPr>
          <w:vertAlign w:val="superscript"/>
        </w:rPr>
        <w:t>[</w:t>
      </w:r>
      <w:r>
        <w:rPr>
          <w:rFonts w:hint="eastAsia"/>
          <w:vertAlign w:val="superscript"/>
        </w:rPr>
        <w:t>7</w:t>
      </w:r>
      <w:r>
        <w:rPr>
          <w:vertAlign w:val="superscript"/>
        </w:rPr>
        <w:t>2]</w:t>
      </w:r>
      <w:r>
        <w:rPr>
          <w:rFonts w:hint="eastAsia"/>
        </w:rPr>
        <w:t>。这种观点指出了生理唤起和行为反馈等身体变化对情感体验的作用，但是忽略了认知的影响，仅仅将情感与心理反应等价，缩小了情感的概念范畴。心理感受属于身体内在的体验，不具有生理或行为上的外部特征，但是对生理或行为有重要的调节作用。因为心理成分常被用来描述最终的情感体验，因此通常采用一些日常语言标签来表示，如快乐、恐惧、愤怒等；又因为心理体验的交错复杂性，同一时间可能处于交织着不同性质的情感体验中，如悲喜交加、百感交集等，因此又有了基本情感和复合情感的区分和组合关系。</w:t>
      </w:r>
    </w:p>
    <w:p w14:paraId="6581FDBD" w14:textId="77777777" w:rsidR="00A20A63" w:rsidRDefault="001C2EF9">
      <w:pPr>
        <w:numPr>
          <w:ilvl w:val="0"/>
          <w:numId w:val="3"/>
        </w:numPr>
        <w:ind w:firstLine="480"/>
      </w:pPr>
      <w:r>
        <w:rPr>
          <w:rFonts w:hint="eastAsia"/>
        </w:rPr>
        <w:t>生理成分</w:t>
      </w:r>
    </w:p>
    <w:p w14:paraId="46F027A2" w14:textId="77777777" w:rsidR="00A20A63" w:rsidRDefault="001C2EF9">
      <w:pPr>
        <w:ind w:firstLine="480"/>
      </w:pPr>
      <w:r>
        <w:rPr>
          <w:rFonts w:hint="eastAsia"/>
        </w:rPr>
        <w:t>生理成分指伴随特定情感状态出现的生理反应，特别是一切无意识反应</w:t>
      </w:r>
      <w:r>
        <w:rPr>
          <w:rFonts w:hint="eastAsia"/>
          <w:vertAlign w:val="superscript"/>
        </w:rPr>
        <w:t>[67]</w:t>
      </w:r>
      <w:r>
        <w:rPr>
          <w:rFonts w:hint="eastAsia"/>
        </w:rPr>
        <w:t>。常用的生理指标有心率、呼吸、血压、皮肤电活动、掌汗、皮质醇水平、相关事件电位、瞳孔直径和脑电波等</w:t>
      </w:r>
      <w:r>
        <w:rPr>
          <w:rFonts w:hint="eastAsia"/>
          <w:vertAlign w:val="superscript"/>
        </w:rPr>
        <w:t>[71]</w:t>
      </w:r>
      <w:r>
        <w:rPr>
          <w:rFonts w:hint="eastAsia"/>
        </w:rPr>
        <w:t>。这些反应由自主神经系统控制，其中交感神经分支使身体唤起并为紧急行动做准备，副交感神经分支导致身体的镇静和</w:t>
      </w:r>
      <w:proofErr w:type="gramStart"/>
      <w:r>
        <w:rPr>
          <w:rFonts w:hint="eastAsia"/>
        </w:rPr>
        <w:t>安静</w:t>
      </w:r>
      <w:r>
        <w:rPr>
          <w:rFonts w:hint="eastAsia"/>
          <w:vertAlign w:val="superscript"/>
        </w:rPr>
        <w:t>[</w:t>
      </w:r>
      <w:proofErr w:type="gramEnd"/>
      <w:r>
        <w:rPr>
          <w:rFonts w:hint="eastAsia"/>
          <w:vertAlign w:val="superscript"/>
        </w:rPr>
        <w:t>67]</w:t>
      </w:r>
      <w:r>
        <w:rPr>
          <w:rFonts w:hint="eastAsia"/>
        </w:rPr>
        <w:t>。在情感的维度表示中，生理成分通常由激活度（激动</w:t>
      </w:r>
      <w:r>
        <w:rPr>
          <w:rFonts w:hint="eastAsia"/>
        </w:rPr>
        <w:t>-</w:t>
      </w:r>
      <w:r>
        <w:rPr>
          <w:rFonts w:hint="eastAsia"/>
        </w:rPr>
        <w:t>平静）、紧张度（紧张</w:t>
      </w:r>
      <w:r>
        <w:rPr>
          <w:rFonts w:hint="eastAsia"/>
        </w:rPr>
        <w:t>-</w:t>
      </w:r>
      <w:r>
        <w:rPr>
          <w:rFonts w:hint="eastAsia"/>
        </w:rPr>
        <w:t>松弛）等维度表示。</w:t>
      </w:r>
    </w:p>
    <w:p w14:paraId="062D41E1" w14:textId="77777777" w:rsidR="00A20A63" w:rsidRDefault="001C2EF9">
      <w:pPr>
        <w:numPr>
          <w:ilvl w:val="0"/>
          <w:numId w:val="3"/>
        </w:numPr>
        <w:ind w:firstLine="480"/>
      </w:pPr>
      <w:r>
        <w:rPr>
          <w:rFonts w:hint="eastAsia"/>
        </w:rPr>
        <w:t>行为成分</w:t>
      </w:r>
    </w:p>
    <w:p w14:paraId="114507EB" w14:textId="77777777" w:rsidR="00A20A63" w:rsidRDefault="001C2EF9">
      <w:pPr>
        <w:ind w:firstLine="480"/>
      </w:pPr>
      <w:r>
        <w:rPr>
          <w:rFonts w:hint="eastAsia"/>
        </w:rPr>
        <w:t>行为成分又称为外在表现或表情，包含了面部表情、姿态表情和语调表情等身体各部分的外部表现。</w:t>
      </w:r>
      <w:r>
        <w:rPr>
          <w:rFonts w:hint="eastAsia"/>
        </w:rPr>
        <w:t>Darwin</w:t>
      </w:r>
      <w:r>
        <w:rPr>
          <w:rFonts w:hint="eastAsia"/>
        </w:rPr>
        <w:t>在其</w:t>
      </w:r>
      <w:r>
        <w:rPr>
          <w:rFonts w:hint="eastAsia"/>
        </w:rPr>
        <w:t>1872</w:t>
      </w:r>
      <w:r>
        <w:rPr>
          <w:rFonts w:hint="eastAsia"/>
        </w:rPr>
        <w:t>年的著作《人与动物的情感表达》（</w:t>
      </w:r>
      <w:r>
        <w:rPr>
          <w:iCs/>
        </w:rPr>
        <w:t>The</w:t>
      </w:r>
      <w:r>
        <w:rPr>
          <w:rFonts w:hint="eastAsia"/>
          <w:iCs/>
        </w:rPr>
        <w:t xml:space="preserve"> </w:t>
      </w:r>
      <w:r>
        <w:rPr>
          <w:iCs/>
        </w:rPr>
        <w:t>Expression of Emotion in Man and Animals</w:t>
      </w:r>
      <w:r>
        <w:rPr>
          <w:rFonts w:hint="eastAsia"/>
        </w:rPr>
        <w:t>）</w:t>
      </w:r>
      <w:r>
        <w:rPr>
          <w:rFonts w:hint="eastAsia"/>
          <w:vertAlign w:val="superscript"/>
        </w:rPr>
        <w:t>[73]</w:t>
      </w:r>
      <w:r>
        <w:rPr>
          <w:rFonts w:hint="eastAsia"/>
        </w:rPr>
        <w:t>一书中指出，情感是与物种生存有关的进化现象，相同或相近的物种具有相同的表情，如人类在愤怒时暴露牙齿的方式与猴子和狗等其他哺乳动物一样；表情之所以在进化过程中被保留下来，是因为向他人表达情感有助于个体生存。这种观点强调情感的生物适应性，是基本情感的理论基础，基本情感最主要的判别标准就是是否具有进化意义和跨种族、跨文化的一致性。与之相对，近些年兴起的社会生成学说则提出情感具有社会适应性，个体为了适应社会情境、文化规范和人际关系的需要，情感由先天预成性向随意性转化，不同文化背景下有不同的情感表达，如：亚洲文化强调群体和谐</w:t>
      </w:r>
      <w:r>
        <w:rPr>
          <w:rFonts w:hint="eastAsia"/>
        </w:rPr>
        <w:lastRenderedPageBreak/>
        <w:t>性，在公共场合很少表现生气，因为生气会导致与他人的分离；北美文化则强调个人权利和需要的自由表达，生气也被认为是面对不公正待遇的自然反应。情感的社会适应性可以看作生物适应性在人类身上的延伸</w:t>
      </w:r>
      <w:r>
        <w:rPr>
          <w:rFonts w:hint="eastAsia"/>
          <w:vertAlign w:val="superscript"/>
        </w:rPr>
        <w:t>[68]</w:t>
      </w:r>
      <w:r>
        <w:rPr>
          <w:rFonts w:hint="eastAsia"/>
        </w:rPr>
        <w:t>。</w:t>
      </w:r>
      <w:r>
        <w:rPr>
          <w:rFonts w:hint="eastAsia"/>
        </w:rPr>
        <w:t>Darwin</w:t>
      </w:r>
      <w:r>
        <w:rPr>
          <w:rFonts w:hint="eastAsia"/>
        </w:rPr>
        <w:t>的观点与社会生成学说都关注情感的行为表现，前者着眼于行为表现的普遍一致性，后者着眼于行为表现的文化差异性。与本文研究内容相关的语调表情通常通过韵律的变化（如音高、音强和语速等）表现，还可以通过音质的变化（如明暗、虚实等）体现。</w:t>
      </w:r>
    </w:p>
    <w:p w14:paraId="204D782C" w14:textId="77777777" w:rsidR="00A20A63" w:rsidRDefault="001C2EF9">
      <w:pPr>
        <w:ind w:firstLine="480"/>
      </w:pPr>
      <w:r>
        <w:rPr>
          <w:rFonts w:hint="eastAsia"/>
        </w:rPr>
        <w:t>对于以上四种成分的关系，普遍认可的是认知成分决定其他成分，其他成分是认知的反应。其他三者间也存在直接或间接的影响，但不一定是决定性的影响；三者发生的先后顺序也没有定论，</w:t>
      </w:r>
      <w:r>
        <w:rPr>
          <w:rFonts w:hint="eastAsia"/>
        </w:rPr>
        <w:t>James</w:t>
      </w:r>
      <w:r>
        <w:rPr>
          <w:rFonts w:hint="eastAsia"/>
        </w:rPr>
        <w:t>认为先有生理反应和行为才产生情绪体验即心理上的主观感受，</w:t>
      </w:r>
      <w:r>
        <w:rPr>
          <w:rFonts w:hint="eastAsia"/>
        </w:rPr>
        <w:t>Cannon</w:t>
      </w:r>
      <w:r>
        <w:rPr>
          <w:rFonts w:hint="eastAsia"/>
        </w:rPr>
        <w:t>通过实验手段观察到由丘脑同时发动肌体唤起、行为和情绪体验。情感过程是连续的且循环的，同一时间可能存在多种成分的共同作用，不同成分间还可能存在反馈，生理状态、心理感受和行为的反馈信息可能改变评价的结果，这一变化又进一步改变其他反应，而反应的改变会再次改变对事件的评价或认识，情感就是在这一过程中产生、发展与消亡。</w:t>
      </w:r>
    </w:p>
    <w:p w14:paraId="5707F37E" w14:textId="77777777" w:rsidR="00A20A63" w:rsidRDefault="001C2EF9">
      <w:pPr>
        <w:pStyle w:val="33"/>
      </w:pPr>
      <w:bookmarkStart w:id="87" w:name="_Toc437135842"/>
      <w:r>
        <w:rPr>
          <w:rFonts w:hint="eastAsia"/>
        </w:rPr>
        <w:t xml:space="preserve">2.1.2 </w:t>
      </w:r>
      <w:r>
        <w:rPr>
          <w:rFonts w:hint="eastAsia"/>
        </w:rPr>
        <w:t>情感描述</w:t>
      </w:r>
      <w:bookmarkEnd w:id="87"/>
    </w:p>
    <w:p w14:paraId="67151BDC" w14:textId="77777777" w:rsidR="00A20A63" w:rsidRDefault="001C2EF9">
      <w:pPr>
        <w:ind w:firstLine="480"/>
      </w:pPr>
      <w:r>
        <w:rPr>
          <w:rFonts w:hint="eastAsia"/>
        </w:rPr>
        <w:t>描述情感的模型有很多种，王国江、王志良等将情感模型分为基于任务的和基于设计的两种：前者侧重于自然情绪的决策、表现和行为的模拟，是为了实现具体的特定任务，并不过多注意自然情感的发生机理；后者则偏重于对触发情绪产生和变化的内部机理的研究，将情感看作认知机制中的一个组成部分，看重与动机、心境、认知评价等过程的结合，力图模拟情绪的自然产生过程</w:t>
      </w:r>
      <w:r>
        <w:rPr>
          <w:rFonts w:hint="eastAsia"/>
          <w:vertAlign w:val="superscript"/>
        </w:rPr>
        <w:t>[74]</w:t>
      </w:r>
      <w:r>
        <w:rPr>
          <w:rFonts w:hint="eastAsia"/>
        </w:rPr>
        <w:t>。更具体些，</w:t>
      </w:r>
      <w:r>
        <w:t>Scherer</w:t>
      </w:r>
      <w:r>
        <w:rPr>
          <w:rFonts w:hint="eastAsia"/>
        </w:rPr>
        <w:t>根据关注重点、诱发机理和区分机制的不同将其分为离散情感模型、维度模型、意义导向（</w:t>
      </w:r>
      <w:r>
        <w:rPr>
          <w:rFonts w:hint="eastAsia"/>
        </w:rPr>
        <w:t>meaning oriented</w:t>
      </w:r>
      <w:r>
        <w:rPr>
          <w:rFonts w:hint="eastAsia"/>
        </w:rPr>
        <w:t>）模型和成分模型四种</w:t>
      </w:r>
      <w:r>
        <w:rPr>
          <w:rFonts w:hint="eastAsia"/>
          <w:vertAlign w:val="superscript"/>
        </w:rPr>
        <w:t>[40]</w:t>
      </w:r>
      <w:r>
        <w:rPr>
          <w:rFonts w:hint="eastAsia"/>
        </w:rPr>
        <w:t>，其中，前三种都没有或很少涉及对于发生机理的解释，因此可以看作是基于任务的模型，只有第四种属于基于设计的模型，基于认知理论阐释了情感的发生机理。接下来分别对这几种模型的理论基础、特点、形式及其相互关系作简要介绍。</w:t>
      </w:r>
    </w:p>
    <w:p w14:paraId="2FDAC720" w14:textId="77777777" w:rsidR="00A20A63" w:rsidRDefault="001C2EF9">
      <w:pPr>
        <w:numPr>
          <w:ilvl w:val="0"/>
          <w:numId w:val="3"/>
        </w:numPr>
        <w:ind w:firstLine="480"/>
      </w:pPr>
      <w:r>
        <w:rPr>
          <w:rFonts w:hint="eastAsia"/>
        </w:rPr>
        <w:t>离散情感模型</w:t>
      </w:r>
    </w:p>
    <w:p w14:paraId="7715E84B" w14:textId="77777777" w:rsidR="00A20A63" w:rsidRDefault="001C2EF9">
      <w:pPr>
        <w:ind w:firstLine="480"/>
      </w:pPr>
      <w:r>
        <w:rPr>
          <w:rFonts w:hint="eastAsia"/>
        </w:rPr>
        <w:t>离散情感模型基于</w:t>
      </w:r>
      <w:r>
        <w:rPr>
          <w:rFonts w:hint="eastAsia"/>
        </w:rPr>
        <w:t>Darwin</w:t>
      </w:r>
      <w:r>
        <w:rPr>
          <w:rFonts w:hint="eastAsia"/>
        </w:rPr>
        <w:t>的生物进化理论，将情感看作是与物种生存相适应的进化现象，关注重点是情感在面部、肢体和声音等方面的动作表达或适应性行为模式，而对情感的发生机理没有明确的阐明，只提及由某些特定的情境决定。离散情感模型将情感分为相互独立的类别，这些相互离散的类别在外部表现、生理唤醒模式上都存在一定的差异。</w:t>
      </w:r>
      <w:r>
        <w:rPr>
          <w:rFonts w:hint="eastAsia"/>
        </w:rPr>
        <w:t>Izard</w:t>
      </w:r>
      <w:r>
        <w:rPr>
          <w:vertAlign w:val="superscript"/>
        </w:rPr>
        <w:t>[</w:t>
      </w:r>
      <w:r>
        <w:rPr>
          <w:rFonts w:hint="eastAsia"/>
          <w:vertAlign w:val="superscript"/>
        </w:rPr>
        <w:t>7</w:t>
      </w:r>
      <w:r>
        <w:rPr>
          <w:vertAlign w:val="superscript"/>
        </w:rPr>
        <w:t>5]</w:t>
      </w:r>
      <w:r>
        <w:rPr>
          <w:rFonts w:hint="eastAsia"/>
        </w:rPr>
        <w:t>从生物进化和个体发展角度将情感分</w:t>
      </w:r>
      <w:r>
        <w:rPr>
          <w:rFonts w:hint="eastAsia"/>
        </w:rPr>
        <w:lastRenderedPageBreak/>
        <w:t>为基本情感和派生情感（也被称为主要情感和次要情感）：基本情感是先天预成的，具有跨种族、跨文化的普遍一致性和各自独立的外显表情、内部体验生理神经机制以及不同的适应功能；派生情感随个体认知的成熟而逐渐发展，并随着文化的不同而变化，派生情感由基本情感的变化或者组合得到，</w:t>
      </w:r>
      <w:r>
        <w:rPr>
          <w:rFonts w:hint="eastAsia"/>
        </w:rPr>
        <w:t>Cowie</w:t>
      </w:r>
      <w:r>
        <w:rPr>
          <w:rFonts w:hint="eastAsia"/>
        </w:rPr>
        <w:t>和</w:t>
      </w:r>
      <w:r>
        <w:rPr>
          <w:rFonts w:hint="eastAsia"/>
        </w:rPr>
        <w:t>Cornelius</w:t>
      </w:r>
      <w:r>
        <w:rPr>
          <w:rFonts w:hint="eastAsia"/>
        </w:rPr>
        <w:t>将这种生成理论命名为情感的调色板理论</w:t>
      </w:r>
      <w:r>
        <w:rPr>
          <w:rFonts w:hint="eastAsia"/>
          <w:vertAlign w:val="superscript"/>
        </w:rPr>
        <w:t>[22]</w:t>
      </w:r>
      <w:r>
        <w:rPr>
          <w:rFonts w:hint="eastAsia"/>
        </w:rPr>
        <w:t>。</w:t>
      </w:r>
    </w:p>
    <w:p w14:paraId="1E7D8500" w14:textId="77777777" w:rsidR="00A20A63" w:rsidRDefault="001C2EF9">
      <w:pPr>
        <w:ind w:firstLine="480"/>
      </w:pPr>
      <w:r>
        <w:rPr>
          <w:rFonts w:hint="eastAsia"/>
        </w:rPr>
        <w:t>我国自古就有关于基本情感种类的各种说法。《中庸》将情感分为“喜、怒、哀、乐”四种。《左传》、《荀子》和《白虎道》均将情感分为“喜、怒、哀、乐、好</w:t>
      </w:r>
      <w:r>
        <w:rPr>
          <w:rFonts w:hint="eastAsia"/>
        </w:rPr>
        <w:t>/</w:t>
      </w:r>
      <w:r>
        <w:rPr>
          <w:rFonts w:hint="eastAsia"/>
        </w:rPr>
        <w:t>爱、恶”六类。《礼记》则提出七情说，曰“喜、怒、哀、惧、爱、恶、欲，七者</w:t>
      </w:r>
      <w:proofErr w:type="gramStart"/>
      <w:r>
        <w:rPr>
          <w:rFonts w:hint="eastAsia"/>
        </w:rPr>
        <w:t>弗</w:t>
      </w:r>
      <w:proofErr w:type="gramEnd"/>
      <w:r>
        <w:rPr>
          <w:rFonts w:hint="eastAsia"/>
        </w:rPr>
        <w:t>学而能”。著名心理学家孟昭兰则从婴儿情绪的发生角度，认为人类婴儿有六种基本情绪：快乐、兴趣、厌恶、恐惧、痛苦和愤怒</w:t>
      </w:r>
      <w:r>
        <w:rPr>
          <w:rFonts w:hint="eastAsia"/>
          <w:vertAlign w:val="superscript"/>
        </w:rPr>
        <w:t>[76]</w:t>
      </w:r>
      <w:r>
        <w:rPr>
          <w:rFonts w:hint="eastAsia"/>
        </w:rPr>
        <w:t>。国外学者也对基本情感做了大量研究。</w:t>
      </w:r>
      <w:r>
        <w:rPr>
          <w:rFonts w:hint="eastAsia"/>
        </w:rPr>
        <w:t>Ekman</w:t>
      </w:r>
      <w:r>
        <w:rPr>
          <w:rFonts w:hint="eastAsia"/>
        </w:rPr>
        <w:t>及其同事通过寻找面部表情的共性得到了六种基本情感：高兴（</w:t>
      </w:r>
      <w:r>
        <w:rPr>
          <w:rFonts w:hint="eastAsia"/>
        </w:rPr>
        <w:t>joy</w:t>
      </w:r>
      <w:r>
        <w:rPr>
          <w:rFonts w:hint="eastAsia"/>
        </w:rPr>
        <w:t>）、悲伤（</w:t>
      </w:r>
      <w:r>
        <w:rPr>
          <w:rFonts w:hint="eastAsia"/>
        </w:rPr>
        <w:t>sadness</w:t>
      </w:r>
      <w:r>
        <w:rPr>
          <w:rFonts w:hint="eastAsia"/>
        </w:rPr>
        <w:t>）、恐惧（</w:t>
      </w:r>
      <w:r>
        <w:rPr>
          <w:rFonts w:hint="eastAsia"/>
        </w:rPr>
        <w:t>fear</w:t>
      </w:r>
      <w:r>
        <w:rPr>
          <w:rFonts w:hint="eastAsia"/>
        </w:rPr>
        <w:t>）、厌恶（</w:t>
      </w:r>
      <w:r>
        <w:rPr>
          <w:rFonts w:hint="eastAsia"/>
        </w:rPr>
        <w:t>disgust</w:t>
      </w:r>
      <w:r>
        <w:rPr>
          <w:rFonts w:hint="eastAsia"/>
        </w:rPr>
        <w:t>）、愤怒（</w:t>
      </w:r>
      <w:r>
        <w:rPr>
          <w:rFonts w:hint="eastAsia"/>
        </w:rPr>
        <w:t>anger</w:t>
      </w:r>
      <w:r>
        <w:rPr>
          <w:rFonts w:hint="eastAsia"/>
        </w:rPr>
        <w:t>）和惊讶（</w:t>
      </w:r>
      <w:r>
        <w:rPr>
          <w:rFonts w:hint="eastAsia"/>
        </w:rPr>
        <w:t>surprise</w:t>
      </w:r>
      <w:r>
        <w:rPr>
          <w:rFonts w:hint="eastAsia"/>
        </w:rPr>
        <w:t>）</w:t>
      </w:r>
      <w:r>
        <w:rPr>
          <w:rFonts w:hint="eastAsia"/>
          <w:vertAlign w:val="superscript"/>
        </w:rPr>
        <w:t>[77]</w:t>
      </w:r>
      <w:r>
        <w:rPr>
          <w:rFonts w:hint="eastAsia"/>
        </w:rPr>
        <w:t>，</w:t>
      </w:r>
      <w:r>
        <w:rPr>
          <w:rFonts w:hint="eastAsia"/>
        </w:rPr>
        <w:t>Cornelius</w:t>
      </w:r>
      <w:r>
        <w:rPr>
          <w:rFonts w:hint="eastAsia"/>
        </w:rPr>
        <w:t>根据其在心理学界和工程界的重要影响将其命名为“</w:t>
      </w:r>
      <w:r>
        <w:rPr>
          <w:rFonts w:hint="eastAsia"/>
        </w:rPr>
        <w:t>Big Six</w:t>
      </w:r>
      <w:r>
        <w:rPr>
          <w:rFonts w:hint="eastAsia"/>
        </w:rPr>
        <w:t>”</w:t>
      </w:r>
      <w:r>
        <w:rPr>
          <w:rFonts w:hint="eastAsia"/>
          <w:vertAlign w:val="superscript"/>
        </w:rPr>
        <w:t xml:space="preserve"> [78]</w:t>
      </w:r>
      <w:r>
        <w:rPr>
          <w:rFonts w:hint="eastAsia"/>
        </w:rPr>
        <w:t>。</w:t>
      </w:r>
      <w:r>
        <w:rPr>
          <w:rFonts w:hint="eastAsia"/>
        </w:rPr>
        <w:t>Shaver</w:t>
      </w:r>
      <w:r>
        <w:rPr>
          <w:rFonts w:hint="eastAsia"/>
        </w:rPr>
        <w:t>等人通过人工分类的办法将</w:t>
      </w:r>
      <w:r>
        <w:rPr>
          <w:rFonts w:hint="eastAsia"/>
        </w:rPr>
        <w:t>135</w:t>
      </w:r>
      <w:r>
        <w:rPr>
          <w:rFonts w:hint="eastAsia"/>
        </w:rPr>
        <w:t>个被认为是描述情感的词语按相似性分为六个基本类别，分别是：喜爱（</w:t>
      </w:r>
      <w:r>
        <w:rPr>
          <w:rFonts w:hint="eastAsia"/>
        </w:rPr>
        <w:t>love</w:t>
      </w:r>
      <w:r>
        <w:rPr>
          <w:rFonts w:hint="eastAsia"/>
        </w:rPr>
        <w:t>）、愉悦（</w:t>
      </w:r>
      <w:r>
        <w:rPr>
          <w:rFonts w:hint="eastAsia"/>
        </w:rPr>
        <w:t>joy</w:t>
      </w:r>
      <w:r>
        <w:rPr>
          <w:rFonts w:hint="eastAsia"/>
        </w:rPr>
        <w:t>）、惊讶（</w:t>
      </w:r>
      <w:r>
        <w:rPr>
          <w:rFonts w:hint="eastAsia"/>
        </w:rPr>
        <w:t>surprise</w:t>
      </w:r>
      <w:r>
        <w:rPr>
          <w:rFonts w:hint="eastAsia"/>
        </w:rPr>
        <w:t>）、愤怒（</w:t>
      </w:r>
      <w:r>
        <w:rPr>
          <w:rFonts w:hint="eastAsia"/>
        </w:rPr>
        <w:t>anger</w:t>
      </w:r>
      <w:r>
        <w:rPr>
          <w:rFonts w:hint="eastAsia"/>
        </w:rPr>
        <w:t>）、悲伤（</w:t>
      </w:r>
      <w:r>
        <w:rPr>
          <w:rFonts w:hint="eastAsia"/>
        </w:rPr>
        <w:t>sadness</w:t>
      </w:r>
      <w:r>
        <w:rPr>
          <w:rFonts w:hint="eastAsia"/>
        </w:rPr>
        <w:t>）和恐惧（</w:t>
      </w:r>
      <w:r>
        <w:rPr>
          <w:rFonts w:hint="eastAsia"/>
        </w:rPr>
        <w:t>fear</w:t>
      </w:r>
      <w:r>
        <w:rPr>
          <w:rFonts w:hint="eastAsia"/>
        </w:rPr>
        <w:t>）</w:t>
      </w:r>
      <w:r>
        <w:rPr>
          <w:rFonts w:hint="eastAsia"/>
          <w:vertAlign w:val="superscript"/>
        </w:rPr>
        <w:t>[79]</w:t>
      </w:r>
      <w:r>
        <w:rPr>
          <w:rFonts w:hint="eastAsia"/>
        </w:rPr>
        <w:t>，可以看出与</w:t>
      </w:r>
      <w:r>
        <w:rPr>
          <w:rFonts w:hint="eastAsia"/>
        </w:rPr>
        <w:t>Ekman</w:t>
      </w:r>
      <w:r>
        <w:rPr>
          <w:rFonts w:hint="eastAsia"/>
        </w:rPr>
        <w:t>的“</w:t>
      </w:r>
      <w:r>
        <w:rPr>
          <w:rFonts w:hint="eastAsia"/>
        </w:rPr>
        <w:t>Big Six</w:t>
      </w:r>
      <w:r>
        <w:rPr>
          <w:rFonts w:hint="eastAsia"/>
        </w:rPr>
        <w:t>”基本一致，仅将“厌恶”换成了“喜爱”而已。</w:t>
      </w:r>
      <w:r>
        <w:rPr>
          <w:rFonts w:hint="eastAsia"/>
        </w:rPr>
        <w:t>Plutchik</w:t>
      </w:r>
      <w:r>
        <w:rPr>
          <w:rFonts w:hint="eastAsia"/>
        </w:rPr>
        <w:t>按照情感的相似性和两极性对情感进行划分，得出八个基本情感：恐惧（</w:t>
      </w:r>
      <w:r>
        <w:rPr>
          <w:rFonts w:hint="eastAsia"/>
        </w:rPr>
        <w:t>fear</w:t>
      </w:r>
      <w:r>
        <w:rPr>
          <w:rFonts w:hint="eastAsia"/>
        </w:rPr>
        <w:t>）、惊讶（</w:t>
      </w:r>
      <w:r>
        <w:rPr>
          <w:rFonts w:hint="eastAsia"/>
        </w:rPr>
        <w:t>surprise</w:t>
      </w:r>
      <w:r>
        <w:rPr>
          <w:rFonts w:hint="eastAsia"/>
        </w:rPr>
        <w:t>）、悲伤（</w:t>
      </w:r>
      <w:r>
        <w:rPr>
          <w:rFonts w:hint="eastAsia"/>
        </w:rPr>
        <w:t>sadness</w:t>
      </w:r>
      <w:r>
        <w:rPr>
          <w:rFonts w:hint="eastAsia"/>
        </w:rPr>
        <w:t>）、厌恶（</w:t>
      </w:r>
      <w:r>
        <w:rPr>
          <w:rFonts w:hint="eastAsia"/>
        </w:rPr>
        <w:t>disgust</w:t>
      </w:r>
      <w:r>
        <w:rPr>
          <w:rFonts w:hint="eastAsia"/>
        </w:rPr>
        <w:t>）、愤怒（</w:t>
      </w:r>
      <w:r>
        <w:rPr>
          <w:rFonts w:hint="eastAsia"/>
        </w:rPr>
        <w:t>anger</w:t>
      </w:r>
      <w:r>
        <w:rPr>
          <w:rFonts w:hint="eastAsia"/>
        </w:rPr>
        <w:t>）、快乐（</w:t>
      </w:r>
      <w:r>
        <w:rPr>
          <w:rFonts w:hint="eastAsia"/>
        </w:rPr>
        <w:t>joy</w:t>
      </w:r>
      <w:r>
        <w:rPr>
          <w:rFonts w:hint="eastAsia"/>
        </w:rPr>
        <w:t>）、期待（</w:t>
      </w:r>
      <w:r>
        <w:rPr>
          <w:rFonts w:hint="eastAsia"/>
        </w:rPr>
        <w:t>anticipation</w:t>
      </w:r>
      <w:r>
        <w:rPr>
          <w:rFonts w:hint="eastAsia"/>
        </w:rPr>
        <w:t>）和信任（</w:t>
      </w:r>
      <w:r>
        <w:rPr>
          <w:rFonts w:hint="eastAsia"/>
        </w:rPr>
        <w:t>trust</w:t>
      </w:r>
      <w:r>
        <w:rPr>
          <w:rFonts w:hint="eastAsia"/>
        </w:rPr>
        <w:t>）</w:t>
      </w:r>
      <w:r>
        <w:rPr>
          <w:rFonts w:hint="eastAsia"/>
          <w:vertAlign w:val="superscript"/>
        </w:rPr>
        <w:t>[80]</w:t>
      </w:r>
      <w:r>
        <w:rPr>
          <w:rFonts w:hint="eastAsia"/>
        </w:rPr>
        <w:t>。</w:t>
      </w:r>
      <w:r>
        <w:rPr>
          <w:rFonts w:hint="eastAsia"/>
        </w:rPr>
        <w:t>Ortony</w:t>
      </w:r>
      <w:r>
        <w:rPr>
          <w:rFonts w:hint="eastAsia"/>
        </w:rPr>
        <w:t>和</w:t>
      </w:r>
      <w:r>
        <w:rPr>
          <w:rFonts w:hint="eastAsia"/>
        </w:rPr>
        <w:t>Turner</w:t>
      </w:r>
      <w:r>
        <w:rPr>
          <w:rFonts w:hint="eastAsia"/>
          <w:vertAlign w:val="superscript"/>
        </w:rPr>
        <w:t>[81]</w:t>
      </w:r>
      <w:r>
        <w:rPr>
          <w:rFonts w:hint="eastAsia"/>
        </w:rPr>
        <w:t>、</w:t>
      </w:r>
      <w:r>
        <w:rPr>
          <w:rFonts w:hint="eastAsia"/>
        </w:rPr>
        <w:t xml:space="preserve">Laros </w:t>
      </w:r>
      <w:r>
        <w:rPr>
          <w:rFonts w:hint="eastAsia"/>
        </w:rPr>
        <w:t>和</w:t>
      </w:r>
      <w:r>
        <w:rPr>
          <w:rFonts w:hint="eastAsia"/>
        </w:rPr>
        <w:t>Steenkamp</w:t>
      </w:r>
      <w:r>
        <w:rPr>
          <w:rFonts w:hint="eastAsia"/>
          <w:vertAlign w:val="superscript"/>
        </w:rPr>
        <w:t>[82]</w:t>
      </w:r>
      <w:r>
        <w:rPr>
          <w:rFonts w:hint="eastAsia"/>
        </w:rPr>
        <w:t>都曾对心理学文献中所提及的基本情感类型进行了汇总，我们将所有这些被认为是基本情感的情感词根据被提及的频率排序，如表</w:t>
      </w:r>
      <w:r>
        <w:rPr>
          <w:rFonts w:hint="eastAsia"/>
        </w:rPr>
        <w:t>2-1</w:t>
      </w:r>
      <w:r>
        <w:rPr>
          <w:rFonts w:hint="eastAsia"/>
        </w:rPr>
        <w:t>所示，当词频大于等于</w:t>
      </w:r>
      <w:r>
        <w:rPr>
          <w:rFonts w:hint="eastAsia"/>
        </w:rPr>
        <w:t>5</w:t>
      </w:r>
      <w:r>
        <w:rPr>
          <w:rFonts w:hint="eastAsia"/>
        </w:rPr>
        <w:t>时，即有五位及五位以上学者都认同该情感词属于基本情感，可以得到</w:t>
      </w:r>
      <w:r>
        <w:rPr>
          <w:rFonts w:hint="eastAsia"/>
        </w:rPr>
        <w:t>fear</w:t>
      </w:r>
      <w:r>
        <w:rPr>
          <w:rFonts w:hint="eastAsia"/>
        </w:rPr>
        <w:t>、</w:t>
      </w:r>
      <w:r>
        <w:rPr>
          <w:rFonts w:hint="eastAsia"/>
        </w:rPr>
        <w:t>anger</w:t>
      </w:r>
      <w:r>
        <w:rPr>
          <w:rFonts w:hint="eastAsia"/>
        </w:rPr>
        <w:t>、</w:t>
      </w:r>
      <w:r>
        <w:rPr>
          <w:rFonts w:hint="eastAsia"/>
        </w:rPr>
        <w:t>disgust</w:t>
      </w:r>
      <w:r>
        <w:rPr>
          <w:rFonts w:hint="eastAsia"/>
        </w:rPr>
        <w:t>、</w:t>
      </w:r>
      <w:r>
        <w:rPr>
          <w:rFonts w:hint="eastAsia"/>
        </w:rPr>
        <w:t>sadness</w:t>
      </w:r>
      <w:r>
        <w:rPr>
          <w:rFonts w:hint="eastAsia"/>
        </w:rPr>
        <w:t>、</w:t>
      </w:r>
      <w:r>
        <w:rPr>
          <w:rFonts w:hint="eastAsia"/>
        </w:rPr>
        <w:t>joy</w:t>
      </w:r>
      <w:r>
        <w:rPr>
          <w:rFonts w:hint="eastAsia"/>
        </w:rPr>
        <w:t>、</w:t>
      </w:r>
      <w:r>
        <w:rPr>
          <w:rFonts w:hint="eastAsia"/>
        </w:rPr>
        <w:t>love</w:t>
      </w:r>
      <w:r>
        <w:rPr>
          <w:rFonts w:hint="eastAsia"/>
        </w:rPr>
        <w:t>和</w:t>
      </w:r>
      <w:r>
        <w:rPr>
          <w:rFonts w:hint="eastAsia"/>
        </w:rPr>
        <w:t>surprise</w:t>
      </w:r>
      <w:r>
        <w:rPr>
          <w:rFonts w:hint="eastAsia"/>
        </w:rPr>
        <w:t>七种认可度较高的基本情感，这也刚好是</w:t>
      </w:r>
      <w:r>
        <w:rPr>
          <w:rFonts w:hint="eastAsia"/>
        </w:rPr>
        <w:t>Ekman</w:t>
      </w:r>
      <w:r>
        <w:rPr>
          <w:rFonts w:hint="eastAsia"/>
        </w:rPr>
        <w:t>和</w:t>
      </w:r>
      <w:r>
        <w:rPr>
          <w:rFonts w:hint="eastAsia"/>
        </w:rPr>
        <w:t>Shaver</w:t>
      </w:r>
      <w:r>
        <w:rPr>
          <w:rFonts w:hint="eastAsia"/>
        </w:rPr>
        <w:t>两人结论的汇总。</w:t>
      </w:r>
    </w:p>
    <w:p w14:paraId="50641F4D" w14:textId="77777777" w:rsidR="002D0356" w:rsidRDefault="0019441D" w:rsidP="002D0356">
      <w:pPr>
        <w:ind w:firstLine="480"/>
      </w:pPr>
      <w:r>
        <w:rPr>
          <w:rFonts w:hint="eastAsia"/>
        </w:rPr>
        <w:t>派生情感由基本情感的不同组合或强度上的变化得到。如</w:t>
      </w:r>
      <w:r>
        <w:rPr>
          <w:rFonts w:hint="eastAsia"/>
        </w:rPr>
        <w:t>Plutchik</w:t>
      </w:r>
      <w:r>
        <w:rPr>
          <w:rFonts w:hint="eastAsia"/>
        </w:rPr>
        <w:t>在提出八种基本情感的同时还对基本情感的组合关系以及强度的变化做了探讨，图</w:t>
      </w:r>
      <w:r>
        <w:rPr>
          <w:rFonts w:hint="eastAsia"/>
        </w:rPr>
        <w:t>2-1</w:t>
      </w:r>
      <w:r>
        <w:rPr>
          <w:rFonts w:hint="eastAsia"/>
        </w:rPr>
        <w:t>画出了部分复合情感（即相邻基本情感间的混合，这种混合还可能发生在相距更远的情感之间</w:t>
      </w:r>
      <w:r>
        <w:rPr>
          <w:rFonts w:hint="eastAsia"/>
          <w:vertAlign w:val="superscript"/>
        </w:rPr>
        <w:t>[67]</w:t>
      </w:r>
      <w:r>
        <w:rPr>
          <w:rFonts w:hint="eastAsia"/>
        </w:rPr>
        <w:t>）和基本情感强度上的变化。有些派生情感可以命名，但大多数派生情感是难以命名的</w:t>
      </w:r>
      <w:r>
        <w:rPr>
          <w:rFonts w:hint="eastAsia"/>
          <w:vertAlign w:val="superscript"/>
        </w:rPr>
        <w:t>[68]</w:t>
      </w:r>
      <w:r>
        <w:rPr>
          <w:rFonts w:hint="eastAsia"/>
        </w:rPr>
        <w:t>。</w:t>
      </w:r>
    </w:p>
    <w:p w14:paraId="2C119FB2" w14:textId="77777777" w:rsidR="005D7EEC" w:rsidRDefault="005D7EEC" w:rsidP="002D0356">
      <w:pPr>
        <w:ind w:firstLine="480"/>
      </w:pPr>
    </w:p>
    <w:p w14:paraId="3B283785" w14:textId="77777777" w:rsidR="005D7EEC" w:rsidRDefault="005D7EEC" w:rsidP="002D0356">
      <w:pPr>
        <w:ind w:firstLine="480"/>
      </w:pPr>
    </w:p>
    <w:p w14:paraId="10E6CA94" w14:textId="77777777" w:rsidR="005D7EEC" w:rsidRPr="002D0356" w:rsidRDefault="005D7EEC" w:rsidP="002D0356">
      <w:pPr>
        <w:ind w:firstLine="480"/>
      </w:pPr>
    </w:p>
    <w:p w14:paraId="00F63A67" w14:textId="77777777" w:rsidR="00A20A63" w:rsidRDefault="001C2EF9">
      <w:pPr>
        <w:ind w:firstLine="420"/>
        <w:rPr>
          <w:sz w:val="21"/>
        </w:rPr>
      </w:pPr>
      <w:r>
        <w:rPr>
          <w:rFonts w:hint="eastAsia"/>
          <w:sz w:val="21"/>
        </w:rPr>
        <w:t>表</w:t>
      </w:r>
      <w:r>
        <w:rPr>
          <w:rFonts w:hint="eastAsia"/>
          <w:sz w:val="21"/>
        </w:rPr>
        <w:t xml:space="preserve">2-1 </w:t>
      </w:r>
      <w:r>
        <w:rPr>
          <w:rFonts w:hint="eastAsia"/>
          <w:sz w:val="21"/>
        </w:rPr>
        <w:t>心理学文献中所提及的基本情感词基于词频排序的结果</w:t>
      </w:r>
    </w:p>
    <w:p w14:paraId="012B4276" w14:textId="77777777" w:rsidR="002D0356" w:rsidRPr="002D0356" w:rsidRDefault="001C2EF9" w:rsidP="002D0356">
      <w:pPr>
        <w:ind w:firstLine="420"/>
        <w:rPr>
          <w:sz w:val="21"/>
        </w:rPr>
      </w:pPr>
      <w:r>
        <w:rPr>
          <w:rFonts w:hint="eastAsia"/>
          <w:sz w:val="21"/>
        </w:rPr>
        <w:lastRenderedPageBreak/>
        <w:t xml:space="preserve">Table 2-1 </w:t>
      </w:r>
      <w:proofErr w:type="gramStart"/>
      <w:r>
        <w:rPr>
          <w:rFonts w:hint="eastAsia"/>
          <w:sz w:val="21"/>
        </w:rPr>
        <w:t>The</w:t>
      </w:r>
      <w:proofErr w:type="gramEnd"/>
      <w:r>
        <w:rPr>
          <w:rFonts w:hint="eastAsia"/>
          <w:sz w:val="21"/>
        </w:rPr>
        <w:t xml:space="preserve"> basic emotion words sorted by the frequencies in psychology literature</w:t>
      </w:r>
    </w:p>
    <w:tbl>
      <w:tblPr>
        <w:tblW w:w="5058" w:type="dxa"/>
        <w:jc w:val="center"/>
        <w:tblLayout w:type="fixed"/>
        <w:tblLook w:val="04A0" w:firstRow="1" w:lastRow="0" w:firstColumn="1" w:lastColumn="0" w:noHBand="0" w:noVBand="1"/>
      </w:tblPr>
      <w:tblGrid>
        <w:gridCol w:w="1661"/>
        <w:gridCol w:w="1080"/>
        <w:gridCol w:w="1481"/>
        <w:gridCol w:w="836"/>
      </w:tblGrid>
      <w:tr w:rsidR="00A20A63" w14:paraId="1762209B" w14:textId="77777777">
        <w:trPr>
          <w:trHeight w:val="270"/>
          <w:jc w:val="center"/>
        </w:trPr>
        <w:tc>
          <w:tcPr>
            <w:tcW w:w="1661" w:type="dxa"/>
            <w:tcBorders>
              <w:top w:val="single" w:sz="4" w:space="0" w:color="auto"/>
              <w:left w:val="nil"/>
              <w:bottom w:val="single" w:sz="4" w:space="0" w:color="auto"/>
              <w:right w:val="nil"/>
            </w:tcBorders>
            <w:shd w:val="clear" w:color="auto" w:fill="auto"/>
            <w:vAlign w:val="center"/>
          </w:tcPr>
          <w:p w14:paraId="73A14F7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1080" w:type="dxa"/>
            <w:tcBorders>
              <w:top w:val="single" w:sz="4" w:space="0" w:color="auto"/>
              <w:left w:val="nil"/>
              <w:bottom w:val="single" w:sz="4" w:space="0" w:color="auto"/>
              <w:right w:val="nil"/>
            </w:tcBorders>
            <w:shd w:val="clear" w:color="auto" w:fill="auto"/>
            <w:vAlign w:val="center"/>
          </w:tcPr>
          <w:p w14:paraId="0E720F6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c>
          <w:tcPr>
            <w:tcW w:w="1481" w:type="dxa"/>
            <w:tcBorders>
              <w:top w:val="single" w:sz="4" w:space="0" w:color="auto"/>
              <w:left w:val="nil"/>
              <w:bottom w:val="single" w:sz="4" w:space="0" w:color="auto"/>
              <w:right w:val="nil"/>
            </w:tcBorders>
            <w:shd w:val="clear" w:color="auto" w:fill="auto"/>
            <w:vAlign w:val="center"/>
          </w:tcPr>
          <w:p w14:paraId="48C50608"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836" w:type="dxa"/>
            <w:tcBorders>
              <w:top w:val="single" w:sz="4" w:space="0" w:color="auto"/>
              <w:left w:val="nil"/>
              <w:bottom w:val="single" w:sz="4" w:space="0" w:color="auto"/>
              <w:right w:val="nil"/>
            </w:tcBorders>
            <w:shd w:val="clear" w:color="auto" w:fill="auto"/>
            <w:vAlign w:val="center"/>
          </w:tcPr>
          <w:p w14:paraId="49853C2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r>
      <w:tr w:rsidR="00A20A63" w14:paraId="755BF792" w14:textId="77777777">
        <w:trPr>
          <w:trHeight w:val="270"/>
          <w:jc w:val="center"/>
        </w:trPr>
        <w:tc>
          <w:tcPr>
            <w:tcW w:w="1661" w:type="dxa"/>
            <w:tcBorders>
              <w:top w:val="single" w:sz="4" w:space="0" w:color="auto"/>
              <w:left w:val="nil"/>
              <w:bottom w:val="nil"/>
              <w:right w:val="nil"/>
            </w:tcBorders>
            <w:shd w:val="clear" w:color="auto" w:fill="auto"/>
            <w:vAlign w:val="center"/>
          </w:tcPr>
          <w:p w14:paraId="2A898BC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fear</w:t>
            </w:r>
          </w:p>
        </w:tc>
        <w:tc>
          <w:tcPr>
            <w:tcW w:w="1080" w:type="dxa"/>
            <w:tcBorders>
              <w:top w:val="single" w:sz="4" w:space="0" w:color="auto"/>
              <w:left w:val="nil"/>
              <w:bottom w:val="nil"/>
              <w:right w:val="nil"/>
            </w:tcBorders>
            <w:shd w:val="clear" w:color="auto" w:fill="auto"/>
            <w:vAlign w:val="center"/>
          </w:tcPr>
          <w:p w14:paraId="79C3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11</w:t>
            </w:r>
          </w:p>
        </w:tc>
        <w:tc>
          <w:tcPr>
            <w:tcW w:w="1481" w:type="dxa"/>
            <w:tcBorders>
              <w:top w:val="nil"/>
              <w:left w:val="nil"/>
              <w:bottom w:val="nil"/>
              <w:right w:val="nil"/>
            </w:tcBorders>
            <w:shd w:val="clear" w:color="auto" w:fill="auto"/>
            <w:vAlign w:val="center"/>
          </w:tcPr>
          <w:p w14:paraId="5E0C19A4" w14:textId="77777777" w:rsidR="00A20A63" w:rsidRDefault="001C2EF9">
            <w:pPr>
              <w:adjustRightInd/>
              <w:snapToGrid/>
              <w:spacing w:line="240" w:lineRule="auto"/>
              <w:ind w:firstLineChars="0" w:firstLine="0"/>
              <w:rPr>
                <w:color w:val="000000"/>
                <w:sz w:val="22"/>
                <w:szCs w:val="22"/>
              </w:rPr>
            </w:pPr>
            <w:r>
              <w:rPr>
                <w:color w:val="000000"/>
                <w:sz w:val="22"/>
                <w:szCs w:val="22"/>
              </w:rPr>
              <w:t>contentment</w:t>
            </w:r>
          </w:p>
        </w:tc>
        <w:tc>
          <w:tcPr>
            <w:tcW w:w="836" w:type="dxa"/>
            <w:tcBorders>
              <w:top w:val="nil"/>
              <w:left w:val="nil"/>
              <w:bottom w:val="nil"/>
              <w:right w:val="nil"/>
            </w:tcBorders>
            <w:shd w:val="clear" w:color="auto" w:fill="auto"/>
            <w:vAlign w:val="center"/>
          </w:tcPr>
          <w:p w14:paraId="114093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0222781" w14:textId="77777777">
        <w:trPr>
          <w:trHeight w:val="270"/>
          <w:jc w:val="center"/>
        </w:trPr>
        <w:tc>
          <w:tcPr>
            <w:tcW w:w="1661" w:type="dxa"/>
            <w:tcBorders>
              <w:top w:val="nil"/>
              <w:left w:val="nil"/>
              <w:bottom w:val="nil"/>
              <w:right w:val="nil"/>
            </w:tcBorders>
            <w:shd w:val="clear" w:color="auto" w:fill="auto"/>
            <w:vAlign w:val="center"/>
          </w:tcPr>
          <w:p w14:paraId="64359964"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anger</w:t>
            </w:r>
          </w:p>
        </w:tc>
        <w:tc>
          <w:tcPr>
            <w:tcW w:w="1080" w:type="dxa"/>
            <w:tcBorders>
              <w:top w:val="nil"/>
              <w:left w:val="nil"/>
              <w:bottom w:val="nil"/>
              <w:right w:val="nil"/>
            </w:tcBorders>
            <w:shd w:val="clear" w:color="auto" w:fill="auto"/>
            <w:vAlign w:val="center"/>
          </w:tcPr>
          <w:p w14:paraId="774A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9</w:t>
            </w:r>
          </w:p>
        </w:tc>
        <w:tc>
          <w:tcPr>
            <w:tcW w:w="1481" w:type="dxa"/>
            <w:tcBorders>
              <w:top w:val="nil"/>
              <w:left w:val="nil"/>
              <w:bottom w:val="nil"/>
              <w:right w:val="nil"/>
            </w:tcBorders>
            <w:shd w:val="clear" w:color="auto" w:fill="auto"/>
            <w:vAlign w:val="center"/>
          </w:tcPr>
          <w:p w14:paraId="02172795" w14:textId="77777777" w:rsidR="00A20A63" w:rsidRDefault="001C2EF9">
            <w:pPr>
              <w:adjustRightInd/>
              <w:snapToGrid/>
              <w:spacing w:line="240" w:lineRule="auto"/>
              <w:ind w:firstLineChars="0" w:firstLine="0"/>
              <w:rPr>
                <w:color w:val="000000"/>
                <w:sz w:val="22"/>
                <w:szCs w:val="22"/>
              </w:rPr>
            </w:pPr>
            <w:r>
              <w:rPr>
                <w:color w:val="000000"/>
                <w:sz w:val="22"/>
                <w:szCs w:val="22"/>
              </w:rPr>
              <w:t>courage</w:t>
            </w:r>
          </w:p>
        </w:tc>
        <w:tc>
          <w:tcPr>
            <w:tcW w:w="836" w:type="dxa"/>
            <w:tcBorders>
              <w:top w:val="nil"/>
              <w:left w:val="nil"/>
              <w:bottom w:val="nil"/>
              <w:right w:val="nil"/>
            </w:tcBorders>
            <w:shd w:val="clear" w:color="auto" w:fill="auto"/>
            <w:vAlign w:val="center"/>
          </w:tcPr>
          <w:p w14:paraId="4D563AF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11A8ABF9" w14:textId="77777777">
        <w:trPr>
          <w:trHeight w:val="270"/>
          <w:jc w:val="center"/>
        </w:trPr>
        <w:tc>
          <w:tcPr>
            <w:tcW w:w="1661" w:type="dxa"/>
            <w:tcBorders>
              <w:top w:val="nil"/>
              <w:left w:val="nil"/>
              <w:bottom w:val="nil"/>
              <w:right w:val="nil"/>
            </w:tcBorders>
            <w:shd w:val="clear" w:color="auto" w:fill="auto"/>
            <w:vAlign w:val="center"/>
          </w:tcPr>
          <w:p w14:paraId="39522255"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disgust</w:t>
            </w:r>
          </w:p>
        </w:tc>
        <w:tc>
          <w:tcPr>
            <w:tcW w:w="1080" w:type="dxa"/>
            <w:tcBorders>
              <w:top w:val="nil"/>
              <w:left w:val="nil"/>
              <w:bottom w:val="nil"/>
              <w:right w:val="nil"/>
            </w:tcBorders>
            <w:shd w:val="clear" w:color="auto" w:fill="auto"/>
            <w:vAlign w:val="center"/>
          </w:tcPr>
          <w:p w14:paraId="1EFBDFA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3FBF4063" w14:textId="77777777" w:rsidR="00A20A63" w:rsidRDefault="001C2EF9">
            <w:pPr>
              <w:adjustRightInd/>
              <w:snapToGrid/>
              <w:spacing w:line="240" w:lineRule="auto"/>
              <w:ind w:firstLineChars="0" w:firstLine="0"/>
              <w:rPr>
                <w:color w:val="000000"/>
                <w:sz w:val="22"/>
                <w:szCs w:val="22"/>
              </w:rPr>
            </w:pPr>
            <w:r>
              <w:rPr>
                <w:color w:val="000000"/>
                <w:sz w:val="22"/>
                <w:szCs w:val="22"/>
              </w:rPr>
              <w:t>dejection</w:t>
            </w:r>
          </w:p>
        </w:tc>
        <w:tc>
          <w:tcPr>
            <w:tcW w:w="836" w:type="dxa"/>
            <w:tcBorders>
              <w:top w:val="nil"/>
              <w:left w:val="nil"/>
              <w:bottom w:val="nil"/>
              <w:right w:val="nil"/>
            </w:tcBorders>
            <w:shd w:val="clear" w:color="auto" w:fill="auto"/>
            <w:vAlign w:val="center"/>
          </w:tcPr>
          <w:p w14:paraId="2715FD7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E956F7A" w14:textId="77777777">
        <w:trPr>
          <w:trHeight w:val="270"/>
          <w:jc w:val="center"/>
        </w:trPr>
        <w:tc>
          <w:tcPr>
            <w:tcW w:w="1661" w:type="dxa"/>
            <w:tcBorders>
              <w:top w:val="nil"/>
              <w:left w:val="nil"/>
              <w:bottom w:val="nil"/>
              <w:right w:val="nil"/>
            </w:tcBorders>
            <w:shd w:val="clear" w:color="auto" w:fill="auto"/>
            <w:vAlign w:val="center"/>
          </w:tcPr>
          <w:p w14:paraId="0EDA33B8"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sadness</w:t>
            </w:r>
          </w:p>
        </w:tc>
        <w:tc>
          <w:tcPr>
            <w:tcW w:w="1080" w:type="dxa"/>
            <w:tcBorders>
              <w:top w:val="nil"/>
              <w:left w:val="nil"/>
              <w:bottom w:val="nil"/>
              <w:right w:val="nil"/>
            </w:tcBorders>
            <w:shd w:val="clear" w:color="auto" w:fill="auto"/>
            <w:vAlign w:val="center"/>
          </w:tcPr>
          <w:p w14:paraId="63FEDF8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43D21509" w14:textId="77777777" w:rsidR="00A20A63" w:rsidRDefault="001C2EF9">
            <w:pPr>
              <w:adjustRightInd/>
              <w:snapToGrid/>
              <w:spacing w:line="240" w:lineRule="auto"/>
              <w:ind w:firstLineChars="0" w:firstLine="0"/>
              <w:rPr>
                <w:color w:val="000000"/>
                <w:sz w:val="22"/>
                <w:szCs w:val="22"/>
              </w:rPr>
            </w:pPr>
            <w:r>
              <w:rPr>
                <w:color w:val="000000"/>
                <w:sz w:val="22"/>
                <w:szCs w:val="22"/>
              </w:rPr>
              <w:t>despair</w:t>
            </w:r>
          </w:p>
        </w:tc>
        <w:tc>
          <w:tcPr>
            <w:tcW w:w="836" w:type="dxa"/>
            <w:tcBorders>
              <w:top w:val="nil"/>
              <w:left w:val="nil"/>
              <w:bottom w:val="nil"/>
              <w:right w:val="nil"/>
            </w:tcBorders>
            <w:shd w:val="clear" w:color="auto" w:fill="auto"/>
            <w:vAlign w:val="center"/>
          </w:tcPr>
          <w:p w14:paraId="6D7DCFA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44D80D3C" w14:textId="77777777">
        <w:trPr>
          <w:trHeight w:val="270"/>
          <w:jc w:val="center"/>
        </w:trPr>
        <w:tc>
          <w:tcPr>
            <w:tcW w:w="1661" w:type="dxa"/>
            <w:tcBorders>
              <w:top w:val="nil"/>
              <w:left w:val="nil"/>
              <w:bottom w:val="nil"/>
              <w:right w:val="nil"/>
            </w:tcBorders>
            <w:shd w:val="clear" w:color="auto" w:fill="auto"/>
            <w:vAlign w:val="center"/>
          </w:tcPr>
          <w:p w14:paraId="15E25B6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joy</w:t>
            </w:r>
          </w:p>
        </w:tc>
        <w:tc>
          <w:tcPr>
            <w:tcW w:w="1080" w:type="dxa"/>
            <w:tcBorders>
              <w:top w:val="nil"/>
              <w:left w:val="nil"/>
              <w:bottom w:val="nil"/>
              <w:right w:val="nil"/>
            </w:tcBorders>
            <w:shd w:val="clear" w:color="auto" w:fill="auto"/>
            <w:vAlign w:val="center"/>
          </w:tcPr>
          <w:p w14:paraId="27D8A40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6</w:t>
            </w:r>
          </w:p>
        </w:tc>
        <w:tc>
          <w:tcPr>
            <w:tcW w:w="1481" w:type="dxa"/>
            <w:tcBorders>
              <w:top w:val="nil"/>
              <w:left w:val="nil"/>
              <w:bottom w:val="nil"/>
              <w:right w:val="nil"/>
            </w:tcBorders>
            <w:shd w:val="clear" w:color="auto" w:fill="auto"/>
            <w:vAlign w:val="center"/>
          </w:tcPr>
          <w:p w14:paraId="3D1A84AD" w14:textId="77777777" w:rsidR="00A20A63" w:rsidRDefault="001C2EF9">
            <w:pPr>
              <w:adjustRightInd/>
              <w:snapToGrid/>
              <w:spacing w:line="240" w:lineRule="auto"/>
              <w:ind w:firstLineChars="0" w:firstLine="0"/>
              <w:rPr>
                <w:color w:val="000000"/>
                <w:sz w:val="22"/>
                <w:szCs w:val="22"/>
              </w:rPr>
            </w:pPr>
            <w:r>
              <w:rPr>
                <w:color w:val="000000"/>
                <w:sz w:val="22"/>
                <w:szCs w:val="22"/>
              </w:rPr>
              <w:t>elation</w:t>
            </w:r>
          </w:p>
        </w:tc>
        <w:tc>
          <w:tcPr>
            <w:tcW w:w="836" w:type="dxa"/>
            <w:tcBorders>
              <w:top w:val="nil"/>
              <w:left w:val="nil"/>
              <w:bottom w:val="nil"/>
              <w:right w:val="nil"/>
            </w:tcBorders>
            <w:shd w:val="clear" w:color="auto" w:fill="auto"/>
            <w:vAlign w:val="center"/>
          </w:tcPr>
          <w:p w14:paraId="3D60C7A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2C6A1E28" w14:textId="77777777">
        <w:trPr>
          <w:trHeight w:val="270"/>
          <w:jc w:val="center"/>
        </w:trPr>
        <w:tc>
          <w:tcPr>
            <w:tcW w:w="1661" w:type="dxa"/>
            <w:tcBorders>
              <w:top w:val="nil"/>
              <w:left w:val="nil"/>
              <w:bottom w:val="nil"/>
              <w:right w:val="nil"/>
            </w:tcBorders>
            <w:shd w:val="clear" w:color="auto" w:fill="auto"/>
            <w:vAlign w:val="center"/>
          </w:tcPr>
          <w:p w14:paraId="2F80A026"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love</w:t>
            </w:r>
          </w:p>
        </w:tc>
        <w:tc>
          <w:tcPr>
            <w:tcW w:w="1080" w:type="dxa"/>
            <w:tcBorders>
              <w:top w:val="nil"/>
              <w:left w:val="nil"/>
              <w:bottom w:val="nil"/>
              <w:right w:val="nil"/>
            </w:tcBorders>
            <w:shd w:val="clear" w:color="auto" w:fill="auto"/>
            <w:vAlign w:val="center"/>
          </w:tcPr>
          <w:p w14:paraId="748C941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501B1339" w14:textId="77777777" w:rsidR="00A20A63" w:rsidRDefault="001C2EF9">
            <w:pPr>
              <w:adjustRightInd/>
              <w:snapToGrid/>
              <w:spacing w:line="240" w:lineRule="auto"/>
              <w:ind w:firstLineChars="0" w:firstLine="0"/>
              <w:rPr>
                <w:color w:val="000000"/>
                <w:sz w:val="22"/>
                <w:szCs w:val="22"/>
              </w:rPr>
            </w:pPr>
            <w:r>
              <w:rPr>
                <w:color w:val="000000"/>
                <w:sz w:val="22"/>
                <w:szCs w:val="22"/>
              </w:rPr>
              <w:t>expectancy</w:t>
            </w:r>
          </w:p>
        </w:tc>
        <w:tc>
          <w:tcPr>
            <w:tcW w:w="836" w:type="dxa"/>
            <w:tcBorders>
              <w:top w:val="nil"/>
              <w:left w:val="nil"/>
              <w:bottom w:val="nil"/>
              <w:right w:val="nil"/>
            </w:tcBorders>
            <w:shd w:val="clear" w:color="auto" w:fill="auto"/>
            <w:vAlign w:val="center"/>
          </w:tcPr>
          <w:p w14:paraId="39BD40C2"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0C112AD" w14:textId="77777777">
        <w:trPr>
          <w:trHeight w:val="270"/>
          <w:jc w:val="center"/>
        </w:trPr>
        <w:tc>
          <w:tcPr>
            <w:tcW w:w="1661" w:type="dxa"/>
            <w:tcBorders>
              <w:top w:val="nil"/>
              <w:left w:val="nil"/>
              <w:bottom w:val="single" w:sz="4" w:space="0" w:color="auto"/>
              <w:right w:val="nil"/>
            </w:tcBorders>
            <w:shd w:val="clear" w:color="auto" w:fill="auto"/>
            <w:vAlign w:val="center"/>
          </w:tcPr>
          <w:p w14:paraId="7E13A989"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surprise</w:t>
            </w:r>
          </w:p>
        </w:tc>
        <w:tc>
          <w:tcPr>
            <w:tcW w:w="1080" w:type="dxa"/>
            <w:tcBorders>
              <w:top w:val="nil"/>
              <w:left w:val="nil"/>
              <w:bottom w:val="single" w:sz="4" w:space="0" w:color="auto"/>
              <w:right w:val="nil"/>
            </w:tcBorders>
            <w:shd w:val="clear" w:color="auto" w:fill="auto"/>
            <w:vAlign w:val="center"/>
          </w:tcPr>
          <w:p w14:paraId="535BF82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0A4B2ADD" w14:textId="77777777" w:rsidR="00A20A63" w:rsidRDefault="001C2EF9">
            <w:pPr>
              <w:adjustRightInd/>
              <w:snapToGrid/>
              <w:spacing w:line="240" w:lineRule="auto"/>
              <w:ind w:firstLineChars="0" w:firstLine="0"/>
              <w:rPr>
                <w:color w:val="000000"/>
                <w:sz w:val="22"/>
                <w:szCs w:val="22"/>
              </w:rPr>
            </w:pPr>
            <w:r>
              <w:rPr>
                <w:color w:val="000000"/>
                <w:sz w:val="22"/>
                <w:szCs w:val="22"/>
              </w:rPr>
              <w:t>grief</w:t>
            </w:r>
          </w:p>
        </w:tc>
        <w:tc>
          <w:tcPr>
            <w:tcW w:w="836" w:type="dxa"/>
            <w:tcBorders>
              <w:top w:val="nil"/>
              <w:left w:val="nil"/>
              <w:bottom w:val="nil"/>
              <w:right w:val="nil"/>
            </w:tcBorders>
            <w:shd w:val="clear" w:color="auto" w:fill="auto"/>
            <w:vAlign w:val="center"/>
          </w:tcPr>
          <w:p w14:paraId="00B8131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21E3ABC" w14:textId="77777777">
        <w:trPr>
          <w:trHeight w:val="270"/>
          <w:jc w:val="center"/>
        </w:trPr>
        <w:tc>
          <w:tcPr>
            <w:tcW w:w="1661" w:type="dxa"/>
            <w:tcBorders>
              <w:top w:val="single" w:sz="4" w:space="0" w:color="auto"/>
              <w:left w:val="nil"/>
              <w:bottom w:val="nil"/>
              <w:right w:val="nil"/>
            </w:tcBorders>
            <w:shd w:val="clear" w:color="auto" w:fill="auto"/>
            <w:vAlign w:val="center"/>
          </w:tcPr>
          <w:p w14:paraId="79F64EF6" w14:textId="77777777" w:rsidR="00A20A63" w:rsidRDefault="001C2EF9">
            <w:pPr>
              <w:adjustRightInd/>
              <w:snapToGrid/>
              <w:spacing w:line="240" w:lineRule="auto"/>
              <w:ind w:firstLineChars="0" w:firstLine="0"/>
              <w:rPr>
                <w:color w:val="000000"/>
                <w:sz w:val="22"/>
                <w:szCs w:val="22"/>
              </w:rPr>
            </w:pPr>
            <w:r>
              <w:rPr>
                <w:color w:val="000000"/>
                <w:sz w:val="22"/>
                <w:szCs w:val="22"/>
              </w:rPr>
              <w:t>happiness</w:t>
            </w:r>
          </w:p>
        </w:tc>
        <w:tc>
          <w:tcPr>
            <w:tcW w:w="1080" w:type="dxa"/>
            <w:tcBorders>
              <w:top w:val="single" w:sz="4" w:space="0" w:color="auto"/>
              <w:left w:val="nil"/>
              <w:bottom w:val="nil"/>
              <w:right w:val="nil"/>
            </w:tcBorders>
            <w:shd w:val="clear" w:color="auto" w:fill="auto"/>
            <w:vAlign w:val="center"/>
          </w:tcPr>
          <w:p w14:paraId="79403015"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2E818FD7" w14:textId="77777777" w:rsidR="00A20A63" w:rsidRDefault="001C2EF9">
            <w:pPr>
              <w:adjustRightInd/>
              <w:snapToGrid/>
              <w:spacing w:line="240" w:lineRule="auto"/>
              <w:ind w:firstLineChars="0" w:firstLine="0"/>
              <w:rPr>
                <w:color w:val="000000"/>
                <w:sz w:val="22"/>
                <w:szCs w:val="22"/>
              </w:rPr>
            </w:pPr>
            <w:r>
              <w:rPr>
                <w:color w:val="000000"/>
                <w:sz w:val="22"/>
                <w:szCs w:val="22"/>
              </w:rPr>
              <w:t>guilt</w:t>
            </w:r>
          </w:p>
        </w:tc>
        <w:tc>
          <w:tcPr>
            <w:tcW w:w="836" w:type="dxa"/>
            <w:tcBorders>
              <w:top w:val="nil"/>
              <w:left w:val="nil"/>
              <w:bottom w:val="nil"/>
              <w:right w:val="nil"/>
            </w:tcBorders>
            <w:shd w:val="clear" w:color="auto" w:fill="auto"/>
            <w:vAlign w:val="center"/>
          </w:tcPr>
          <w:p w14:paraId="3B77E87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3EDE59E" w14:textId="77777777">
        <w:trPr>
          <w:trHeight w:val="270"/>
          <w:jc w:val="center"/>
        </w:trPr>
        <w:tc>
          <w:tcPr>
            <w:tcW w:w="1661" w:type="dxa"/>
            <w:tcBorders>
              <w:top w:val="nil"/>
              <w:left w:val="nil"/>
              <w:bottom w:val="nil"/>
              <w:right w:val="nil"/>
            </w:tcBorders>
            <w:shd w:val="clear" w:color="auto" w:fill="auto"/>
            <w:vAlign w:val="center"/>
          </w:tcPr>
          <w:p w14:paraId="5CBFEA6E" w14:textId="77777777" w:rsidR="00A20A63" w:rsidRDefault="001C2EF9">
            <w:pPr>
              <w:adjustRightInd/>
              <w:snapToGrid/>
              <w:spacing w:line="240" w:lineRule="auto"/>
              <w:ind w:firstLineChars="0" w:firstLine="0"/>
              <w:rPr>
                <w:color w:val="000000"/>
                <w:sz w:val="22"/>
                <w:szCs w:val="22"/>
              </w:rPr>
            </w:pPr>
            <w:r>
              <w:rPr>
                <w:color w:val="000000"/>
                <w:sz w:val="22"/>
                <w:szCs w:val="22"/>
              </w:rPr>
              <w:t>rage</w:t>
            </w:r>
          </w:p>
        </w:tc>
        <w:tc>
          <w:tcPr>
            <w:tcW w:w="1080" w:type="dxa"/>
            <w:tcBorders>
              <w:top w:val="nil"/>
              <w:left w:val="nil"/>
              <w:bottom w:val="nil"/>
              <w:right w:val="nil"/>
            </w:tcBorders>
            <w:shd w:val="clear" w:color="auto" w:fill="auto"/>
            <w:vAlign w:val="center"/>
          </w:tcPr>
          <w:p w14:paraId="4991574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67CE1D0D" w14:textId="77777777" w:rsidR="00A20A63" w:rsidRDefault="001C2EF9">
            <w:pPr>
              <w:adjustRightInd/>
              <w:snapToGrid/>
              <w:spacing w:line="240" w:lineRule="auto"/>
              <w:ind w:firstLineChars="0" w:firstLine="0"/>
              <w:rPr>
                <w:color w:val="000000"/>
                <w:sz w:val="22"/>
                <w:szCs w:val="22"/>
              </w:rPr>
            </w:pPr>
            <w:r>
              <w:rPr>
                <w:color w:val="000000"/>
                <w:sz w:val="22"/>
                <w:szCs w:val="22"/>
              </w:rPr>
              <w:t>hate</w:t>
            </w:r>
          </w:p>
        </w:tc>
        <w:tc>
          <w:tcPr>
            <w:tcW w:w="836" w:type="dxa"/>
            <w:tcBorders>
              <w:top w:val="nil"/>
              <w:left w:val="nil"/>
              <w:bottom w:val="nil"/>
              <w:right w:val="nil"/>
            </w:tcBorders>
            <w:shd w:val="clear" w:color="auto" w:fill="auto"/>
            <w:vAlign w:val="center"/>
          </w:tcPr>
          <w:p w14:paraId="693D68E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A5B5B5D" w14:textId="77777777">
        <w:trPr>
          <w:trHeight w:val="270"/>
          <w:jc w:val="center"/>
        </w:trPr>
        <w:tc>
          <w:tcPr>
            <w:tcW w:w="1661" w:type="dxa"/>
            <w:tcBorders>
              <w:top w:val="nil"/>
              <w:left w:val="nil"/>
              <w:bottom w:val="nil"/>
              <w:right w:val="nil"/>
            </w:tcBorders>
            <w:shd w:val="clear" w:color="auto" w:fill="auto"/>
            <w:vAlign w:val="center"/>
          </w:tcPr>
          <w:p w14:paraId="088EC2BB" w14:textId="77777777" w:rsidR="00A20A63" w:rsidRDefault="001C2EF9">
            <w:pPr>
              <w:adjustRightInd/>
              <w:snapToGrid/>
              <w:spacing w:line="240" w:lineRule="auto"/>
              <w:ind w:firstLineChars="0" w:firstLine="0"/>
              <w:rPr>
                <w:color w:val="000000"/>
                <w:sz w:val="22"/>
                <w:szCs w:val="22"/>
              </w:rPr>
            </w:pPr>
            <w:r>
              <w:rPr>
                <w:color w:val="000000"/>
                <w:sz w:val="22"/>
                <w:szCs w:val="22"/>
              </w:rPr>
              <w:t>anxiety</w:t>
            </w:r>
          </w:p>
        </w:tc>
        <w:tc>
          <w:tcPr>
            <w:tcW w:w="1080" w:type="dxa"/>
            <w:tcBorders>
              <w:top w:val="nil"/>
              <w:left w:val="nil"/>
              <w:bottom w:val="nil"/>
              <w:right w:val="nil"/>
            </w:tcBorders>
            <w:shd w:val="clear" w:color="auto" w:fill="auto"/>
            <w:vAlign w:val="center"/>
          </w:tcPr>
          <w:p w14:paraId="67D13BC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60F00655" w14:textId="77777777" w:rsidR="00A20A63" w:rsidRDefault="001C2EF9">
            <w:pPr>
              <w:adjustRightInd/>
              <w:snapToGrid/>
              <w:spacing w:line="240" w:lineRule="auto"/>
              <w:ind w:firstLineChars="0" w:firstLine="0"/>
              <w:rPr>
                <w:color w:val="000000"/>
                <w:sz w:val="22"/>
                <w:szCs w:val="22"/>
              </w:rPr>
            </w:pPr>
            <w:r>
              <w:rPr>
                <w:color w:val="000000"/>
                <w:sz w:val="22"/>
                <w:szCs w:val="22"/>
              </w:rPr>
              <w:t>hope</w:t>
            </w:r>
          </w:p>
        </w:tc>
        <w:tc>
          <w:tcPr>
            <w:tcW w:w="836" w:type="dxa"/>
            <w:tcBorders>
              <w:top w:val="nil"/>
              <w:left w:val="nil"/>
              <w:bottom w:val="nil"/>
              <w:right w:val="nil"/>
            </w:tcBorders>
            <w:shd w:val="clear" w:color="auto" w:fill="auto"/>
            <w:vAlign w:val="center"/>
          </w:tcPr>
          <w:p w14:paraId="732FC31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7AF0E99" w14:textId="77777777">
        <w:trPr>
          <w:trHeight w:val="270"/>
          <w:jc w:val="center"/>
        </w:trPr>
        <w:tc>
          <w:tcPr>
            <w:tcW w:w="1661" w:type="dxa"/>
            <w:tcBorders>
              <w:top w:val="nil"/>
              <w:left w:val="nil"/>
              <w:bottom w:val="nil"/>
              <w:right w:val="nil"/>
            </w:tcBorders>
            <w:shd w:val="clear" w:color="auto" w:fill="auto"/>
            <w:vAlign w:val="center"/>
          </w:tcPr>
          <w:p w14:paraId="6DCCBFBF" w14:textId="77777777" w:rsidR="00A20A63" w:rsidRDefault="001C2EF9">
            <w:pPr>
              <w:adjustRightInd/>
              <w:snapToGrid/>
              <w:spacing w:line="240" w:lineRule="auto"/>
              <w:ind w:firstLineChars="0" w:firstLine="0"/>
              <w:rPr>
                <w:color w:val="000000"/>
                <w:sz w:val="22"/>
                <w:szCs w:val="22"/>
              </w:rPr>
            </w:pPr>
            <w:r>
              <w:rPr>
                <w:color w:val="000000"/>
                <w:sz w:val="22"/>
                <w:szCs w:val="22"/>
              </w:rPr>
              <w:t>shame</w:t>
            </w:r>
          </w:p>
        </w:tc>
        <w:tc>
          <w:tcPr>
            <w:tcW w:w="1080" w:type="dxa"/>
            <w:tcBorders>
              <w:top w:val="nil"/>
              <w:left w:val="nil"/>
              <w:bottom w:val="nil"/>
              <w:right w:val="nil"/>
            </w:tcBorders>
            <w:shd w:val="clear" w:color="auto" w:fill="auto"/>
            <w:vAlign w:val="center"/>
          </w:tcPr>
          <w:p w14:paraId="62E4EEB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03A76EF4" w14:textId="77777777" w:rsidR="00A20A63" w:rsidRDefault="001C2EF9">
            <w:pPr>
              <w:adjustRightInd/>
              <w:snapToGrid/>
              <w:spacing w:line="240" w:lineRule="auto"/>
              <w:ind w:firstLineChars="0" w:firstLine="0"/>
              <w:rPr>
                <w:color w:val="000000"/>
                <w:sz w:val="22"/>
                <w:szCs w:val="22"/>
              </w:rPr>
            </w:pPr>
            <w:r>
              <w:rPr>
                <w:color w:val="000000"/>
                <w:sz w:val="22"/>
                <w:szCs w:val="22"/>
              </w:rPr>
              <w:t>hostility</w:t>
            </w:r>
          </w:p>
        </w:tc>
        <w:tc>
          <w:tcPr>
            <w:tcW w:w="836" w:type="dxa"/>
            <w:tcBorders>
              <w:top w:val="nil"/>
              <w:left w:val="nil"/>
              <w:bottom w:val="nil"/>
              <w:right w:val="nil"/>
            </w:tcBorders>
            <w:shd w:val="clear" w:color="auto" w:fill="auto"/>
            <w:vAlign w:val="center"/>
          </w:tcPr>
          <w:p w14:paraId="4958332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5FBB0B3" w14:textId="77777777">
        <w:trPr>
          <w:trHeight w:val="270"/>
          <w:jc w:val="center"/>
        </w:trPr>
        <w:tc>
          <w:tcPr>
            <w:tcW w:w="1661" w:type="dxa"/>
            <w:tcBorders>
              <w:top w:val="nil"/>
              <w:left w:val="nil"/>
              <w:bottom w:val="nil"/>
              <w:right w:val="nil"/>
            </w:tcBorders>
            <w:shd w:val="clear" w:color="auto" w:fill="auto"/>
            <w:vAlign w:val="center"/>
          </w:tcPr>
          <w:p w14:paraId="71CFDC98" w14:textId="77777777" w:rsidR="00A20A63" w:rsidRDefault="001C2EF9">
            <w:pPr>
              <w:adjustRightInd/>
              <w:snapToGrid/>
              <w:spacing w:line="240" w:lineRule="auto"/>
              <w:ind w:firstLineChars="0" w:firstLine="0"/>
              <w:rPr>
                <w:color w:val="000000"/>
                <w:sz w:val="22"/>
                <w:szCs w:val="22"/>
              </w:rPr>
            </w:pPr>
            <w:r>
              <w:rPr>
                <w:color w:val="000000"/>
                <w:sz w:val="22"/>
                <w:szCs w:val="22"/>
              </w:rPr>
              <w:t>contempt</w:t>
            </w:r>
          </w:p>
        </w:tc>
        <w:tc>
          <w:tcPr>
            <w:tcW w:w="1080" w:type="dxa"/>
            <w:tcBorders>
              <w:top w:val="nil"/>
              <w:left w:val="nil"/>
              <w:bottom w:val="nil"/>
              <w:right w:val="nil"/>
            </w:tcBorders>
            <w:shd w:val="clear" w:color="auto" w:fill="auto"/>
            <w:vAlign w:val="center"/>
          </w:tcPr>
          <w:p w14:paraId="4E4EAB5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B0F95F3" w14:textId="77777777" w:rsidR="00A20A63" w:rsidRDefault="001C2EF9">
            <w:pPr>
              <w:adjustRightInd/>
              <w:snapToGrid/>
              <w:spacing w:line="240" w:lineRule="auto"/>
              <w:ind w:firstLineChars="0" w:firstLine="0"/>
              <w:rPr>
                <w:color w:val="000000"/>
                <w:sz w:val="22"/>
                <w:szCs w:val="22"/>
              </w:rPr>
            </w:pPr>
            <w:r>
              <w:rPr>
                <w:color w:val="000000"/>
                <w:sz w:val="22"/>
                <w:szCs w:val="22"/>
              </w:rPr>
              <w:t>liking</w:t>
            </w:r>
          </w:p>
        </w:tc>
        <w:tc>
          <w:tcPr>
            <w:tcW w:w="836" w:type="dxa"/>
            <w:tcBorders>
              <w:top w:val="nil"/>
              <w:left w:val="nil"/>
              <w:bottom w:val="nil"/>
              <w:right w:val="nil"/>
            </w:tcBorders>
            <w:shd w:val="clear" w:color="auto" w:fill="auto"/>
            <w:vAlign w:val="center"/>
          </w:tcPr>
          <w:p w14:paraId="5FF85C5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D578D1C" w14:textId="77777777">
        <w:trPr>
          <w:trHeight w:val="270"/>
          <w:jc w:val="center"/>
        </w:trPr>
        <w:tc>
          <w:tcPr>
            <w:tcW w:w="1661" w:type="dxa"/>
            <w:tcBorders>
              <w:top w:val="nil"/>
              <w:left w:val="nil"/>
              <w:bottom w:val="nil"/>
              <w:right w:val="nil"/>
            </w:tcBorders>
            <w:shd w:val="clear" w:color="auto" w:fill="auto"/>
            <w:vAlign w:val="center"/>
          </w:tcPr>
          <w:p w14:paraId="33B6B239" w14:textId="77777777" w:rsidR="00A20A63" w:rsidRDefault="001C2EF9">
            <w:pPr>
              <w:adjustRightInd/>
              <w:snapToGrid/>
              <w:spacing w:line="240" w:lineRule="auto"/>
              <w:ind w:firstLineChars="0" w:firstLine="0"/>
              <w:rPr>
                <w:color w:val="000000"/>
                <w:sz w:val="22"/>
                <w:szCs w:val="22"/>
              </w:rPr>
            </w:pPr>
            <w:r>
              <w:rPr>
                <w:color w:val="000000"/>
                <w:sz w:val="22"/>
                <w:szCs w:val="22"/>
              </w:rPr>
              <w:t>desire</w:t>
            </w:r>
          </w:p>
        </w:tc>
        <w:tc>
          <w:tcPr>
            <w:tcW w:w="1080" w:type="dxa"/>
            <w:tcBorders>
              <w:top w:val="nil"/>
              <w:left w:val="nil"/>
              <w:bottom w:val="nil"/>
              <w:right w:val="nil"/>
            </w:tcBorders>
            <w:shd w:val="clear" w:color="auto" w:fill="auto"/>
            <w:vAlign w:val="center"/>
          </w:tcPr>
          <w:p w14:paraId="02DFFD7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660B8004" w14:textId="77777777" w:rsidR="00A20A63" w:rsidRDefault="001C2EF9">
            <w:pPr>
              <w:adjustRightInd/>
              <w:snapToGrid/>
              <w:spacing w:line="240" w:lineRule="auto"/>
              <w:ind w:firstLineChars="0" w:firstLine="0"/>
              <w:rPr>
                <w:color w:val="000000"/>
                <w:sz w:val="22"/>
                <w:szCs w:val="22"/>
              </w:rPr>
            </w:pPr>
            <w:r>
              <w:rPr>
                <w:color w:val="000000"/>
                <w:sz w:val="22"/>
                <w:szCs w:val="22"/>
              </w:rPr>
              <w:t>panic</w:t>
            </w:r>
          </w:p>
        </w:tc>
        <w:tc>
          <w:tcPr>
            <w:tcW w:w="836" w:type="dxa"/>
            <w:tcBorders>
              <w:top w:val="nil"/>
              <w:left w:val="nil"/>
              <w:bottom w:val="nil"/>
              <w:right w:val="nil"/>
            </w:tcBorders>
            <w:shd w:val="clear" w:color="auto" w:fill="auto"/>
            <w:vAlign w:val="center"/>
          </w:tcPr>
          <w:p w14:paraId="623B05B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A1206BC" w14:textId="77777777">
        <w:trPr>
          <w:trHeight w:val="270"/>
          <w:jc w:val="center"/>
        </w:trPr>
        <w:tc>
          <w:tcPr>
            <w:tcW w:w="1661" w:type="dxa"/>
            <w:tcBorders>
              <w:top w:val="nil"/>
              <w:left w:val="nil"/>
              <w:bottom w:val="nil"/>
              <w:right w:val="nil"/>
            </w:tcBorders>
            <w:shd w:val="clear" w:color="auto" w:fill="auto"/>
            <w:vAlign w:val="center"/>
          </w:tcPr>
          <w:p w14:paraId="72CD2B28" w14:textId="77777777" w:rsidR="00A20A63" w:rsidRDefault="001C2EF9">
            <w:pPr>
              <w:adjustRightInd/>
              <w:snapToGrid/>
              <w:spacing w:line="240" w:lineRule="auto"/>
              <w:ind w:firstLineChars="0" w:firstLine="0"/>
              <w:rPr>
                <w:color w:val="000000"/>
                <w:sz w:val="22"/>
                <w:szCs w:val="22"/>
              </w:rPr>
            </w:pPr>
            <w:r>
              <w:rPr>
                <w:color w:val="000000"/>
                <w:sz w:val="22"/>
                <w:szCs w:val="22"/>
              </w:rPr>
              <w:t>distress</w:t>
            </w:r>
          </w:p>
        </w:tc>
        <w:tc>
          <w:tcPr>
            <w:tcW w:w="1080" w:type="dxa"/>
            <w:tcBorders>
              <w:top w:val="nil"/>
              <w:left w:val="nil"/>
              <w:bottom w:val="nil"/>
              <w:right w:val="nil"/>
            </w:tcBorders>
            <w:shd w:val="clear" w:color="auto" w:fill="auto"/>
            <w:vAlign w:val="center"/>
          </w:tcPr>
          <w:p w14:paraId="43FDA26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744B3F06" w14:textId="77777777" w:rsidR="00A20A63" w:rsidRDefault="001C2EF9">
            <w:pPr>
              <w:adjustRightInd/>
              <w:snapToGrid/>
              <w:spacing w:line="240" w:lineRule="auto"/>
              <w:ind w:firstLineChars="0" w:firstLine="0"/>
              <w:rPr>
                <w:color w:val="000000"/>
                <w:sz w:val="22"/>
                <w:szCs w:val="22"/>
              </w:rPr>
            </w:pPr>
            <w:r>
              <w:rPr>
                <w:color w:val="000000"/>
                <w:sz w:val="22"/>
                <w:szCs w:val="22"/>
              </w:rPr>
              <w:t>pleasure</w:t>
            </w:r>
          </w:p>
        </w:tc>
        <w:tc>
          <w:tcPr>
            <w:tcW w:w="836" w:type="dxa"/>
            <w:tcBorders>
              <w:top w:val="nil"/>
              <w:left w:val="nil"/>
              <w:bottom w:val="nil"/>
              <w:right w:val="nil"/>
            </w:tcBorders>
            <w:shd w:val="clear" w:color="auto" w:fill="auto"/>
            <w:vAlign w:val="center"/>
          </w:tcPr>
          <w:p w14:paraId="05BDB69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B46283B" w14:textId="77777777">
        <w:trPr>
          <w:trHeight w:val="270"/>
          <w:jc w:val="center"/>
        </w:trPr>
        <w:tc>
          <w:tcPr>
            <w:tcW w:w="1661" w:type="dxa"/>
            <w:tcBorders>
              <w:top w:val="nil"/>
              <w:left w:val="nil"/>
              <w:bottom w:val="nil"/>
              <w:right w:val="nil"/>
            </w:tcBorders>
            <w:shd w:val="clear" w:color="auto" w:fill="auto"/>
            <w:vAlign w:val="center"/>
          </w:tcPr>
          <w:p w14:paraId="00993244" w14:textId="77777777" w:rsidR="00A20A63" w:rsidRDefault="001C2EF9">
            <w:pPr>
              <w:adjustRightInd/>
              <w:snapToGrid/>
              <w:spacing w:line="240" w:lineRule="auto"/>
              <w:ind w:firstLineChars="0" w:firstLine="0"/>
              <w:rPr>
                <w:color w:val="000000"/>
                <w:sz w:val="22"/>
                <w:szCs w:val="22"/>
              </w:rPr>
            </w:pPr>
            <w:r>
              <w:rPr>
                <w:color w:val="000000"/>
                <w:sz w:val="22"/>
                <w:szCs w:val="22"/>
              </w:rPr>
              <w:t>interest</w:t>
            </w:r>
          </w:p>
        </w:tc>
        <w:tc>
          <w:tcPr>
            <w:tcW w:w="1080" w:type="dxa"/>
            <w:tcBorders>
              <w:top w:val="nil"/>
              <w:left w:val="nil"/>
              <w:bottom w:val="nil"/>
              <w:right w:val="nil"/>
            </w:tcBorders>
            <w:shd w:val="clear" w:color="auto" w:fill="auto"/>
            <w:vAlign w:val="center"/>
          </w:tcPr>
          <w:p w14:paraId="102A17A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9D8FC17" w14:textId="77777777" w:rsidR="00A20A63" w:rsidRDefault="001C2EF9">
            <w:pPr>
              <w:adjustRightInd/>
              <w:snapToGrid/>
              <w:spacing w:line="240" w:lineRule="auto"/>
              <w:ind w:firstLineChars="0" w:firstLine="0"/>
              <w:rPr>
                <w:color w:val="000000"/>
                <w:sz w:val="22"/>
                <w:szCs w:val="22"/>
              </w:rPr>
            </w:pPr>
            <w:r>
              <w:rPr>
                <w:color w:val="000000"/>
                <w:sz w:val="22"/>
                <w:szCs w:val="22"/>
              </w:rPr>
              <w:t>pride</w:t>
            </w:r>
          </w:p>
        </w:tc>
        <w:tc>
          <w:tcPr>
            <w:tcW w:w="836" w:type="dxa"/>
            <w:tcBorders>
              <w:top w:val="nil"/>
              <w:left w:val="nil"/>
              <w:bottom w:val="nil"/>
              <w:right w:val="nil"/>
            </w:tcBorders>
            <w:shd w:val="clear" w:color="auto" w:fill="auto"/>
            <w:vAlign w:val="center"/>
          </w:tcPr>
          <w:p w14:paraId="544BCEB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69C4340" w14:textId="77777777">
        <w:trPr>
          <w:trHeight w:val="270"/>
          <w:jc w:val="center"/>
        </w:trPr>
        <w:tc>
          <w:tcPr>
            <w:tcW w:w="1661" w:type="dxa"/>
            <w:tcBorders>
              <w:top w:val="nil"/>
              <w:left w:val="nil"/>
              <w:bottom w:val="nil"/>
              <w:right w:val="nil"/>
            </w:tcBorders>
            <w:shd w:val="clear" w:color="auto" w:fill="auto"/>
            <w:vAlign w:val="center"/>
          </w:tcPr>
          <w:p w14:paraId="4D8252E6" w14:textId="77777777" w:rsidR="00A20A63" w:rsidRDefault="001C2EF9">
            <w:pPr>
              <w:adjustRightInd/>
              <w:snapToGrid/>
              <w:spacing w:line="240" w:lineRule="auto"/>
              <w:ind w:firstLineChars="0" w:firstLine="0"/>
              <w:rPr>
                <w:color w:val="000000"/>
                <w:sz w:val="22"/>
                <w:szCs w:val="22"/>
              </w:rPr>
            </w:pPr>
            <w:r>
              <w:rPr>
                <w:color w:val="000000"/>
                <w:sz w:val="22"/>
                <w:szCs w:val="22"/>
              </w:rPr>
              <w:t>pain</w:t>
            </w:r>
          </w:p>
        </w:tc>
        <w:tc>
          <w:tcPr>
            <w:tcW w:w="1080" w:type="dxa"/>
            <w:tcBorders>
              <w:top w:val="nil"/>
              <w:left w:val="nil"/>
              <w:bottom w:val="nil"/>
              <w:right w:val="nil"/>
            </w:tcBorders>
            <w:shd w:val="clear" w:color="auto" w:fill="auto"/>
            <w:vAlign w:val="center"/>
          </w:tcPr>
          <w:p w14:paraId="1BB317F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40AA8950" w14:textId="77777777" w:rsidR="00A20A63" w:rsidRDefault="001C2EF9">
            <w:pPr>
              <w:adjustRightInd/>
              <w:snapToGrid/>
              <w:spacing w:line="240" w:lineRule="auto"/>
              <w:ind w:firstLineChars="0" w:firstLine="0"/>
              <w:rPr>
                <w:color w:val="000000"/>
                <w:sz w:val="22"/>
                <w:szCs w:val="22"/>
              </w:rPr>
            </w:pPr>
            <w:r>
              <w:rPr>
                <w:color w:val="000000"/>
                <w:sz w:val="22"/>
                <w:szCs w:val="22"/>
              </w:rPr>
              <w:t>sorrow</w:t>
            </w:r>
          </w:p>
        </w:tc>
        <w:tc>
          <w:tcPr>
            <w:tcW w:w="836" w:type="dxa"/>
            <w:tcBorders>
              <w:top w:val="nil"/>
              <w:left w:val="nil"/>
              <w:bottom w:val="nil"/>
              <w:right w:val="nil"/>
            </w:tcBorders>
            <w:shd w:val="clear" w:color="auto" w:fill="auto"/>
            <w:vAlign w:val="center"/>
          </w:tcPr>
          <w:p w14:paraId="696299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937EC3E" w14:textId="77777777">
        <w:trPr>
          <w:trHeight w:val="270"/>
          <w:jc w:val="center"/>
        </w:trPr>
        <w:tc>
          <w:tcPr>
            <w:tcW w:w="1661" w:type="dxa"/>
            <w:tcBorders>
              <w:top w:val="nil"/>
              <w:left w:val="nil"/>
              <w:bottom w:val="nil"/>
              <w:right w:val="nil"/>
            </w:tcBorders>
            <w:shd w:val="clear" w:color="auto" w:fill="auto"/>
            <w:vAlign w:val="center"/>
          </w:tcPr>
          <w:p w14:paraId="33CC9C2F" w14:textId="77777777" w:rsidR="00A20A63" w:rsidRDefault="001C2EF9">
            <w:pPr>
              <w:adjustRightInd/>
              <w:snapToGrid/>
              <w:spacing w:line="240" w:lineRule="auto"/>
              <w:ind w:firstLineChars="0" w:firstLine="0"/>
              <w:rPr>
                <w:color w:val="000000"/>
                <w:sz w:val="22"/>
                <w:szCs w:val="22"/>
              </w:rPr>
            </w:pPr>
            <w:r>
              <w:rPr>
                <w:color w:val="000000"/>
                <w:sz w:val="22"/>
                <w:szCs w:val="22"/>
              </w:rPr>
              <w:t>wonder</w:t>
            </w:r>
          </w:p>
        </w:tc>
        <w:tc>
          <w:tcPr>
            <w:tcW w:w="1080" w:type="dxa"/>
            <w:tcBorders>
              <w:top w:val="nil"/>
              <w:left w:val="nil"/>
              <w:bottom w:val="nil"/>
              <w:right w:val="nil"/>
            </w:tcBorders>
            <w:shd w:val="clear" w:color="auto" w:fill="auto"/>
            <w:vAlign w:val="center"/>
          </w:tcPr>
          <w:p w14:paraId="4B9077D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00513E02" w14:textId="77777777" w:rsidR="00A20A63" w:rsidRDefault="001C2EF9">
            <w:pPr>
              <w:adjustRightInd/>
              <w:snapToGrid/>
              <w:spacing w:line="240" w:lineRule="auto"/>
              <w:ind w:firstLineChars="0" w:firstLine="0"/>
              <w:rPr>
                <w:color w:val="000000"/>
                <w:sz w:val="22"/>
                <w:szCs w:val="22"/>
              </w:rPr>
            </w:pPr>
            <w:r>
              <w:rPr>
                <w:color w:val="000000"/>
                <w:sz w:val="22"/>
                <w:szCs w:val="22"/>
              </w:rPr>
              <w:t>subjection</w:t>
            </w:r>
          </w:p>
        </w:tc>
        <w:tc>
          <w:tcPr>
            <w:tcW w:w="836" w:type="dxa"/>
            <w:tcBorders>
              <w:top w:val="nil"/>
              <w:left w:val="nil"/>
              <w:bottom w:val="nil"/>
              <w:right w:val="nil"/>
            </w:tcBorders>
            <w:shd w:val="clear" w:color="auto" w:fill="auto"/>
            <w:vAlign w:val="center"/>
          </w:tcPr>
          <w:p w14:paraId="47C4853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CA6282A" w14:textId="77777777">
        <w:trPr>
          <w:trHeight w:val="270"/>
          <w:jc w:val="center"/>
        </w:trPr>
        <w:tc>
          <w:tcPr>
            <w:tcW w:w="1661" w:type="dxa"/>
            <w:tcBorders>
              <w:top w:val="nil"/>
              <w:left w:val="nil"/>
              <w:bottom w:val="nil"/>
              <w:right w:val="nil"/>
            </w:tcBorders>
            <w:shd w:val="clear" w:color="auto" w:fill="auto"/>
            <w:vAlign w:val="center"/>
          </w:tcPr>
          <w:p w14:paraId="516EFD82" w14:textId="77777777" w:rsidR="00A20A63" w:rsidRDefault="001C2EF9">
            <w:pPr>
              <w:adjustRightInd/>
              <w:snapToGrid/>
              <w:spacing w:line="240" w:lineRule="auto"/>
              <w:ind w:firstLineChars="0" w:firstLine="0"/>
              <w:rPr>
                <w:color w:val="000000"/>
                <w:sz w:val="22"/>
                <w:szCs w:val="22"/>
              </w:rPr>
            </w:pPr>
            <w:r>
              <w:rPr>
                <w:color w:val="000000"/>
                <w:sz w:val="22"/>
                <w:szCs w:val="22"/>
              </w:rPr>
              <w:t>anticipation</w:t>
            </w:r>
          </w:p>
        </w:tc>
        <w:tc>
          <w:tcPr>
            <w:tcW w:w="1080" w:type="dxa"/>
            <w:tcBorders>
              <w:top w:val="nil"/>
              <w:left w:val="nil"/>
              <w:bottom w:val="nil"/>
              <w:right w:val="nil"/>
            </w:tcBorders>
            <w:shd w:val="clear" w:color="auto" w:fill="auto"/>
            <w:vAlign w:val="center"/>
          </w:tcPr>
          <w:p w14:paraId="2A004F2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nil"/>
              <w:right w:val="nil"/>
            </w:tcBorders>
            <w:shd w:val="clear" w:color="auto" w:fill="auto"/>
            <w:vAlign w:val="center"/>
          </w:tcPr>
          <w:p w14:paraId="68E9465C" w14:textId="77777777" w:rsidR="00A20A63" w:rsidRDefault="001C2EF9">
            <w:pPr>
              <w:adjustRightInd/>
              <w:snapToGrid/>
              <w:spacing w:line="240" w:lineRule="auto"/>
              <w:ind w:firstLineChars="0" w:firstLine="0"/>
              <w:rPr>
                <w:color w:val="000000"/>
                <w:sz w:val="22"/>
                <w:szCs w:val="22"/>
              </w:rPr>
            </w:pPr>
            <w:r>
              <w:rPr>
                <w:color w:val="000000"/>
                <w:sz w:val="22"/>
                <w:szCs w:val="22"/>
              </w:rPr>
              <w:t>tender</w:t>
            </w:r>
          </w:p>
        </w:tc>
        <w:tc>
          <w:tcPr>
            <w:tcW w:w="836" w:type="dxa"/>
            <w:tcBorders>
              <w:top w:val="nil"/>
              <w:left w:val="nil"/>
              <w:bottom w:val="nil"/>
              <w:right w:val="nil"/>
            </w:tcBorders>
            <w:shd w:val="clear" w:color="auto" w:fill="auto"/>
            <w:vAlign w:val="center"/>
          </w:tcPr>
          <w:p w14:paraId="583D244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6235CF05" w14:textId="77777777">
        <w:trPr>
          <w:trHeight w:val="270"/>
          <w:jc w:val="center"/>
        </w:trPr>
        <w:tc>
          <w:tcPr>
            <w:tcW w:w="1661" w:type="dxa"/>
            <w:tcBorders>
              <w:top w:val="nil"/>
              <w:left w:val="nil"/>
              <w:bottom w:val="single" w:sz="4" w:space="0" w:color="auto"/>
              <w:right w:val="nil"/>
            </w:tcBorders>
            <w:shd w:val="clear" w:color="auto" w:fill="auto"/>
            <w:vAlign w:val="center"/>
          </w:tcPr>
          <w:p w14:paraId="4D5FA1B5" w14:textId="77777777" w:rsidR="00A20A63" w:rsidRDefault="001C2EF9">
            <w:pPr>
              <w:adjustRightInd/>
              <w:snapToGrid/>
              <w:spacing w:line="240" w:lineRule="auto"/>
              <w:ind w:firstLineChars="0" w:firstLine="0"/>
              <w:rPr>
                <w:color w:val="000000"/>
                <w:sz w:val="22"/>
                <w:szCs w:val="22"/>
              </w:rPr>
            </w:pPr>
            <w:r>
              <w:rPr>
                <w:color w:val="000000"/>
                <w:sz w:val="22"/>
                <w:szCs w:val="22"/>
              </w:rPr>
              <w:t>aversion</w:t>
            </w:r>
          </w:p>
        </w:tc>
        <w:tc>
          <w:tcPr>
            <w:tcW w:w="1080" w:type="dxa"/>
            <w:tcBorders>
              <w:top w:val="nil"/>
              <w:left w:val="nil"/>
              <w:bottom w:val="single" w:sz="4" w:space="0" w:color="auto"/>
              <w:right w:val="nil"/>
            </w:tcBorders>
            <w:shd w:val="clear" w:color="auto" w:fill="auto"/>
            <w:vAlign w:val="center"/>
          </w:tcPr>
          <w:p w14:paraId="68CB7D6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single" w:sz="4" w:space="0" w:color="auto"/>
              <w:right w:val="nil"/>
            </w:tcBorders>
            <w:shd w:val="clear" w:color="auto" w:fill="auto"/>
            <w:vAlign w:val="center"/>
          </w:tcPr>
          <w:p w14:paraId="61970B1F" w14:textId="77777777" w:rsidR="00A20A63" w:rsidRDefault="001C2EF9">
            <w:pPr>
              <w:adjustRightInd/>
              <w:snapToGrid/>
              <w:spacing w:line="240" w:lineRule="auto"/>
              <w:ind w:firstLineChars="0" w:firstLine="0"/>
              <w:rPr>
                <w:color w:val="000000"/>
                <w:sz w:val="22"/>
                <w:szCs w:val="22"/>
              </w:rPr>
            </w:pPr>
            <w:r>
              <w:rPr>
                <w:color w:val="000000"/>
                <w:sz w:val="22"/>
                <w:szCs w:val="22"/>
              </w:rPr>
              <w:t>trust</w:t>
            </w:r>
          </w:p>
        </w:tc>
        <w:tc>
          <w:tcPr>
            <w:tcW w:w="836" w:type="dxa"/>
            <w:tcBorders>
              <w:top w:val="nil"/>
              <w:left w:val="nil"/>
              <w:bottom w:val="single" w:sz="4" w:space="0" w:color="auto"/>
              <w:right w:val="nil"/>
            </w:tcBorders>
            <w:shd w:val="clear" w:color="auto" w:fill="auto"/>
            <w:vAlign w:val="center"/>
          </w:tcPr>
          <w:p w14:paraId="7A92864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bl>
    <w:p w14:paraId="4553D772" w14:textId="77777777" w:rsidR="00A20A63" w:rsidRDefault="002D0356">
      <w:pPr>
        <w:adjustRightInd/>
        <w:snapToGrid/>
        <w:spacing w:line="240" w:lineRule="auto"/>
        <w:ind w:firstLineChars="0" w:firstLine="0"/>
        <w:jc w:val="center"/>
      </w:pPr>
      <w:r>
        <w:object w:dxaOrig="9105" w:dyaOrig="5670" w14:anchorId="11A4AFB6">
          <v:shape id="_x0000_i1027" type="#_x0000_t75" style="width:378.75pt;height:225pt" o:ole="">
            <v:imagedata r:id="rId28" o:title=""/>
          </v:shape>
          <o:OLEObject Type="Embed" ProgID="Visio.Drawing.11" ShapeID="_x0000_i1027" DrawAspect="Content" ObjectID="_1512232825" r:id="rId29"/>
        </w:object>
      </w:r>
    </w:p>
    <w:p w14:paraId="3C7D0815" w14:textId="77777777" w:rsidR="00A20A63" w:rsidRDefault="001C2EF9">
      <w:pPr>
        <w:ind w:firstLine="420"/>
        <w:jc w:val="center"/>
        <w:rPr>
          <w:sz w:val="21"/>
          <w:vertAlign w:val="superscript"/>
        </w:rPr>
      </w:pPr>
      <w:r>
        <w:rPr>
          <w:rFonts w:hint="eastAsia"/>
          <w:sz w:val="21"/>
        </w:rPr>
        <w:t>图</w:t>
      </w:r>
      <w:r>
        <w:rPr>
          <w:rFonts w:hint="eastAsia"/>
          <w:sz w:val="21"/>
        </w:rPr>
        <w:t>2-1 Plutchik</w:t>
      </w:r>
      <w:r>
        <w:rPr>
          <w:rFonts w:hint="eastAsia"/>
          <w:sz w:val="21"/>
        </w:rPr>
        <w:t>情感模型中的基本情感和部分派生情感</w:t>
      </w:r>
      <w:r>
        <w:rPr>
          <w:rFonts w:hint="eastAsia"/>
          <w:sz w:val="21"/>
          <w:vertAlign w:val="superscript"/>
        </w:rPr>
        <w:t>[67]</w:t>
      </w:r>
    </w:p>
    <w:p w14:paraId="23ABD50A" w14:textId="77777777" w:rsidR="00A20A63" w:rsidRPr="002D0356" w:rsidRDefault="001C2EF9" w:rsidP="002D0356">
      <w:pPr>
        <w:ind w:firstLine="420"/>
        <w:jc w:val="center"/>
        <w:rPr>
          <w:sz w:val="21"/>
        </w:rPr>
      </w:pPr>
      <w:r>
        <w:rPr>
          <w:rFonts w:hint="eastAsia"/>
          <w:sz w:val="21"/>
        </w:rPr>
        <w:t>Fig. 2-1 The basic emotions and part of sencondary emotions in Plutchik</w:t>
      </w:r>
      <w:r>
        <w:rPr>
          <w:sz w:val="21"/>
        </w:rPr>
        <w:t>’</w:t>
      </w:r>
      <w:r>
        <w:rPr>
          <w:rFonts w:hint="eastAsia"/>
          <w:sz w:val="21"/>
        </w:rPr>
        <w:t xml:space="preserve">s emotion </w:t>
      </w:r>
      <w:proofErr w:type="gramStart"/>
      <w:r>
        <w:rPr>
          <w:rFonts w:hint="eastAsia"/>
          <w:sz w:val="21"/>
        </w:rPr>
        <w:t>model</w:t>
      </w:r>
      <w:r>
        <w:rPr>
          <w:rFonts w:hint="eastAsia"/>
          <w:sz w:val="21"/>
          <w:vertAlign w:val="superscript"/>
        </w:rPr>
        <w:t>[</w:t>
      </w:r>
      <w:proofErr w:type="gramEnd"/>
      <w:r>
        <w:rPr>
          <w:rFonts w:hint="eastAsia"/>
          <w:sz w:val="21"/>
          <w:vertAlign w:val="superscript"/>
        </w:rPr>
        <w:t>67]</w:t>
      </w:r>
    </w:p>
    <w:p w14:paraId="12189815" w14:textId="77777777" w:rsidR="005D7EEC" w:rsidRDefault="005D7EEC" w:rsidP="005D7EEC">
      <w:pPr>
        <w:ind w:firstLine="480"/>
      </w:pPr>
      <w:r>
        <w:t>使用离散情感模型来描述情感符合人们的直觉和常识</w:t>
      </w:r>
      <w:r>
        <w:rPr>
          <w:rFonts w:hint="eastAsia"/>
        </w:rPr>
        <w:t>，</w:t>
      </w:r>
      <w:r>
        <w:t>有利于情感计算的成果在现实生活中的推广和应用</w:t>
      </w:r>
      <w:r>
        <w:rPr>
          <w:rFonts w:hint="eastAsia"/>
        </w:rPr>
        <w:t>。但是随着研究的深入，离散情感模型的问题也逐渐显现出来。首先，对于基本情感的划分与</w:t>
      </w:r>
      <w:proofErr w:type="gramStart"/>
      <w:r>
        <w:rPr>
          <w:rFonts w:hint="eastAsia"/>
        </w:rPr>
        <w:t>界定仍</w:t>
      </w:r>
      <w:proofErr w:type="gramEnd"/>
      <w:r>
        <w:rPr>
          <w:rFonts w:hint="eastAsia"/>
        </w:rPr>
        <w:t>没有统一的意见，不同研究者基于自身需要关注不同的情感类型，限制了研究成果间的相互比较。其次，离散</w:t>
      </w:r>
      <w:r>
        <w:rPr>
          <w:rFonts w:hint="eastAsia"/>
        </w:rPr>
        <w:lastRenderedPageBreak/>
        <w:t>情感模型关注重点是整个情感过程的后端，即身体和行为上的反应模式，对于情感的发生机制没有深入研究，而这对于研究情感的自动生成造成困难。</w:t>
      </w:r>
    </w:p>
    <w:p w14:paraId="548F20FD" w14:textId="77777777" w:rsidR="00A20A63" w:rsidRDefault="001C2EF9">
      <w:pPr>
        <w:numPr>
          <w:ilvl w:val="0"/>
          <w:numId w:val="3"/>
        </w:numPr>
        <w:ind w:firstLine="480"/>
      </w:pPr>
      <w:r>
        <w:rPr>
          <w:rFonts w:hint="eastAsia"/>
        </w:rPr>
        <w:t>维度模型</w:t>
      </w:r>
    </w:p>
    <w:p w14:paraId="11F16F11" w14:textId="77777777" w:rsidR="00A20A63" w:rsidRDefault="001C2EF9">
      <w:pPr>
        <w:ind w:firstLine="480"/>
      </w:pPr>
      <w:r>
        <w:rPr>
          <w:rFonts w:hint="eastAsia"/>
        </w:rPr>
        <w:t>维度模型认为所有情感分布在由几个情感维度构成的情感空间里，不同情感间的相似性或差异性通过彼此在情感空间中的距离来表示。所谓情感维度即情感的某些固有属性，情感在这些维度上是连续地、平滑地分布的。维度模型重点关注主观感受部分，对于情感的发生机理也没有明确解释。</w:t>
      </w:r>
    </w:p>
    <w:p w14:paraId="763E9AE4" w14:textId="77777777" w:rsidR="00A20A63" w:rsidRDefault="001C2EF9">
      <w:pPr>
        <w:ind w:firstLine="480"/>
      </w:pPr>
      <w:r>
        <w:rPr>
          <w:rFonts w:hint="eastAsia"/>
        </w:rPr>
        <w:t>最早提出情感</w:t>
      </w:r>
      <w:proofErr w:type="gramStart"/>
      <w:r>
        <w:rPr>
          <w:rFonts w:hint="eastAsia"/>
        </w:rPr>
        <w:t>维度观的</w:t>
      </w:r>
      <w:proofErr w:type="gramEnd"/>
      <w:r>
        <w:rPr>
          <w:rFonts w:hint="eastAsia"/>
        </w:rPr>
        <w:t>是科学心理学的创始人</w:t>
      </w:r>
      <w:r>
        <w:rPr>
          <w:rFonts w:hint="eastAsia"/>
        </w:rPr>
        <w:t>Wundt</w:t>
      </w:r>
      <w:r>
        <w:rPr>
          <w:rFonts w:hint="eastAsia"/>
        </w:rPr>
        <w:t>，他认为情感空间由愉快</w:t>
      </w:r>
      <w:r>
        <w:rPr>
          <w:rFonts w:hint="eastAsia"/>
        </w:rPr>
        <w:t>-</w:t>
      </w:r>
      <w:r>
        <w:rPr>
          <w:rFonts w:hint="eastAsia"/>
        </w:rPr>
        <w:t>不愉快、激动</w:t>
      </w:r>
      <w:r>
        <w:rPr>
          <w:rFonts w:hint="eastAsia"/>
        </w:rPr>
        <w:t>-</w:t>
      </w:r>
      <w:r>
        <w:rPr>
          <w:rFonts w:hint="eastAsia"/>
        </w:rPr>
        <w:t>平静和紧张</w:t>
      </w:r>
      <w:r>
        <w:rPr>
          <w:rFonts w:hint="eastAsia"/>
        </w:rPr>
        <w:t>-</w:t>
      </w:r>
      <w:r>
        <w:rPr>
          <w:rFonts w:hint="eastAsia"/>
        </w:rPr>
        <w:t>松弛三个维度构成，每种情感分布在三个维度的两极之间的不同位置上</w:t>
      </w:r>
      <w:r>
        <w:rPr>
          <w:rFonts w:hint="eastAsia"/>
          <w:vertAlign w:val="superscript"/>
        </w:rPr>
        <w:t>[83]</w:t>
      </w:r>
      <w:r>
        <w:rPr>
          <w:rFonts w:hint="eastAsia"/>
        </w:rPr>
        <w:t>。随后，</w:t>
      </w:r>
      <w:r>
        <w:rPr>
          <w:rFonts w:hint="eastAsia"/>
        </w:rPr>
        <w:t>Schlosberg</w:t>
      </w:r>
      <w:r>
        <w:rPr>
          <w:rFonts w:hint="eastAsia"/>
        </w:rPr>
        <w:t>通过对面部表情的研究，提出愉快</w:t>
      </w:r>
      <w:r>
        <w:rPr>
          <w:rFonts w:hint="eastAsia"/>
        </w:rPr>
        <w:t>-</w:t>
      </w:r>
      <w:r>
        <w:rPr>
          <w:rFonts w:hint="eastAsia"/>
        </w:rPr>
        <w:t>不愉快、注意</w:t>
      </w:r>
      <w:r>
        <w:rPr>
          <w:rFonts w:hint="eastAsia"/>
        </w:rPr>
        <w:t>-</w:t>
      </w:r>
      <w:r>
        <w:rPr>
          <w:rFonts w:hint="eastAsia"/>
        </w:rPr>
        <w:t>拒绝和激活水平三个维度，如图</w:t>
      </w:r>
      <w:r>
        <w:rPr>
          <w:rFonts w:hint="eastAsia"/>
        </w:rPr>
        <w:t>2-2</w:t>
      </w:r>
      <w:r>
        <w:rPr>
          <w:rFonts w:hint="eastAsia"/>
        </w:rPr>
        <w:t>所示，椭圆长轴为快乐维，短轴为注意维，垂直于椭圆面的轴为激活水平维</w:t>
      </w:r>
      <w:r>
        <w:rPr>
          <w:rFonts w:hint="eastAsia"/>
          <w:vertAlign w:val="superscript"/>
        </w:rPr>
        <w:t>[84]</w:t>
      </w:r>
      <w:r>
        <w:rPr>
          <w:rFonts w:hint="eastAsia"/>
        </w:rPr>
        <w:t>。</w:t>
      </w:r>
      <w:r>
        <w:rPr>
          <w:rFonts w:hint="eastAsia"/>
        </w:rPr>
        <w:t>Izard</w:t>
      </w:r>
      <w:r>
        <w:rPr>
          <w:rFonts w:hint="eastAsia"/>
        </w:rPr>
        <w:t>则在</w:t>
      </w:r>
      <w:r>
        <w:rPr>
          <w:rFonts w:hint="eastAsia"/>
        </w:rPr>
        <w:t>Wundt</w:t>
      </w:r>
      <w:r>
        <w:rPr>
          <w:rFonts w:hint="eastAsia"/>
        </w:rPr>
        <w:t>的三维模型的基础上提出情感的四维说，分别是：愉快度、紧张度、激活度和确信度，愉快度表示主观体验的享乐色调，紧张度形容个体对突发情境缺乏预料和缺少准备的程度，激动度表示兴奋的程度，确信度则用来形容个体胜任、承受感情的程度</w:t>
      </w:r>
      <w:r>
        <w:rPr>
          <w:rFonts w:hint="eastAsia"/>
          <w:vertAlign w:val="superscript"/>
        </w:rPr>
        <w:t>[85]</w:t>
      </w:r>
      <w:r>
        <w:rPr>
          <w:rFonts w:hint="eastAsia"/>
        </w:rPr>
        <w:t>。</w:t>
      </w:r>
      <w:r>
        <w:rPr>
          <w:rFonts w:hint="eastAsia"/>
        </w:rPr>
        <w:t>Russell</w:t>
      </w:r>
      <w:r>
        <w:rPr>
          <w:rFonts w:hint="eastAsia"/>
        </w:rPr>
        <w:t>将这些维度简化为愉快度和强度两维，提出情感分类的环状模式，将多种情感排布在二维坐标的不同象限内</w:t>
      </w:r>
      <w:r>
        <w:rPr>
          <w:rFonts w:hint="eastAsia"/>
          <w:vertAlign w:val="superscript"/>
        </w:rPr>
        <w:t>[86]</w:t>
      </w:r>
      <w:r>
        <w:rPr>
          <w:rFonts w:hint="eastAsia"/>
        </w:rPr>
        <w:t>（图</w:t>
      </w:r>
      <w:r>
        <w:rPr>
          <w:rFonts w:hint="eastAsia"/>
        </w:rPr>
        <w:t>2-3</w:t>
      </w:r>
      <w:r>
        <w:rPr>
          <w:rFonts w:hint="eastAsia"/>
        </w:rPr>
        <w:t>），如：愉快</w:t>
      </w:r>
      <w:r>
        <w:rPr>
          <w:rFonts w:hint="eastAsia"/>
        </w:rPr>
        <w:t>+</w:t>
      </w:r>
      <w:r>
        <w:rPr>
          <w:rFonts w:hint="eastAsia"/>
        </w:rPr>
        <w:t>高强度</w:t>
      </w:r>
      <w:r>
        <w:rPr>
          <w:rFonts w:hint="eastAsia"/>
        </w:rPr>
        <w:t>=</w:t>
      </w:r>
      <w:r>
        <w:rPr>
          <w:rFonts w:hint="eastAsia"/>
        </w:rPr>
        <w:t>高兴，愉快</w:t>
      </w:r>
      <w:r>
        <w:rPr>
          <w:rFonts w:hint="eastAsia"/>
        </w:rPr>
        <w:t>+</w:t>
      </w:r>
      <w:r>
        <w:rPr>
          <w:rFonts w:hint="eastAsia"/>
        </w:rPr>
        <w:t>中强度</w:t>
      </w:r>
      <w:r>
        <w:rPr>
          <w:rFonts w:hint="eastAsia"/>
        </w:rPr>
        <w:t>=</w:t>
      </w:r>
      <w:r>
        <w:rPr>
          <w:rFonts w:hint="eastAsia"/>
        </w:rPr>
        <w:t>轻松，不愉快</w:t>
      </w:r>
      <w:r>
        <w:rPr>
          <w:rFonts w:hint="eastAsia"/>
        </w:rPr>
        <w:t>+</w:t>
      </w:r>
      <w:r>
        <w:rPr>
          <w:rFonts w:hint="eastAsia"/>
        </w:rPr>
        <w:t>高强度</w:t>
      </w:r>
      <w:r>
        <w:rPr>
          <w:rFonts w:hint="eastAsia"/>
        </w:rPr>
        <w:t>=</w:t>
      </w:r>
      <w:r>
        <w:rPr>
          <w:rFonts w:hint="eastAsia"/>
        </w:rPr>
        <w:t>怕</w:t>
      </w:r>
      <w:r>
        <w:rPr>
          <w:rFonts w:hint="eastAsia"/>
        </w:rPr>
        <w:t>/</w:t>
      </w:r>
      <w:r>
        <w:rPr>
          <w:rFonts w:hint="eastAsia"/>
        </w:rPr>
        <w:t>愤怒，不愉快</w:t>
      </w:r>
      <w:r>
        <w:rPr>
          <w:rFonts w:hint="eastAsia"/>
        </w:rPr>
        <w:t>+</w:t>
      </w:r>
      <w:r>
        <w:rPr>
          <w:rFonts w:hint="eastAsia"/>
        </w:rPr>
        <w:t>中强度</w:t>
      </w:r>
      <w:r>
        <w:rPr>
          <w:rFonts w:hint="eastAsia"/>
        </w:rPr>
        <w:t>=</w:t>
      </w:r>
      <w:r>
        <w:rPr>
          <w:rFonts w:hint="eastAsia"/>
        </w:rPr>
        <w:t>厌烦。可以看出，</w:t>
      </w:r>
      <w:r>
        <w:rPr>
          <w:rFonts w:hint="eastAsia"/>
        </w:rPr>
        <w:t>Russell</w:t>
      </w:r>
      <w:r>
        <w:rPr>
          <w:rFonts w:hint="eastAsia"/>
        </w:rPr>
        <w:t>的二</w:t>
      </w:r>
      <w:proofErr w:type="gramStart"/>
      <w:r>
        <w:rPr>
          <w:rFonts w:hint="eastAsia"/>
        </w:rPr>
        <w:t>维理论</w:t>
      </w:r>
      <w:proofErr w:type="gramEnd"/>
      <w:r>
        <w:rPr>
          <w:rFonts w:hint="eastAsia"/>
        </w:rPr>
        <w:t>能区分大部分基本情感，但是对于某些情感却不能做有效区分，如愤怒和怕（恐惧），二者都属于不愉快且强度较高的情感，均处于图</w:t>
      </w:r>
      <w:r>
        <w:rPr>
          <w:rFonts w:hint="eastAsia"/>
        </w:rPr>
        <w:t>2-3</w:t>
      </w:r>
      <w:r>
        <w:rPr>
          <w:rFonts w:hint="eastAsia"/>
        </w:rPr>
        <w:t>第三象限的中间位置，距离较近，这对于两种基本情感来说类别差异不够显著。</w:t>
      </w:r>
      <w:r>
        <w:rPr>
          <w:rFonts w:hint="eastAsia"/>
        </w:rPr>
        <w:t>Mehrabian</w:t>
      </w:r>
      <w:r>
        <w:rPr>
          <w:rFonts w:hint="eastAsia"/>
        </w:rPr>
        <w:t>在此基础上提出</w:t>
      </w:r>
      <w:r>
        <w:rPr>
          <w:rFonts w:hint="eastAsia"/>
        </w:rPr>
        <w:t>PAD</w:t>
      </w:r>
      <w:r>
        <w:rPr>
          <w:rFonts w:hint="eastAsia"/>
        </w:rPr>
        <w:t>三维模型</w:t>
      </w:r>
      <w:r>
        <w:rPr>
          <w:rFonts w:hint="eastAsia"/>
          <w:vertAlign w:val="superscript"/>
        </w:rPr>
        <w:t>[37]</w:t>
      </w:r>
      <w:r>
        <w:rPr>
          <w:rFonts w:hint="eastAsia"/>
        </w:rPr>
        <w:t>，</w:t>
      </w:r>
      <w:r>
        <w:rPr>
          <w:rFonts w:hint="eastAsia"/>
        </w:rPr>
        <w:t>P</w:t>
      </w:r>
      <w:r>
        <w:rPr>
          <w:rFonts w:hint="eastAsia"/>
        </w:rPr>
        <w:t>代表愉悦度（</w:t>
      </w:r>
      <w:r>
        <w:rPr>
          <w:rFonts w:hint="eastAsia"/>
        </w:rPr>
        <w:t>Pleasure</w:t>
      </w:r>
      <w:r>
        <w:rPr>
          <w:rFonts w:hint="eastAsia"/>
        </w:rPr>
        <w:t>），表示个体情感的正负特性，有时也常被叫做评价维（</w:t>
      </w:r>
      <w:r>
        <w:rPr>
          <w:rFonts w:hint="eastAsia"/>
        </w:rPr>
        <w:t>Valence/Evaluation</w:t>
      </w:r>
      <w:r>
        <w:rPr>
          <w:rFonts w:hint="eastAsia"/>
        </w:rPr>
        <w:t>）；</w:t>
      </w:r>
      <w:r>
        <w:rPr>
          <w:rFonts w:hint="eastAsia"/>
        </w:rPr>
        <w:t>A</w:t>
      </w:r>
      <w:r>
        <w:rPr>
          <w:rFonts w:hint="eastAsia"/>
        </w:rPr>
        <w:t>代表激活度（</w:t>
      </w:r>
      <w:r>
        <w:rPr>
          <w:rFonts w:hint="eastAsia"/>
        </w:rPr>
        <w:t>Arousal</w:t>
      </w:r>
      <w:r>
        <w:rPr>
          <w:rFonts w:hint="eastAsia"/>
        </w:rPr>
        <w:t>，有时也被写作</w:t>
      </w:r>
      <w:r>
        <w:rPr>
          <w:rFonts w:hint="eastAsia"/>
        </w:rPr>
        <w:t>Activation</w:t>
      </w:r>
      <w:r>
        <w:rPr>
          <w:rFonts w:hint="eastAsia"/>
        </w:rPr>
        <w:t>），表示个体的神经生理激活水平，与强度、力度等是语义等价的</w:t>
      </w:r>
      <w:r>
        <w:rPr>
          <w:rFonts w:hint="eastAsia"/>
          <w:vertAlign w:val="superscript"/>
        </w:rPr>
        <w:t>[28]</w:t>
      </w:r>
      <w:r>
        <w:rPr>
          <w:rFonts w:hint="eastAsia"/>
        </w:rPr>
        <w:t>；</w:t>
      </w:r>
      <w:r>
        <w:rPr>
          <w:rFonts w:hint="eastAsia"/>
        </w:rPr>
        <w:t>D</w:t>
      </w:r>
      <w:r>
        <w:rPr>
          <w:rFonts w:hint="eastAsia"/>
        </w:rPr>
        <w:t>代表优势度（</w:t>
      </w:r>
      <w:r>
        <w:rPr>
          <w:rFonts w:hint="eastAsia"/>
        </w:rPr>
        <w:t>Dominance/Control</w:t>
      </w:r>
      <w:r>
        <w:rPr>
          <w:rFonts w:hint="eastAsia"/>
        </w:rPr>
        <w:t>），有时也翻译为控制度，表示个体对情景和他人的控制状态，优势度的加入成功区分了前两个维度不能有效区分的一些情感，如愤怒属于优势度高的情感，恐惧则相反，优势度较低。</w:t>
      </w:r>
    </w:p>
    <w:p w14:paraId="5AC9141D" w14:textId="77777777" w:rsidR="00A20A63" w:rsidRDefault="001C2EF9">
      <w:pPr>
        <w:adjustRightInd/>
        <w:snapToGrid/>
        <w:spacing w:line="240" w:lineRule="auto"/>
        <w:ind w:firstLineChars="0" w:firstLine="0"/>
        <w:jc w:val="center"/>
      </w:pPr>
      <w:r>
        <w:rPr>
          <w:noProof/>
        </w:rPr>
        <w:lastRenderedPageBreak/>
        <w:drawing>
          <wp:inline distT="0" distB="0" distL="0" distR="0" wp14:anchorId="75F58C71" wp14:editId="6819B526">
            <wp:extent cx="1884680" cy="2019300"/>
            <wp:effectExtent l="0" t="0" r="127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30" cstate="print"/>
                    <a:srcRect/>
                    <a:stretch>
                      <a:fillRect/>
                    </a:stretch>
                  </pic:blipFill>
                  <pic:spPr>
                    <a:xfrm>
                      <a:off x="0" y="0"/>
                      <a:ext cx="1884680" cy="2019300"/>
                    </a:xfrm>
                    <a:prstGeom prst="rect">
                      <a:avLst/>
                    </a:prstGeom>
                    <a:noFill/>
                    <a:ln w="9525">
                      <a:noFill/>
                      <a:miter lim="800000"/>
                      <a:headEnd/>
                      <a:tailEnd/>
                    </a:ln>
                  </pic:spPr>
                </pic:pic>
              </a:graphicData>
            </a:graphic>
          </wp:inline>
        </w:drawing>
      </w:r>
    </w:p>
    <w:p w14:paraId="6F157CF7" w14:textId="77777777" w:rsidR="00A20A63" w:rsidRDefault="001C2EF9">
      <w:pPr>
        <w:ind w:firstLine="420"/>
        <w:jc w:val="center"/>
        <w:rPr>
          <w:sz w:val="21"/>
        </w:rPr>
      </w:pPr>
      <w:r>
        <w:rPr>
          <w:rFonts w:hint="eastAsia"/>
          <w:sz w:val="21"/>
        </w:rPr>
        <w:t>图</w:t>
      </w:r>
      <w:r>
        <w:rPr>
          <w:rFonts w:hint="eastAsia"/>
          <w:sz w:val="21"/>
        </w:rPr>
        <w:t>2-2 Schlosberg</w:t>
      </w:r>
      <w:r>
        <w:rPr>
          <w:rFonts w:hint="eastAsia"/>
          <w:sz w:val="21"/>
        </w:rPr>
        <w:t>的三维情感模型</w:t>
      </w:r>
    </w:p>
    <w:p w14:paraId="2668072B" w14:textId="77777777" w:rsidR="00A20A63" w:rsidRDefault="001C2EF9">
      <w:pPr>
        <w:ind w:firstLine="420"/>
        <w:jc w:val="center"/>
        <w:rPr>
          <w:sz w:val="21"/>
        </w:rPr>
      </w:pPr>
      <w:r>
        <w:rPr>
          <w:rFonts w:hint="eastAsia"/>
          <w:sz w:val="21"/>
        </w:rPr>
        <w:t>Fig. 2-2 Schlosberg</w:t>
      </w:r>
      <w:r>
        <w:rPr>
          <w:sz w:val="21"/>
        </w:rPr>
        <w:t>’</w:t>
      </w:r>
      <w:r>
        <w:rPr>
          <w:rFonts w:hint="eastAsia"/>
          <w:sz w:val="21"/>
        </w:rPr>
        <w:t>s 3-dimensional emotion model</w:t>
      </w:r>
    </w:p>
    <w:p w14:paraId="7FE7C4C6" w14:textId="77777777" w:rsidR="00A20A63" w:rsidRDefault="001C2EF9">
      <w:pPr>
        <w:adjustRightInd/>
        <w:snapToGrid/>
        <w:spacing w:line="240" w:lineRule="auto"/>
        <w:ind w:firstLineChars="0" w:firstLine="0"/>
        <w:jc w:val="center"/>
      </w:pPr>
      <w:r>
        <w:rPr>
          <w:noProof/>
        </w:rPr>
        <w:drawing>
          <wp:inline distT="0" distB="0" distL="0" distR="0" wp14:anchorId="3D475470" wp14:editId="747F1A29">
            <wp:extent cx="3333216" cy="2819400"/>
            <wp:effectExtent l="0" t="0" r="63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1" cstate="print"/>
                    <a:srcRect/>
                    <a:stretch>
                      <a:fillRect/>
                    </a:stretch>
                  </pic:blipFill>
                  <pic:spPr>
                    <a:xfrm>
                      <a:off x="0" y="0"/>
                      <a:ext cx="3348956" cy="2832713"/>
                    </a:xfrm>
                    <a:prstGeom prst="rect">
                      <a:avLst/>
                    </a:prstGeom>
                    <a:noFill/>
                    <a:ln w="9525">
                      <a:noFill/>
                      <a:miter lim="800000"/>
                      <a:headEnd/>
                      <a:tailEnd/>
                    </a:ln>
                  </pic:spPr>
                </pic:pic>
              </a:graphicData>
            </a:graphic>
          </wp:inline>
        </w:drawing>
      </w:r>
    </w:p>
    <w:p w14:paraId="7974DD0F" w14:textId="77777777" w:rsidR="00A20A63" w:rsidRDefault="001C2EF9">
      <w:pPr>
        <w:ind w:firstLine="420"/>
        <w:jc w:val="center"/>
        <w:rPr>
          <w:sz w:val="21"/>
        </w:rPr>
      </w:pPr>
      <w:r>
        <w:rPr>
          <w:rFonts w:hint="eastAsia"/>
          <w:sz w:val="21"/>
        </w:rPr>
        <w:t>图</w:t>
      </w:r>
      <w:r>
        <w:rPr>
          <w:rFonts w:hint="eastAsia"/>
          <w:sz w:val="21"/>
        </w:rPr>
        <w:t>2-3 Russell</w:t>
      </w:r>
      <w:r>
        <w:rPr>
          <w:rFonts w:hint="eastAsia"/>
          <w:sz w:val="21"/>
        </w:rPr>
        <w:t>的环状情感模型</w:t>
      </w:r>
    </w:p>
    <w:p w14:paraId="13516F7B" w14:textId="77777777" w:rsidR="00A20A63" w:rsidRDefault="001C2EF9">
      <w:pPr>
        <w:ind w:firstLine="420"/>
        <w:jc w:val="center"/>
        <w:rPr>
          <w:sz w:val="21"/>
        </w:rPr>
      </w:pPr>
      <w:r>
        <w:rPr>
          <w:rFonts w:hint="eastAsia"/>
          <w:sz w:val="21"/>
        </w:rPr>
        <w:t>Fig. 2-3 Russell</w:t>
      </w:r>
      <w:r>
        <w:rPr>
          <w:sz w:val="21"/>
        </w:rPr>
        <w:t>’</w:t>
      </w:r>
      <w:r>
        <w:rPr>
          <w:rFonts w:hint="eastAsia"/>
          <w:sz w:val="21"/>
        </w:rPr>
        <w:t>s circular emotion model</w:t>
      </w:r>
    </w:p>
    <w:p w14:paraId="362E6BDF" w14:textId="77777777" w:rsidR="00A20A63" w:rsidRDefault="001C2EF9">
      <w:pPr>
        <w:ind w:firstLine="480"/>
      </w:pPr>
      <w:r>
        <w:rPr>
          <w:rFonts w:hint="eastAsia"/>
        </w:rPr>
        <w:t>维度模型将主观的情感体验量化，相比离散模型具有更好的可操作性。但是，维度模型意图将错综复杂的可能存在层级结构的情感空间映射到仅具有两个或三个维度的超低维空间上，有可能会造成信息的不对等与严重丢失；同时，它只关注情感的心理感受部分在低维空间的投射，忽略了对于情感生成机制的研究。</w:t>
      </w:r>
    </w:p>
    <w:p w14:paraId="2DED079B" w14:textId="77777777" w:rsidR="00A20A63" w:rsidRDefault="001C2EF9">
      <w:pPr>
        <w:numPr>
          <w:ilvl w:val="0"/>
          <w:numId w:val="3"/>
        </w:numPr>
        <w:ind w:firstLine="480"/>
      </w:pPr>
      <w:r>
        <w:rPr>
          <w:rFonts w:hint="eastAsia"/>
        </w:rPr>
        <w:t>意义导向模型</w:t>
      </w:r>
    </w:p>
    <w:p w14:paraId="7949849F" w14:textId="77777777" w:rsidR="00A20A63" w:rsidRDefault="001C2EF9">
      <w:pPr>
        <w:ind w:firstLine="480"/>
      </w:pPr>
      <w:r>
        <w:rPr>
          <w:rFonts w:hint="eastAsia"/>
        </w:rPr>
        <w:t>意义导向模型通过情感词的语义空间结构来实现对于情感的建模，关注重点也是情感的主观体验部分，即心理成分。情感过程涉及机体诸多子系统的变化，主观体验是其中最突出的部分，反映情感</w:t>
      </w:r>
      <w:proofErr w:type="gramStart"/>
      <w:r>
        <w:rPr>
          <w:rFonts w:hint="eastAsia"/>
        </w:rPr>
        <w:t>最</w:t>
      </w:r>
      <w:proofErr w:type="gramEnd"/>
      <w:r>
        <w:rPr>
          <w:rFonts w:hint="eastAsia"/>
        </w:rPr>
        <w:t>本质的内容</w:t>
      </w:r>
      <w:r>
        <w:rPr>
          <w:rFonts w:hint="eastAsia"/>
          <w:vertAlign w:val="superscript"/>
        </w:rPr>
        <w:t>[79]</w:t>
      </w:r>
      <w:r>
        <w:rPr>
          <w:rFonts w:hint="eastAsia"/>
        </w:rPr>
        <w:t>。意义导向模型与离散模型有相似的地方，即二者都采用语言标签来标注情感，但离散模型更关注由生物进化决定的行为表现上的共性，所以有了基本情感的概念，意义导向模型则关注由社会文化决定的文化解析模式的相通性，所以用情感词的语义结构来表现心</w:t>
      </w:r>
      <w:r>
        <w:rPr>
          <w:rFonts w:hint="eastAsia"/>
        </w:rPr>
        <w:lastRenderedPageBreak/>
        <w:t>理感受的潜在结构。</w:t>
      </w:r>
    </w:p>
    <w:p w14:paraId="1471B443" w14:textId="77777777" w:rsidR="00A20A63" w:rsidRDefault="001C2EF9">
      <w:pPr>
        <w:ind w:firstLine="480"/>
      </w:pPr>
      <w:r>
        <w:rPr>
          <w:rFonts w:hint="eastAsia"/>
        </w:rPr>
        <w:t>Ortony</w:t>
      </w:r>
      <w:r>
        <w:rPr>
          <w:rFonts w:hint="eastAsia"/>
        </w:rPr>
        <w:t>、</w:t>
      </w:r>
      <w:r>
        <w:rPr>
          <w:rFonts w:hint="eastAsia"/>
        </w:rPr>
        <w:t>Clore</w:t>
      </w:r>
      <w:r>
        <w:rPr>
          <w:rFonts w:hint="eastAsia"/>
        </w:rPr>
        <w:t>和</w:t>
      </w:r>
      <w:r>
        <w:rPr>
          <w:rFonts w:hint="eastAsia"/>
        </w:rPr>
        <w:t>Collins</w:t>
      </w:r>
      <w:r>
        <w:rPr>
          <w:rFonts w:hint="eastAsia"/>
        </w:rPr>
        <w:t>的</w:t>
      </w:r>
      <w:r>
        <w:rPr>
          <w:rFonts w:hint="eastAsia"/>
        </w:rPr>
        <w:t>OCC</w:t>
      </w:r>
      <w:r>
        <w:rPr>
          <w:rFonts w:hint="eastAsia"/>
        </w:rPr>
        <w:t>模型</w:t>
      </w:r>
      <w:r>
        <w:rPr>
          <w:rFonts w:hint="eastAsia"/>
          <w:vertAlign w:val="superscript"/>
        </w:rPr>
        <w:t>[87]</w:t>
      </w:r>
      <w:r>
        <w:rPr>
          <w:rFonts w:hint="eastAsia"/>
        </w:rPr>
        <w:t>虽然很多情况下被认为是基于认知的模型，但同时也是结构化模型，定义了</w:t>
      </w:r>
      <w:r>
        <w:rPr>
          <w:rFonts w:hint="eastAsia"/>
        </w:rPr>
        <w:t>24</w:t>
      </w:r>
      <w:r>
        <w:rPr>
          <w:rFonts w:hint="eastAsia"/>
        </w:rPr>
        <w:t>种情感的阶层关系。</w:t>
      </w:r>
      <w:r>
        <w:rPr>
          <w:rFonts w:hint="eastAsia"/>
        </w:rPr>
        <w:t>Fox</w:t>
      </w:r>
      <w:r>
        <w:rPr>
          <w:rFonts w:hint="eastAsia"/>
        </w:rPr>
        <w:t>提出的三级情感模型，按照情感的主动和被动程度将情感分为不同的等级</w:t>
      </w:r>
      <w:r>
        <w:rPr>
          <w:rFonts w:hint="eastAsia"/>
          <w:vertAlign w:val="superscript"/>
        </w:rPr>
        <w:t>[88]</w:t>
      </w:r>
      <w:r>
        <w:rPr>
          <w:rFonts w:hint="eastAsia"/>
        </w:rPr>
        <w:t>，如表</w:t>
      </w:r>
      <w:r>
        <w:rPr>
          <w:rFonts w:hint="eastAsia"/>
        </w:rPr>
        <w:t>2-2</w:t>
      </w:r>
      <w:r>
        <w:rPr>
          <w:rFonts w:hint="eastAsia"/>
        </w:rPr>
        <w:t>所示。</w:t>
      </w:r>
      <w:r>
        <w:rPr>
          <w:rFonts w:hint="eastAsia"/>
        </w:rPr>
        <w:t>Shaver</w:t>
      </w:r>
      <w:r>
        <w:rPr>
          <w:rFonts w:hint="eastAsia"/>
        </w:rPr>
        <w:t>和他的同事选用</w:t>
      </w:r>
      <w:r>
        <w:rPr>
          <w:rFonts w:hint="eastAsia"/>
        </w:rPr>
        <w:t>100</w:t>
      </w:r>
      <w:r>
        <w:rPr>
          <w:rFonts w:hint="eastAsia"/>
        </w:rPr>
        <w:t>名被试对</w:t>
      </w:r>
      <w:r>
        <w:rPr>
          <w:rFonts w:hint="eastAsia"/>
        </w:rPr>
        <w:t>135</w:t>
      </w:r>
      <w:r>
        <w:rPr>
          <w:rFonts w:hint="eastAsia"/>
        </w:rPr>
        <w:t>个常用来表示情感的英语词汇根据相似性聚类，之后利用该人工聚类的结果进行层级聚类，得到了情感词的层级结构</w:t>
      </w:r>
      <w:r>
        <w:rPr>
          <w:rFonts w:hint="eastAsia"/>
          <w:vertAlign w:val="superscript"/>
        </w:rPr>
        <w:t>[79]</w:t>
      </w:r>
      <w:r>
        <w:rPr>
          <w:rFonts w:hint="eastAsia"/>
        </w:rPr>
        <w:t>。</w:t>
      </w:r>
    </w:p>
    <w:p w14:paraId="691D226A" w14:textId="77777777" w:rsidR="00A20A63" w:rsidRDefault="001C2EF9">
      <w:pPr>
        <w:ind w:firstLineChars="0" w:firstLine="420"/>
        <w:rPr>
          <w:sz w:val="21"/>
        </w:rPr>
      </w:pPr>
      <w:r>
        <w:rPr>
          <w:rFonts w:hint="eastAsia"/>
          <w:sz w:val="21"/>
        </w:rPr>
        <w:t>表</w:t>
      </w:r>
      <w:r>
        <w:rPr>
          <w:rFonts w:hint="eastAsia"/>
          <w:sz w:val="21"/>
        </w:rPr>
        <w:t>2-2 Fox</w:t>
      </w:r>
      <w:r>
        <w:rPr>
          <w:rFonts w:hint="eastAsia"/>
          <w:sz w:val="21"/>
        </w:rPr>
        <w:t>的三级情感模型</w:t>
      </w:r>
    </w:p>
    <w:p w14:paraId="1DBE1F91" w14:textId="77777777" w:rsidR="00A20A63" w:rsidRDefault="001C2EF9">
      <w:pPr>
        <w:ind w:firstLineChars="0" w:firstLine="420"/>
        <w:rPr>
          <w:sz w:val="21"/>
        </w:rPr>
      </w:pPr>
      <w:r>
        <w:rPr>
          <w:sz w:val="21"/>
        </w:rPr>
        <w:t>Table 2-2</w:t>
      </w:r>
      <w:r>
        <w:rPr>
          <w:rFonts w:hint="eastAsia"/>
          <w:sz w:val="21"/>
        </w:rPr>
        <w:t xml:space="preserve"> Fox</w:t>
      </w:r>
      <w:r>
        <w:rPr>
          <w:sz w:val="21"/>
        </w:rPr>
        <w:t>’</w:t>
      </w:r>
      <w:r>
        <w:rPr>
          <w:rFonts w:hint="eastAsia"/>
          <w:sz w:val="21"/>
        </w:rPr>
        <w:t>s three-layer emotion model</w:t>
      </w:r>
    </w:p>
    <w:tbl>
      <w:tblPr>
        <w:tblW w:w="7699" w:type="dxa"/>
        <w:jc w:val="center"/>
        <w:tblLayout w:type="fixed"/>
        <w:tblLook w:val="04A0" w:firstRow="1" w:lastRow="0" w:firstColumn="1" w:lastColumn="0" w:noHBand="0" w:noVBand="1"/>
      </w:tblPr>
      <w:tblGrid>
        <w:gridCol w:w="1080"/>
        <w:gridCol w:w="648"/>
        <w:gridCol w:w="1656"/>
        <w:gridCol w:w="1075"/>
        <w:gridCol w:w="1038"/>
        <w:gridCol w:w="1290"/>
        <w:gridCol w:w="912"/>
      </w:tblGrid>
      <w:tr w:rsidR="00A20A63" w14:paraId="6269D6D1" w14:textId="77777777">
        <w:trPr>
          <w:trHeight w:val="270"/>
          <w:jc w:val="center"/>
        </w:trPr>
        <w:tc>
          <w:tcPr>
            <w:tcW w:w="1080" w:type="dxa"/>
            <w:tcBorders>
              <w:top w:val="single" w:sz="4" w:space="0" w:color="auto"/>
              <w:left w:val="nil"/>
              <w:bottom w:val="nil"/>
              <w:right w:val="single" w:sz="4" w:space="0" w:color="auto"/>
            </w:tcBorders>
            <w:shd w:val="clear" w:color="auto" w:fill="auto"/>
            <w:vAlign w:val="center"/>
          </w:tcPr>
          <w:p w14:paraId="21CDB619"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第一级</w:t>
            </w:r>
          </w:p>
        </w:tc>
        <w:tc>
          <w:tcPr>
            <w:tcW w:w="3379" w:type="dxa"/>
            <w:gridSpan w:val="3"/>
            <w:tcBorders>
              <w:top w:val="single" w:sz="4" w:space="0" w:color="auto"/>
              <w:left w:val="nil"/>
              <w:bottom w:val="single" w:sz="4" w:space="0" w:color="auto"/>
              <w:right w:val="single" w:sz="4" w:space="0" w:color="000000"/>
            </w:tcBorders>
            <w:shd w:val="clear" w:color="auto" w:fill="auto"/>
            <w:vAlign w:val="center"/>
          </w:tcPr>
          <w:p w14:paraId="6BCFAE4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approach</w:t>
            </w:r>
          </w:p>
        </w:tc>
        <w:tc>
          <w:tcPr>
            <w:tcW w:w="3240" w:type="dxa"/>
            <w:gridSpan w:val="3"/>
            <w:tcBorders>
              <w:top w:val="single" w:sz="4" w:space="0" w:color="auto"/>
              <w:left w:val="nil"/>
              <w:bottom w:val="nil"/>
              <w:right w:val="nil"/>
            </w:tcBorders>
            <w:shd w:val="clear" w:color="auto" w:fill="auto"/>
            <w:vAlign w:val="center"/>
          </w:tcPr>
          <w:p w14:paraId="195EBC4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withdrawal</w:t>
            </w:r>
          </w:p>
        </w:tc>
      </w:tr>
      <w:tr w:rsidR="00A20A63" w14:paraId="0F2F8FEE"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116306C4"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第二级</w:t>
            </w:r>
          </w:p>
        </w:tc>
        <w:tc>
          <w:tcPr>
            <w:tcW w:w="648" w:type="dxa"/>
            <w:tcBorders>
              <w:top w:val="nil"/>
              <w:left w:val="nil"/>
              <w:bottom w:val="single" w:sz="4" w:space="0" w:color="auto"/>
              <w:right w:val="single" w:sz="4" w:space="0" w:color="auto"/>
            </w:tcBorders>
            <w:shd w:val="clear" w:color="auto" w:fill="auto"/>
            <w:vAlign w:val="center"/>
          </w:tcPr>
          <w:p w14:paraId="1F0743D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joy</w:t>
            </w:r>
          </w:p>
        </w:tc>
        <w:tc>
          <w:tcPr>
            <w:tcW w:w="1656" w:type="dxa"/>
            <w:tcBorders>
              <w:top w:val="nil"/>
              <w:left w:val="nil"/>
              <w:bottom w:val="single" w:sz="4" w:space="0" w:color="auto"/>
              <w:right w:val="single" w:sz="4" w:space="0" w:color="auto"/>
            </w:tcBorders>
            <w:shd w:val="clear" w:color="auto" w:fill="auto"/>
            <w:vAlign w:val="center"/>
          </w:tcPr>
          <w:p w14:paraId="74C1DF7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interest</w:t>
            </w:r>
          </w:p>
        </w:tc>
        <w:tc>
          <w:tcPr>
            <w:tcW w:w="1075" w:type="dxa"/>
            <w:tcBorders>
              <w:top w:val="nil"/>
              <w:left w:val="nil"/>
              <w:bottom w:val="single" w:sz="4" w:space="0" w:color="auto"/>
              <w:right w:val="single" w:sz="4" w:space="0" w:color="auto"/>
            </w:tcBorders>
            <w:shd w:val="clear" w:color="auto" w:fill="auto"/>
            <w:vAlign w:val="center"/>
          </w:tcPr>
          <w:p w14:paraId="4CA62AE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anger</w:t>
            </w:r>
          </w:p>
        </w:tc>
        <w:tc>
          <w:tcPr>
            <w:tcW w:w="1038" w:type="dxa"/>
            <w:tcBorders>
              <w:top w:val="single" w:sz="4" w:space="0" w:color="auto"/>
              <w:left w:val="nil"/>
              <w:bottom w:val="single" w:sz="4" w:space="0" w:color="auto"/>
              <w:right w:val="single" w:sz="4" w:space="0" w:color="auto"/>
            </w:tcBorders>
            <w:shd w:val="clear" w:color="auto" w:fill="auto"/>
            <w:vAlign w:val="center"/>
          </w:tcPr>
          <w:p w14:paraId="1DC8979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distress</w:t>
            </w:r>
          </w:p>
        </w:tc>
        <w:tc>
          <w:tcPr>
            <w:tcW w:w="1290" w:type="dxa"/>
            <w:tcBorders>
              <w:top w:val="single" w:sz="4" w:space="0" w:color="auto"/>
              <w:left w:val="nil"/>
              <w:bottom w:val="single" w:sz="4" w:space="0" w:color="auto"/>
              <w:right w:val="single" w:sz="4" w:space="0" w:color="auto"/>
            </w:tcBorders>
            <w:shd w:val="clear" w:color="auto" w:fill="auto"/>
            <w:vAlign w:val="center"/>
          </w:tcPr>
          <w:p w14:paraId="336C541F"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disgust</w:t>
            </w:r>
          </w:p>
        </w:tc>
        <w:tc>
          <w:tcPr>
            <w:tcW w:w="912" w:type="dxa"/>
            <w:tcBorders>
              <w:top w:val="single" w:sz="4" w:space="0" w:color="auto"/>
              <w:left w:val="nil"/>
              <w:bottom w:val="single" w:sz="4" w:space="0" w:color="auto"/>
              <w:right w:val="nil"/>
            </w:tcBorders>
            <w:shd w:val="clear" w:color="auto" w:fill="auto"/>
            <w:vAlign w:val="center"/>
          </w:tcPr>
          <w:p w14:paraId="5DE4020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fear</w:t>
            </w:r>
          </w:p>
        </w:tc>
      </w:tr>
      <w:tr w:rsidR="00A20A63" w14:paraId="202A839C" w14:textId="77777777">
        <w:trPr>
          <w:trHeight w:val="270"/>
          <w:jc w:val="center"/>
        </w:trPr>
        <w:tc>
          <w:tcPr>
            <w:tcW w:w="1080" w:type="dxa"/>
            <w:vMerge w:val="restart"/>
            <w:tcBorders>
              <w:top w:val="nil"/>
              <w:left w:val="nil"/>
              <w:bottom w:val="single" w:sz="4" w:space="0" w:color="000000"/>
              <w:right w:val="single" w:sz="4" w:space="0" w:color="auto"/>
            </w:tcBorders>
            <w:shd w:val="clear" w:color="auto" w:fill="auto"/>
            <w:vAlign w:val="center"/>
          </w:tcPr>
          <w:p w14:paraId="2EB163D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第三级</w:t>
            </w:r>
          </w:p>
        </w:tc>
        <w:tc>
          <w:tcPr>
            <w:tcW w:w="648" w:type="dxa"/>
            <w:tcBorders>
              <w:top w:val="nil"/>
              <w:left w:val="nil"/>
              <w:bottom w:val="nil"/>
              <w:right w:val="single" w:sz="4" w:space="0" w:color="auto"/>
            </w:tcBorders>
            <w:shd w:val="clear" w:color="auto" w:fill="auto"/>
            <w:vAlign w:val="center"/>
          </w:tcPr>
          <w:p w14:paraId="664F384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pride</w:t>
            </w:r>
          </w:p>
        </w:tc>
        <w:tc>
          <w:tcPr>
            <w:tcW w:w="1656" w:type="dxa"/>
            <w:tcBorders>
              <w:top w:val="nil"/>
              <w:left w:val="nil"/>
              <w:bottom w:val="nil"/>
              <w:right w:val="single" w:sz="4" w:space="0" w:color="auto"/>
            </w:tcBorders>
            <w:shd w:val="clear" w:color="auto" w:fill="auto"/>
            <w:vAlign w:val="center"/>
          </w:tcPr>
          <w:p w14:paraId="082E85C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concern</w:t>
            </w:r>
          </w:p>
        </w:tc>
        <w:tc>
          <w:tcPr>
            <w:tcW w:w="1075" w:type="dxa"/>
            <w:tcBorders>
              <w:top w:val="nil"/>
              <w:left w:val="nil"/>
              <w:bottom w:val="nil"/>
              <w:right w:val="single" w:sz="4" w:space="0" w:color="auto"/>
            </w:tcBorders>
            <w:shd w:val="clear" w:color="auto" w:fill="auto"/>
            <w:vAlign w:val="center"/>
          </w:tcPr>
          <w:p w14:paraId="7BCE436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hostility</w:t>
            </w:r>
          </w:p>
        </w:tc>
        <w:tc>
          <w:tcPr>
            <w:tcW w:w="1038" w:type="dxa"/>
            <w:tcBorders>
              <w:top w:val="nil"/>
              <w:left w:val="nil"/>
              <w:bottom w:val="nil"/>
              <w:right w:val="single" w:sz="4" w:space="0" w:color="auto"/>
            </w:tcBorders>
            <w:shd w:val="clear" w:color="auto" w:fill="auto"/>
            <w:vAlign w:val="center"/>
          </w:tcPr>
          <w:p w14:paraId="32FBF3A0"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misery</w:t>
            </w:r>
          </w:p>
        </w:tc>
        <w:tc>
          <w:tcPr>
            <w:tcW w:w="1290" w:type="dxa"/>
            <w:tcBorders>
              <w:top w:val="nil"/>
              <w:left w:val="nil"/>
              <w:bottom w:val="nil"/>
              <w:right w:val="single" w:sz="4" w:space="0" w:color="auto"/>
            </w:tcBorders>
            <w:shd w:val="clear" w:color="auto" w:fill="auto"/>
            <w:vAlign w:val="center"/>
          </w:tcPr>
          <w:p w14:paraId="06BDFFB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contempt</w:t>
            </w:r>
          </w:p>
        </w:tc>
        <w:tc>
          <w:tcPr>
            <w:tcW w:w="912" w:type="dxa"/>
            <w:tcBorders>
              <w:top w:val="nil"/>
              <w:left w:val="nil"/>
              <w:bottom w:val="nil"/>
              <w:right w:val="nil"/>
            </w:tcBorders>
            <w:shd w:val="clear" w:color="auto" w:fill="auto"/>
            <w:vAlign w:val="center"/>
          </w:tcPr>
          <w:p w14:paraId="4206F67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horror</w:t>
            </w:r>
          </w:p>
        </w:tc>
      </w:tr>
      <w:tr w:rsidR="00A20A63" w14:paraId="6ADA40E8" w14:textId="77777777">
        <w:trPr>
          <w:trHeight w:val="270"/>
          <w:jc w:val="center"/>
        </w:trPr>
        <w:tc>
          <w:tcPr>
            <w:tcW w:w="1080" w:type="dxa"/>
            <w:vMerge/>
            <w:tcBorders>
              <w:top w:val="nil"/>
              <w:left w:val="nil"/>
              <w:bottom w:val="single" w:sz="4" w:space="0" w:color="000000"/>
              <w:right w:val="single" w:sz="4" w:space="0" w:color="auto"/>
            </w:tcBorders>
            <w:vAlign w:val="center"/>
          </w:tcPr>
          <w:p w14:paraId="1A07B09F" w14:textId="77777777" w:rsidR="00A20A63" w:rsidRDefault="00A20A63">
            <w:pPr>
              <w:widowControl/>
              <w:adjustRightInd/>
              <w:snapToGrid/>
              <w:spacing w:line="240" w:lineRule="auto"/>
              <w:ind w:firstLineChars="0" w:firstLine="0"/>
              <w:jc w:val="left"/>
              <w:rPr>
                <w:rFonts w:ascii="宋体" w:hAnsi="宋体" w:cs="宋体"/>
                <w:color w:val="000000"/>
                <w:kern w:val="0"/>
                <w:sz w:val="21"/>
                <w:szCs w:val="22"/>
              </w:rPr>
            </w:pPr>
          </w:p>
        </w:tc>
        <w:tc>
          <w:tcPr>
            <w:tcW w:w="648" w:type="dxa"/>
            <w:tcBorders>
              <w:top w:val="nil"/>
              <w:left w:val="nil"/>
              <w:bottom w:val="single" w:sz="4" w:space="0" w:color="auto"/>
              <w:right w:val="single" w:sz="4" w:space="0" w:color="auto"/>
            </w:tcBorders>
            <w:shd w:val="clear" w:color="auto" w:fill="auto"/>
            <w:vAlign w:val="center"/>
          </w:tcPr>
          <w:p w14:paraId="340F7909"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bliss</w:t>
            </w:r>
          </w:p>
        </w:tc>
        <w:tc>
          <w:tcPr>
            <w:tcW w:w="1656" w:type="dxa"/>
            <w:tcBorders>
              <w:top w:val="nil"/>
              <w:left w:val="nil"/>
              <w:bottom w:val="single" w:sz="4" w:space="0" w:color="auto"/>
              <w:right w:val="single" w:sz="4" w:space="0" w:color="auto"/>
            </w:tcBorders>
            <w:shd w:val="clear" w:color="auto" w:fill="auto"/>
            <w:vAlign w:val="center"/>
          </w:tcPr>
          <w:p w14:paraId="50A32DB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responsibility</w:t>
            </w:r>
          </w:p>
        </w:tc>
        <w:tc>
          <w:tcPr>
            <w:tcW w:w="1075" w:type="dxa"/>
            <w:tcBorders>
              <w:top w:val="nil"/>
              <w:left w:val="nil"/>
              <w:bottom w:val="single" w:sz="4" w:space="0" w:color="auto"/>
              <w:right w:val="single" w:sz="4" w:space="0" w:color="auto"/>
            </w:tcBorders>
            <w:shd w:val="clear" w:color="auto" w:fill="auto"/>
            <w:vAlign w:val="center"/>
          </w:tcPr>
          <w:p w14:paraId="1F1E222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jealousy</w:t>
            </w:r>
          </w:p>
        </w:tc>
        <w:tc>
          <w:tcPr>
            <w:tcW w:w="1038" w:type="dxa"/>
            <w:tcBorders>
              <w:top w:val="nil"/>
              <w:left w:val="nil"/>
              <w:bottom w:val="single" w:sz="4" w:space="0" w:color="auto"/>
              <w:right w:val="single" w:sz="4" w:space="0" w:color="auto"/>
            </w:tcBorders>
            <w:shd w:val="clear" w:color="auto" w:fill="auto"/>
            <w:vAlign w:val="center"/>
          </w:tcPr>
          <w:p w14:paraId="6210BCA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agony</w:t>
            </w:r>
          </w:p>
        </w:tc>
        <w:tc>
          <w:tcPr>
            <w:tcW w:w="1290" w:type="dxa"/>
            <w:tcBorders>
              <w:top w:val="nil"/>
              <w:left w:val="nil"/>
              <w:bottom w:val="single" w:sz="4" w:space="0" w:color="auto"/>
              <w:right w:val="single" w:sz="4" w:space="0" w:color="auto"/>
            </w:tcBorders>
            <w:shd w:val="clear" w:color="auto" w:fill="auto"/>
            <w:vAlign w:val="center"/>
          </w:tcPr>
          <w:p w14:paraId="3722635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resentment</w:t>
            </w:r>
          </w:p>
        </w:tc>
        <w:tc>
          <w:tcPr>
            <w:tcW w:w="912" w:type="dxa"/>
            <w:tcBorders>
              <w:top w:val="nil"/>
              <w:left w:val="nil"/>
              <w:bottom w:val="single" w:sz="4" w:space="0" w:color="auto"/>
              <w:right w:val="nil"/>
            </w:tcBorders>
            <w:shd w:val="clear" w:color="auto" w:fill="auto"/>
            <w:vAlign w:val="center"/>
          </w:tcPr>
          <w:p w14:paraId="3D4A6A3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anxiety</w:t>
            </w:r>
          </w:p>
        </w:tc>
      </w:tr>
    </w:tbl>
    <w:p w14:paraId="51F8FE90" w14:textId="77777777" w:rsidR="00A20A63" w:rsidRDefault="001C2EF9">
      <w:pPr>
        <w:ind w:firstLine="480"/>
      </w:pPr>
      <w:r>
        <w:rPr>
          <w:rFonts w:hint="eastAsia"/>
        </w:rPr>
        <w:t>意义导向模型的主要实现形式是情感词的网格分类或树形结构，不仅可以得到离散模型中的基本情感类别，同时各类别间的关系及其内部成员也都显现出来，层级的分布结构既有对于情感的粗分，又有更加细致的划分，研究者可以根据需要自行选择情感的划分尺度，而不需再考虑情感究竟可以分为几类的问题。但是需要注意的是，意义导向模型只关注情感的心理感受部分，对于认知机制和生理、行为反应等都没有涉及，不能体现完整的情感过程。</w:t>
      </w:r>
    </w:p>
    <w:p w14:paraId="584AC4EF" w14:textId="77777777" w:rsidR="00A20A63" w:rsidRDefault="001C2EF9">
      <w:pPr>
        <w:numPr>
          <w:ilvl w:val="0"/>
          <w:numId w:val="3"/>
        </w:numPr>
        <w:ind w:firstLine="480"/>
      </w:pPr>
      <w:r>
        <w:rPr>
          <w:rFonts w:hint="eastAsia"/>
        </w:rPr>
        <w:t>成分模型</w:t>
      </w:r>
    </w:p>
    <w:p w14:paraId="4771F0DF" w14:textId="77777777" w:rsidR="00A20A63" w:rsidRDefault="001C2EF9">
      <w:pPr>
        <w:ind w:firstLine="480"/>
      </w:pPr>
      <w:r>
        <w:rPr>
          <w:rFonts w:hint="eastAsia"/>
        </w:rPr>
        <w:t>成分模型的理论基础是认知评估理论，即情感由对过去经验和当前情境的评估触发，其他成分如生理、表情、动机和感受等的反应模式都由评估结果决定，因此成分模型也被称为基于认知的情感模型。成分模型的关注重点是情感情境的评估和各种反应模式之间的联系，明确了情感的诱发机制是由文化和个体差异决定的对于一系列评价准则的认知，情感的区分机制是由此引发的适应性表情反应、生理反应和行为趋势的不同。</w:t>
      </w:r>
    </w:p>
    <w:p w14:paraId="79327200" w14:textId="77777777" w:rsidR="00A20A63" w:rsidRDefault="001C2EF9">
      <w:pPr>
        <w:ind w:firstLine="480"/>
      </w:pPr>
      <w:r>
        <w:rPr>
          <w:rFonts w:hint="eastAsia"/>
        </w:rPr>
        <w:t>成分模型根据可描述情感的数目是否固定分为基于主题（</w:t>
      </w:r>
      <w:r>
        <w:rPr>
          <w:rFonts w:hint="eastAsia"/>
        </w:rPr>
        <w:t>theme</w:t>
      </w:r>
      <w:r>
        <w:rPr>
          <w:rFonts w:hint="eastAsia"/>
        </w:rPr>
        <w:t>）的模型和基于模式（</w:t>
      </w:r>
      <w:r>
        <w:rPr>
          <w:rFonts w:hint="eastAsia"/>
        </w:rPr>
        <w:t>modal</w:t>
      </w:r>
      <w:r>
        <w:rPr>
          <w:rFonts w:hint="eastAsia"/>
        </w:rPr>
        <w:t>）的模型两种。基于主题的模型情感数目是固定的，每个主题对应相应的情感类型，由于主题的有限导致情感类型的数目受限，情感间的关系也变得相对离散，如上文提到的</w:t>
      </w:r>
      <w:r>
        <w:rPr>
          <w:rFonts w:hint="eastAsia"/>
        </w:rPr>
        <w:t>OCC</w:t>
      </w:r>
      <w:r>
        <w:rPr>
          <w:rFonts w:hint="eastAsia"/>
        </w:rPr>
        <w:t>模型，通过对事件的结果、行动代理者、物体的外表等主题的单独评估定义了</w:t>
      </w:r>
      <w:r>
        <w:rPr>
          <w:rFonts w:hint="eastAsia"/>
        </w:rPr>
        <w:t>24</w:t>
      </w:r>
      <w:r>
        <w:rPr>
          <w:rFonts w:hint="eastAsia"/>
        </w:rPr>
        <w:t>种离散的情感。基于模式的模型摒弃了情感是相对独立的离散状态的概念，而是将其视作能持续一段时间的情感片段（</w:t>
      </w:r>
      <w:r>
        <w:rPr>
          <w:rFonts w:hint="eastAsia"/>
        </w:rPr>
        <w:t>emotion episode</w:t>
      </w:r>
      <w:r>
        <w:rPr>
          <w:rFonts w:hint="eastAsia"/>
        </w:rPr>
        <w:t>），情感片段的属性由评估结果的模式和由评估结果引发的其他成分的反应模式共同决定，评估准则的交错分布形成了错综复杂的评估结果，评估结果还会引起动机、生理、心理等各方面的反应，反应结果又会反馈给认知从</w:t>
      </w:r>
      <w:r>
        <w:rPr>
          <w:rFonts w:hint="eastAsia"/>
        </w:rPr>
        <w:lastRenderedPageBreak/>
        <w:t>而改变认知的结果，这一过程的循环进行使情感变得不再离散，情感类型的数目也无从统计。</w:t>
      </w:r>
      <w:r>
        <w:rPr>
          <w:rFonts w:hint="eastAsia"/>
        </w:rPr>
        <w:t>Scherer</w:t>
      </w:r>
      <w:r>
        <w:rPr>
          <w:rFonts w:hint="eastAsia"/>
          <w:vertAlign w:val="superscript"/>
        </w:rPr>
        <w:t>[23]</w:t>
      </w:r>
      <w:r>
        <w:rPr>
          <w:rFonts w:hint="eastAsia"/>
        </w:rPr>
        <w:t>将这种由特定模式决定的情感定义为模式情感（</w:t>
      </w:r>
      <w:r>
        <w:rPr>
          <w:rFonts w:hint="eastAsia"/>
        </w:rPr>
        <w:t>modal emotion</w:t>
      </w:r>
      <w:r>
        <w:rPr>
          <w:rFonts w:hint="eastAsia"/>
        </w:rPr>
        <w:t>），并给出了成分模型的动态结构，如图</w:t>
      </w:r>
      <w:r>
        <w:rPr>
          <w:rFonts w:hint="eastAsia"/>
        </w:rPr>
        <w:t>2-4</w:t>
      </w:r>
      <w:r>
        <w:rPr>
          <w:rFonts w:hint="eastAsia"/>
        </w:rPr>
        <w:t>所示，对于事件的评估结果引起动机的改变，评估结果和动机的变化共同唤起自主神经系统（控制心率、呼吸等）和躯体神经系统（控制面部表情、声音和肢体等）的反应，认知结果、行动倾向、表情和生理反应集中整合到一起表示情感，其中一部分触发有意识的主观体验（即心理感受）可以划分为不同的情感类别并用情感词标注。</w:t>
      </w:r>
      <w:r>
        <w:rPr>
          <w:rFonts w:hint="eastAsia"/>
        </w:rPr>
        <w:t>Scherer</w:t>
      </w:r>
      <w:r>
        <w:rPr>
          <w:rFonts w:hint="eastAsia"/>
        </w:rPr>
        <w:t>的成分模型的评价维度包含新颖性检查、内在愉悦度检查、目标重要性检查、应对能力检查和相容性检查五项。</w:t>
      </w:r>
    </w:p>
    <w:p w14:paraId="1F4C65C9" w14:textId="77777777" w:rsidR="00A20A63" w:rsidRDefault="001C2EF9">
      <w:pPr>
        <w:adjustRightInd/>
        <w:snapToGrid/>
        <w:spacing w:line="240" w:lineRule="auto"/>
        <w:ind w:firstLineChars="0" w:firstLine="480"/>
        <w:jc w:val="center"/>
        <w:rPr>
          <w:sz w:val="21"/>
        </w:rPr>
      </w:pPr>
      <w:r>
        <w:object w:dxaOrig="8310" w:dyaOrig="3120" w14:anchorId="4B1B900E">
          <v:shape id="_x0000_i1028" type="#_x0000_t75" style="width:413.25pt;height:156pt" o:ole="">
            <v:imagedata r:id="rId32" o:title=""/>
          </v:shape>
          <o:OLEObject Type="Embed" ProgID="Visio.Drawing.11" ShapeID="_x0000_i1028" DrawAspect="Content" ObjectID="_1512232826" r:id="rId33"/>
        </w:object>
      </w:r>
      <w:r>
        <w:rPr>
          <w:rFonts w:hint="eastAsia"/>
          <w:sz w:val="21"/>
        </w:rPr>
        <w:t>图</w:t>
      </w:r>
      <w:r>
        <w:rPr>
          <w:rFonts w:hint="eastAsia"/>
          <w:sz w:val="21"/>
        </w:rPr>
        <w:t xml:space="preserve">2-4 </w:t>
      </w:r>
      <w:r>
        <w:rPr>
          <w:rFonts w:hint="eastAsia"/>
          <w:sz w:val="21"/>
        </w:rPr>
        <w:t>成分模型动态结构图</w:t>
      </w:r>
      <w:r>
        <w:rPr>
          <w:sz w:val="21"/>
          <w:vertAlign w:val="superscript"/>
        </w:rPr>
        <w:t>[</w:t>
      </w:r>
      <w:r>
        <w:rPr>
          <w:rFonts w:hint="eastAsia"/>
          <w:sz w:val="21"/>
          <w:vertAlign w:val="superscript"/>
        </w:rPr>
        <w:t>23</w:t>
      </w:r>
      <w:r>
        <w:rPr>
          <w:sz w:val="21"/>
          <w:vertAlign w:val="superscript"/>
        </w:rPr>
        <w:t>]</w:t>
      </w:r>
    </w:p>
    <w:p w14:paraId="50E98631" w14:textId="77777777" w:rsidR="00A20A63" w:rsidRDefault="001C2EF9">
      <w:pPr>
        <w:ind w:firstLine="420"/>
        <w:jc w:val="center"/>
        <w:rPr>
          <w:sz w:val="21"/>
        </w:rPr>
      </w:pPr>
      <w:r>
        <w:rPr>
          <w:rFonts w:hint="eastAsia"/>
          <w:sz w:val="21"/>
        </w:rPr>
        <w:t xml:space="preserve">Fig. 2-4 The dynamic architecture </w:t>
      </w:r>
      <w:r>
        <w:rPr>
          <w:sz w:val="21"/>
        </w:rPr>
        <w:t>of the</w:t>
      </w:r>
      <w:r>
        <w:rPr>
          <w:rFonts w:hint="eastAsia"/>
          <w:sz w:val="21"/>
        </w:rPr>
        <w:t xml:space="preserve"> component process </w:t>
      </w:r>
      <w:proofErr w:type="gramStart"/>
      <w:r>
        <w:rPr>
          <w:rFonts w:hint="eastAsia"/>
          <w:sz w:val="21"/>
        </w:rPr>
        <w:t>model</w:t>
      </w:r>
      <w:r>
        <w:rPr>
          <w:rFonts w:hint="eastAsia"/>
          <w:sz w:val="21"/>
          <w:vertAlign w:val="superscript"/>
        </w:rPr>
        <w:t>[</w:t>
      </w:r>
      <w:proofErr w:type="gramEnd"/>
      <w:r>
        <w:rPr>
          <w:rFonts w:hint="eastAsia"/>
          <w:sz w:val="21"/>
          <w:vertAlign w:val="superscript"/>
        </w:rPr>
        <w:t>23]</w:t>
      </w:r>
    </w:p>
    <w:p w14:paraId="29CDEC28" w14:textId="77777777" w:rsidR="00A20A63" w:rsidRDefault="001C2EF9">
      <w:pPr>
        <w:ind w:firstLine="480"/>
      </w:pPr>
      <w:r>
        <w:rPr>
          <w:rFonts w:hint="eastAsia"/>
        </w:rPr>
        <w:t>成分模型定义了情感的诱发机制，并将认知评估和各反应模式联系到一起，通过各成分间持续地、双向地作用实现对于情感的分布式的、动态的刻画。模型局限性在于将更多的重心放在认知前端，而对其他部分的反应刻画得不够具体。</w:t>
      </w:r>
    </w:p>
    <w:p w14:paraId="5BE972A7" w14:textId="77777777" w:rsidR="00A20A63" w:rsidRDefault="001C2EF9">
      <w:pPr>
        <w:ind w:firstLine="480"/>
      </w:pPr>
      <w:r>
        <w:rPr>
          <w:rFonts w:hint="eastAsia"/>
        </w:rPr>
        <w:t>综合来看，以上四种模型彼此间存在着渗透，并不总是存在明显的界限，如</w:t>
      </w:r>
      <w:r>
        <w:rPr>
          <w:rFonts w:hint="eastAsia"/>
        </w:rPr>
        <w:t>Shaver</w:t>
      </w:r>
      <w:r>
        <w:rPr>
          <w:rFonts w:hint="eastAsia"/>
        </w:rPr>
        <w:t>的层级模型既属于意义导向模型，同时又体现了六种基本情感；</w:t>
      </w:r>
      <w:r>
        <w:rPr>
          <w:rFonts w:hint="eastAsia"/>
        </w:rPr>
        <w:t>OCC</w:t>
      </w:r>
      <w:r>
        <w:rPr>
          <w:rFonts w:hint="eastAsia"/>
        </w:rPr>
        <w:t>模型既定义了情感的阶层关系，又定义了认知机制的决定作用；</w:t>
      </w:r>
      <w:r>
        <w:rPr>
          <w:rFonts w:hint="eastAsia"/>
        </w:rPr>
        <w:t>Scherer</w:t>
      </w:r>
      <w:r>
        <w:rPr>
          <w:rFonts w:hint="eastAsia"/>
        </w:rPr>
        <w:t>的成分模型中使用离散情感类别来表示心理成分的主观体验。目前来看，四种模型各有利弊，也各自有自己的关注重点和存在意义，没有强有力证据证明某种模型可以取代其他模型。因此，各模型可以互为补充，相互融合，实现对于情感过程的完整刻画，例如：使用成分模型的情感诱发机制，保留认知对于其他成分的决定作用及各成分间的相互影响，认知内容通过一系列的认知维度表示，心理感受使用离散情感或意义导向的层级模型表示，生理反应则可以映射到诸如“激活度”、“控制度”这样的维度上。</w:t>
      </w:r>
    </w:p>
    <w:p w14:paraId="25E04C62" w14:textId="77777777" w:rsidR="00A20A63" w:rsidRDefault="001C2EF9">
      <w:pPr>
        <w:pStyle w:val="23"/>
      </w:pPr>
      <w:bookmarkStart w:id="88" w:name="_Toc437135843"/>
      <w:r>
        <w:rPr>
          <w:rFonts w:hint="eastAsia"/>
        </w:rPr>
        <w:t>2.2</w:t>
      </w:r>
      <w:r>
        <w:rPr>
          <w:rFonts w:hint="eastAsia"/>
        </w:rPr>
        <w:t>朗读与播音中的情感研究</w:t>
      </w:r>
      <w:bookmarkEnd w:id="88"/>
    </w:p>
    <w:p w14:paraId="28DF0BAB" w14:textId="77777777" w:rsidR="00A20A63" w:rsidRDefault="001C2EF9">
      <w:pPr>
        <w:ind w:firstLine="480"/>
      </w:pPr>
      <w:r>
        <w:lastRenderedPageBreak/>
        <w:t>心理学关于情感理论和描述</w:t>
      </w:r>
      <w:r>
        <w:rPr>
          <w:rFonts w:hint="eastAsia"/>
        </w:rPr>
        <w:t>方法</w:t>
      </w:r>
      <w:r>
        <w:t>的研究为我们研究言语情感的</w:t>
      </w:r>
      <w:r>
        <w:rPr>
          <w:rFonts w:hint="eastAsia"/>
        </w:rPr>
        <w:t>产生和建模提供了重要的理论支持和方法指导。但是心理学研究的情感是广义的情感，言语情感作为其中的一个方面，有其一脉相承的共通点，也有由自身特点决定的特殊性。为了</w:t>
      </w:r>
      <w:r w:rsidR="002211C6">
        <w:rPr>
          <w:rFonts w:hint="eastAsia"/>
        </w:rPr>
        <w:t>解析</w:t>
      </w:r>
      <w:r>
        <w:rPr>
          <w:rFonts w:hint="eastAsia"/>
        </w:rPr>
        <w:t>言语情感的生成</w:t>
      </w:r>
      <w:r w:rsidR="002211C6">
        <w:rPr>
          <w:rFonts w:hint="eastAsia"/>
        </w:rPr>
        <w:t>过程</w:t>
      </w:r>
      <w:r>
        <w:rPr>
          <w:rFonts w:hint="eastAsia"/>
        </w:rPr>
        <w:t>，我们还借鉴了朗读学</w:t>
      </w:r>
      <w:r>
        <w:rPr>
          <w:vertAlign w:val="superscript"/>
        </w:rPr>
        <w:t>[</w:t>
      </w:r>
      <w:r>
        <w:rPr>
          <w:rFonts w:hint="eastAsia"/>
          <w:vertAlign w:val="superscript"/>
        </w:rPr>
        <w:t>8</w:t>
      </w:r>
      <w:r>
        <w:rPr>
          <w:vertAlign w:val="superscript"/>
        </w:rPr>
        <w:t>9]</w:t>
      </w:r>
      <w:r>
        <w:rPr>
          <w:rFonts w:hint="eastAsia"/>
        </w:rPr>
        <w:t>和播音学</w:t>
      </w:r>
      <w:r>
        <w:rPr>
          <w:vertAlign w:val="superscript"/>
        </w:rPr>
        <w:t>[</w:t>
      </w:r>
      <w:r>
        <w:rPr>
          <w:rFonts w:hint="eastAsia"/>
          <w:vertAlign w:val="superscript"/>
        </w:rPr>
        <w:t>9</w:t>
      </w:r>
      <w:r>
        <w:rPr>
          <w:vertAlign w:val="superscript"/>
        </w:rPr>
        <w:t>0]</w:t>
      </w:r>
      <w:r>
        <w:rPr>
          <w:rFonts w:hint="eastAsia"/>
        </w:rPr>
        <w:t>对于情感的触发与控制的研究。</w:t>
      </w:r>
    </w:p>
    <w:p w14:paraId="0FCF5E37" w14:textId="77777777" w:rsidR="00A20A63" w:rsidRDefault="001C2EF9">
      <w:pPr>
        <w:ind w:firstLine="480"/>
      </w:pPr>
      <w:r>
        <w:rPr>
          <w:rFonts w:hint="eastAsia"/>
        </w:rPr>
        <w:t>朗读与播音，是把文字语言转化为有声语言的创作活动，其中，播音又分无稿播音和有稿播音两种，本文研究的是文语转换系统中的情感表达，因此这里仅研究有稿播音。播音是在朗读基础上发展起来的以新闻宣传为目的的创作形式，这里将朗读与播音产生的有声语言统称为朗读语音，意在与日常交流所用的自然口语区分。朗读语音与自然口语中的情感虽然都由声学特征体现，但朗读语音中的情感是朗读者或播音员接受语言符号的刺激而产生的能动反应，不同于自然口语中说话人直接接触客观事物的刺激而产生的无意识反应，因此朗读语音中的情感生成</w:t>
      </w:r>
      <w:r w:rsidR="002211C6">
        <w:rPr>
          <w:rFonts w:hint="eastAsia"/>
        </w:rPr>
        <w:t>过程</w:t>
      </w:r>
      <w:r>
        <w:rPr>
          <w:rFonts w:hint="eastAsia"/>
        </w:rPr>
        <w:t>更接近</w:t>
      </w:r>
      <w:r w:rsidR="002211C6">
        <w:rPr>
          <w:rFonts w:hint="eastAsia"/>
        </w:rPr>
        <w:t>于</w:t>
      </w:r>
      <w:r>
        <w:rPr>
          <w:rFonts w:hint="eastAsia"/>
        </w:rPr>
        <w:t>文语转换系统中的情感生成，即机器将文档转换成情感语音的过程可以和创作主体从接触文稿刺激到将其转换为携带恰当感情色彩的有声语言的过程进行类比。</w:t>
      </w:r>
    </w:p>
    <w:p w14:paraId="215E1536" w14:textId="77777777" w:rsidR="00A20A63" w:rsidRDefault="001C2EF9">
      <w:pPr>
        <w:ind w:firstLine="480"/>
      </w:pPr>
      <w:r>
        <w:rPr>
          <w:rFonts w:hint="eastAsia"/>
        </w:rPr>
        <w:t>从文字语言到有声语言的创作过程，是理解与感受的过程，理解在先、感受在后，但二者又是相辅相成、相互结合、相互渗透的。</w:t>
      </w:r>
      <w:r w:rsidR="00166D61" w:rsidRPr="00166D61">
        <w:rPr>
          <w:rFonts w:hint="eastAsia"/>
        </w:rPr>
        <w:t>创作者首先接受稿件文字符号的刺激，理</w:t>
      </w:r>
      <w:r w:rsidR="00166D61">
        <w:rPr>
          <w:rFonts w:hint="eastAsia"/>
        </w:rPr>
        <w:t>解字形、字音和字义，明确词语、语句和段落间的语法关系和逻辑关系。</w:t>
      </w:r>
      <w:r w:rsidR="00166D61" w:rsidRPr="00166D61">
        <w:rPr>
          <w:rFonts w:hint="eastAsia"/>
        </w:rPr>
        <w:t>然后</w:t>
      </w:r>
      <w:r w:rsidR="00166D61">
        <w:rPr>
          <w:rFonts w:hint="eastAsia"/>
        </w:rPr>
        <w:t>，随着对文字字形、字义的浅近认知，长期经验造成的字形与字音、字义的紧密联系使得创作主体产生了由此及彼、由表及里的某种感受，当稿件中的人、事、物、理被创作主体深切感受到之后，主体所面临的便是按自己的经验和社会价值的需要，做出对稿件内容的评估、判断，旗帜鲜明地肯定应该肯定的东西，否定应该否定的东西，赞颂真、善、美，揭露和抨击假、恶、丑。人对于客观事物和自身状况持有肯定或否定的态度这还不够，必须由这种态度引起以个体的某种心理感觉为特征的体验，并导致机体生理状态的一系列反应。最后，为了将作品引向情感，创作主体调整气息状态，使之与当前精神状态相符，变换高低、强弱、快慢、虚实等声音形式，形成负载着特定思想感情的语音。</w:t>
      </w:r>
    </w:p>
    <w:p w14:paraId="3160790F" w14:textId="77777777" w:rsidR="00A20A63" w:rsidRDefault="001C2EF9">
      <w:pPr>
        <w:pStyle w:val="23"/>
      </w:pPr>
      <w:bookmarkStart w:id="89" w:name="_Toc437135844"/>
      <w:r>
        <w:rPr>
          <w:rFonts w:hint="eastAsia"/>
        </w:rPr>
        <w:t xml:space="preserve">2.3 </w:t>
      </w:r>
      <w:r>
        <w:rPr>
          <w:rFonts w:hint="eastAsia"/>
        </w:rPr>
        <w:t>言语情感生成及衍化</w:t>
      </w:r>
      <w:r w:rsidR="002211C6">
        <w:rPr>
          <w:rFonts w:hint="eastAsia"/>
        </w:rPr>
        <w:t>过程</w:t>
      </w:r>
      <w:bookmarkEnd w:id="89"/>
    </w:p>
    <w:p w14:paraId="5D10F004" w14:textId="77777777" w:rsidR="00A20A63" w:rsidRDefault="001C2EF9">
      <w:pPr>
        <w:ind w:firstLine="480"/>
      </w:pPr>
      <w:r>
        <w:rPr>
          <w:rFonts w:hint="eastAsia"/>
        </w:rPr>
        <w:t>基于朗读学与播音学中创作主体从接触文稿刺激到将其转换为携带恰当感情色彩的有声语言的创作过程，我们将基于文本生成言语情感的过程概括为：文本分析</w:t>
      </w:r>
      <w:r>
        <w:rPr>
          <w:rFonts w:hint="eastAsia"/>
        </w:rPr>
        <w:t>-&gt;</w:t>
      </w:r>
      <w:r>
        <w:rPr>
          <w:rFonts w:hint="eastAsia"/>
        </w:rPr>
        <w:t>认知评价</w:t>
      </w:r>
      <w:r>
        <w:t>-&gt;</w:t>
      </w:r>
      <w:r>
        <w:rPr>
          <w:rFonts w:hint="eastAsia"/>
        </w:rPr>
        <w:t>心理感受</w:t>
      </w:r>
      <w:r>
        <w:t>-&gt;</w:t>
      </w:r>
      <w:r>
        <w:rPr>
          <w:rFonts w:hint="eastAsia"/>
        </w:rPr>
        <w:t>生理反应</w:t>
      </w:r>
      <w:r>
        <w:t>-&gt;</w:t>
      </w:r>
      <w:r>
        <w:rPr>
          <w:rFonts w:hint="eastAsia"/>
        </w:rPr>
        <w:t>发音调整，其中，文本分析为其他四步的生成提供原始的文本特征，后面四步构成言语情感的四种成分，分别对应着</w:t>
      </w:r>
      <w:r>
        <w:rPr>
          <w:rFonts w:hint="eastAsia"/>
        </w:rPr>
        <w:lastRenderedPageBreak/>
        <w:t>言语情感生成过程中在认知、心理、生理和行为上发生的变化。认知评价是发音人根据自己的经验和社会价值的需要，做出的对稿件内容的评估判断，这种判断除了包含对稿件内容的正负倾向性的判断，还应根据发音人自身所代言的角色，受众的身份，以及所要达到的目的等来进一步把握言语过程中所应持有的态度和分寸；心理感受描述情感的主观体验部分，是个体中央神经系统有意识的心理反应；生理状态描述个体的生理唤起水平及机体对于这些反应的控制；发音调整属于情感的行为成分，发音人根据评估结果和心理、生理的反应调整发音器官，产生携带相应情感特征的语音信号。各成分内容</w:t>
      </w:r>
      <w:r>
        <w:t>可以看作是从不同视角审视情感，解析了情感的部分内容但又不完整，各方面信息</w:t>
      </w:r>
      <w:r>
        <w:rPr>
          <w:rFonts w:hint="eastAsia"/>
        </w:rPr>
        <w:t>互为补充、</w:t>
      </w:r>
      <w:r>
        <w:t>又不可替代，它们之间存在相互作用但是又没有一一映射的关系，</w:t>
      </w:r>
      <w:r>
        <w:rPr>
          <w:rFonts w:hint="eastAsia"/>
        </w:rPr>
        <w:t>各成分的模式特征共同</w:t>
      </w:r>
      <w:r>
        <w:t>组成了言语情感的分布式表达。</w:t>
      </w:r>
    </w:p>
    <w:p w14:paraId="6DD4B2CD" w14:textId="77777777" w:rsidR="00A20A63" w:rsidRDefault="001C2EF9">
      <w:pPr>
        <w:ind w:firstLine="480"/>
      </w:pPr>
      <w:r>
        <w:rPr>
          <w:rFonts w:hint="eastAsia"/>
        </w:rPr>
        <w:t>言语情感的产生过程是连续的、动态的，各步骤之间存在直接或间接的相互影响，前面步骤的结果会影响后续步骤的反应，后续步骤的反应又会反馈回去进一步影响前面成分的变化。根据认知理论，认知评价是其他步骤的先决条件。认知的结果不止受当前稿件内容的影响，还受发音人过去经验及文化背景的制约，这些因素可能超出了文本内容所涵盖信息的范围。但是在朗读语音合成的背景下，社会背景因素演变为发音人立场、代言角色、受众身份等决定朗读态度和分寸的因素，这些因素属于长期固定的特征，因此这些因素可以暂且不予考虑，目前</w:t>
      </w:r>
      <w:proofErr w:type="gramStart"/>
      <w:r>
        <w:rPr>
          <w:rFonts w:hint="eastAsia"/>
        </w:rPr>
        <w:t>仅关注</w:t>
      </w:r>
      <w:proofErr w:type="gramEnd"/>
      <w:r>
        <w:rPr>
          <w:rFonts w:hint="eastAsia"/>
        </w:rPr>
        <w:t>由文本刺激引起的认知结果的变化。心理、生理和发音之间也存在直接或间接的相互影响，同时它们的反应也会反馈到认知系统而影响认知的结果。我们将反馈作用归结为对下一时刻情感变化的影响，为了简化计算的需要，暂不考虑反馈作用。</w:t>
      </w:r>
      <w:r>
        <w:t>图</w:t>
      </w:r>
      <w:r>
        <w:rPr>
          <w:rFonts w:hint="eastAsia"/>
        </w:rPr>
        <w:t>2-5</w:t>
      </w:r>
      <w:r>
        <w:rPr>
          <w:rFonts w:hint="eastAsia"/>
        </w:rPr>
        <w:t>给出在不考虑反馈的情况下，从输入文本生成言语情感各部分内容的过程及其内部关系。文本分析的结果作为原始输入依次输送给每个子模块，每个子模块分别对应言语情感一种成分的生成，前面模块的生成结果会对其后续模块产生影响，且影响会逐层累积向后传递。发音方式的描述作为系统最终的情感标注信息输出，可以视作从情感描述到语音声学特征变化的衔接。</w:t>
      </w:r>
    </w:p>
    <w:bookmarkStart w:id="90" w:name="OLE_LINK3"/>
    <w:bookmarkStart w:id="91" w:name="OLE_LINK4"/>
    <w:bookmarkStart w:id="92" w:name="OLE_LINK5"/>
    <w:p w14:paraId="13DC4B27" w14:textId="77777777" w:rsidR="00A20A63" w:rsidRDefault="005D7EEC">
      <w:pPr>
        <w:adjustRightInd/>
        <w:snapToGrid/>
        <w:spacing w:line="240" w:lineRule="auto"/>
        <w:ind w:firstLineChars="0" w:firstLine="0"/>
        <w:jc w:val="center"/>
      </w:pPr>
      <w:r>
        <w:object w:dxaOrig="8250" w:dyaOrig="2498" w14:anchorId="7B7237FB">
          <v:shape id="_x0000_i1029" type="#_x0000_t75" style="width:398.25pt;height:121.5pt" o:ole="">
            <v:imagedata r:id="rId34" o:title=""/>
          </v:shape>
          <o:OLEObject Type="Embed" ProgID="Visio.Drawing.11" ShapeID="_x0000_i1029" DrawAspect="Content" ObjectID="_1512232827" r:id="rId35"/>
        </w:object>
      </w:r>
      <w:bookmarkEnd w:id="90"/>
      <w:bookmarkEnd w:id="91"/>
      <w:bookmarkEnd w:id="92"/>
    </w:p>
    <w:p w14:paraId="053BC135" w14:textId="77777777" w:rsidR="00A20A63" w:rsidRDefault="001C2EF9">
      <w:pPr>
        <w:ind w:firstLine="420"/>
        <w:jc w:val="center"/>
        <w:rPr>
          <w:sz w:val="21"/>
        </w:rPr>
      </w:pPr>
      <w:r>
        <w:rPr>
          <w:sz w:val="21"/>
        </w:rPr>
        <w:t>图</w:t>
      </w:r>
      <w:r>
        <w:rPr>
          <w:rFonts w:hint="eastAsia"/>
          <w:sz w:val="21"/>
        </w:rPr>
        <w:t>2-5</w:t>
      </w:r>
      <w:r>
        <w:rPr>
          <w:sz w:val="21"/>
        </w:rPr>
        <w:t>基于文本</w:t>
      </w:r>
      <w:r>
        <w:rPr>
          <w:rFonts w:hint="eastAsia"/>
          <w:sz w:val="21"/>
        </w:rPr>
        <w:t>的言语情感产生过程</w:t>
      </w:r>
    </w:p>
    <w:p w14:paraId="606FBDE8" w14:textId="77777777" w:rsidR="00A20A63" w:rsidRDefault="001C2EF9">
      <w:pPr>
        <w:ind w:firstLine="420"/>
        <w:jc w:val="center"/>
        <w:rPr>
          <w:sz w:val="21"/>
        </w:rPr>
      </w:pPr>
      <w:r>
        <w:rPr>
          <w:rFonts w:hint="eastAsia"/>
          <w:sz w:val="21"/>
        </w:rPr>
        <w:t xml:space="preserve">Fig. 2-5 </w:t>
      </w:r>
      <w:proofErr w:type="gramStart"/>
      <w:r>
        <w:rPr>
          <w:rFonts w:hint="eastAsia"/>
          <w:sz w:val="21"/>
        </w:rPr>
        <w:t>The</w:t>
      </w:r>
      <w:proofErr w:type="gramEnd"/>
      <w:r>
        <w:rPr>
          <w:rFonts w:hint="eastAsia"/>
          <w:sz w:val="21"/>
        </w:rPr>
        <w:t xml:space="preserve"> text-based producing process</w:t>
      </w:r>
      <w:r w:rsidR="005D7EEC">
        <w:rPr>
          <w:rFonts w:hint="eastAsia"/>
          <w:sz w:val="21"/>
        </w:rPr>
        <w:t xml:space="preserve"> of speech emption</w:t>
      </w:r>
    </w:p>
    <w:p w14:paraId="39D55B34" w14:textId="77777777" w:rsidR="00A20A63" w:rsidRDefault="001C2EF9">
      <w:pPr>
        <w:pStyle w:val="23"/>
      </w:pPr>
      <w:bookmarkStart w:id="93" w:name="_Toc437135845"/>
      <w:r>
        <w:rPr>
          <w:rFonts w:hint="eastAsia"/>
        </w:rPr>
        <w:lastRenderedPageBreak/>
        <w:t xml:space="preserve">2.3 </w:t>
      </w:r>
      <w:r>
        <w:rPr>
          <w:rFonts w:hint="eastAsia"/>
        </w:rPr>
        <w:t>多视角情感描述体系</w:t>
      </w:r>
      <w:bookmarkEnd w:id="93"/>
    </w:p>
    <w:p w14:paraId="49189F46" w14:textId="77777777" w:rsidR="00A20A63" w:rsidRDefault="001C2EF9">
      <w:pPr>
        <w:ind w:firstLine="480"/>
      </w:pPr>
      <w:r>
        <w:rPr>
          <w:rFonts w:hint="eastAsia"/>
        </w:rPr>
        <w:t>根据言语情感生成及衍化</w:t>
      </w:r>
      <w:r w:rsidR="002211C6">
        <w:rPr>
          <w:rFonts w:hint="eastAsia"/>
        </w:rPr>
        <w:t>过程</w:t>
      </w:r>
      <w:r>
        <w:rPr>
          <w:rFonts w:hint="eastAsia"/>
        </w:rPr>
        <w:t>，言语情感由认知评价、心理感受、生理反应和发音描述四种成分构成，分别从不同视角刻画言语情感某一方面的变化，四种成分共同构成言语情感的多视角描述体系。模型不再拘泥于有限数目的基本情感或几个维度特征，而是形成情感的分布式层级表示，情感的内部构造及其发展衍化的过程也可得到体现。各视角内容的具体表示采用维度表示、离散类别表示和层级表示相结合的方式，每个视角形成一个超平面，</w:t>
      </w:r>
      <w:r w:rsidR="00325473" w:rsidRPr="00325473">
        <w:rPr>
          <w:rFonts w:hint="eastAsia"/>
        </w:rPr>
        <w:t>而超平面</w:t>
      </w:r>
      <w:r w:rsidR="00325473">
        <w:rPr>
          <w:rFonts w:hint="eastAsia"/>
        </w:rPr>
        <w:t>的集合则支撑起</w:t>
      </w:r>
      <w:proofErr w:type="gramStart"/>
      <w:r w:rsidR="00325473">
        <w:rPr>
          <w:rFonts w:hint="eastAsia"/>
        </w:rPr>
        <w:t>一</w:t>
      </w:r>
      <w:proofErr w:type="gramEnd"/>
      <w:r w:rsidR="00325473">
        <w:rPr>
          <w:rFonts w:hint="eastAsia"/>
        </w:rPr>
        <w:t>多层结构空间，可用于刻画言语情感内部的复杂关系</w:t>
      </w:r>
      <w:r>
        <w:rPr>
          <w:rFonts w:hint="eastAsia"/>
        </w:rPr>
        <w:t>。</w:t>
      </w:r>
    </w:p>
    <w:p w14:paraId="50A321E9" w14:textId="77777777" w:rsidR="00A20A63" w:rsidRDefault="001C2EF9">
      <w:pPr>
        <w:ind w:firstLine="480"/>
      </w:pPr>
      <w:r>
        <w:rPr>
          <w:rFonts w:hint="eastAsia"/>
        </w:rPr>
        <w:t>以下分别介绍各视角内容的具体描述方案。</w:t>
      </w:r>
    </w:p>
    <w:p w14:paraId="1D58CD8D" w14:textId="77777777" w:rsidR="00A20A63" w:rsidRDefault="001C2EF9">
      <w:pPr>
        <w:pStyle w:val="33"/>
      </w:pPr>
      <w:bookmarkStart w:id="94" w:name="_Toc437135846"/>
      <w:r>
        <w:rPr>
          <w:rFonts w:hint="eastAsia"/>
        </w:rPr>
        <w:t xml:space="preserve">2.3.1 </w:t>
      </w:r>
      <w:r>
        <w:rPr>
          <w:rFonts w:hint="eastAsia"/>
        </w:rPr>
        <w:t>认知评价</w:t>
      </w:r>
      <w:bookmarkEnd w:id="94"/>
    </w:p>
    <w:p w14:paraId="72D24EE5" w14:textId="77777777" w:rsidR="00A20A63" w:rsidRDefault="001C2EF9">
      <w:pPr>
        <w:ind w:firstLine="480"/>
      </w:pPr>
      <w:r>
        <w:rPr>
          <w:rFonts w:hint="eastAsia"/>
        </w:rPr>
        <w:t>已有的研究中，与认知评价关系最紧密的是关于态度的研究。朗读学将态度分为肯定和否定类、严肃和亲切类、祈求和命令类、客观和直露类以及坚定和犹豫类五类</w:t>
      </w:r>
      <w:r>
        <w:rPr>
          <w:rFonts w:hint="eastAsia"/>
          <w:vertAlign w:val="superscript"/>
        </w:rPr>
        <w:t>[89]</w:t>
      </w:r>
      <w:r>
        <w:rPr>
          <w:rFonts w:hint="eastAsia"/>
        </w:rPr>
        <w:t>。</w:t>
      </w:r>
      <w:r>
        <w:rPr>
          <w:rFonts w:hint="eastAsia"/>
        </w:rPr>
        <w:t>Fujisaki</w:t>
      </w:r>
      <w:r>
        <w:rPr>
          <w:rFonts w:hint="eastAsia"/>
        </w:rPr>
        <w:t>和</w:t>
      </w:r>
      <w:r>
        <w:rPr>
          <w:rFonts w:hint="eastAsia"/>
        </w:rPr>
        <w:t>Hirose</w:t>
      </w:r>
      <w:r>
        <w:rPr>
          <w:rFonts w:hint="eastAsia"/>
        </w:rPr>
        <w:t>将态度分为指示（</w:t>
      </w:r>
      <w:r>
        <w:t>directive</w:t>
      </w:r>
      <w:r>
        <w:rPr>
          <w:rFonts w:hint="eastAsia"/>
        </w:rPr>
        <w:t>）、确定（</w:t>
      </w:r>
      <w:r>
        <w:rPr>
          <w:rFonts w:hint="eastAsia"/>
        </w:rPr>
        <w:t>confirmative</w:t>
      </w:r>
      <w:r>
        <w:rPr>
          <w:rFonts w:hint="eastAsia"/>
        </w:rPr>
        <w:t>）、疑问（</w:t>
      </w:r>
      <w:r>
        <w:rPr>
          <w:rFonts w:hint="eastAsia"/>
        </w:rPr>
        <w:t>interrogative</w:t>
      </w:r>
      <w:r>
        <w:rPr>
          <w:rFonts w:hint="eastAsia"/>
        </w:rPr>
        <w:t>）、劝告（</w:t>
      </w:r>
      <w:r>
        <w:rPr>
          <w:rFonts w:hint="eastAsia"/>
        </w:rPr>
        <w:t>exhortative</w:t>
      </w:r>
      <w:r>
        <w:rPr>
          <w:rFonts w:hint="eastAsia"/>
        </w:rPr>
        <w:t>）和犹豫（</w:t>
      </w:r>
      <w:r>
        <w:t>hesitative</w:t>
      </w:r>
      <w:r>
        <w:rPr>
          <w:rFonts w:hint="eastAsia"/>
        </w:rPr>
        <w:t>）五类</w:t>
      </w:r>
      <w:r>
        <w:rPr>
          <w:rFonts w:hint="eastAsia"/>
          <w:vertAlign w:val="superscript"/>
        </w:rPr>
        <w:t>[91]</w:t>
      </w:r>
      <w:r>
        <w:rPr>
          <w:rFonts w:hint="eastAsia"/>
        </w:rPr>
        <w:t>。顾文涛提出态度的五维说：友好</w:t>
      </w:r>
      <w:r>
        <w:rPr>
          <w:rFonts w:hint="eastAsia"/>
        </w:rPr>
        <w:t>-</w:t>
      </w:r>
      <w:r>
        <w:rPr>
          <w:rFonts w:hint="eastAsia"/>
        </w:rPr>
        <w:t>敌对（</w:t>
      </w:r>
      <w:r>
        <w:rPr>
          <w:rFonts w:hint="eastAsia"/>
        </w:rPr>
        <w:t>Friendly-Hostile</w:t>
      </w:r>
      <w:r>
        <w:rPr>
          <w:rFonts w:hint="eastAsia"/>
        </w:rPr>
        <w:t>）、礼貌</w:t>
      </w:r>
      <w:r>
        <w:rPr>
          <w:rFonts w:hint="eastAsia"/>
        </w:rPr>
        <w:t>-</w:t>
      </w:r>
      <w:r>
        <w:rPr>
          <w:rFonts w:hint="eastAsia"/>
        </w:rPr>
        <w:t>粗鲁（</w:t>
      </w:r>
      <w:r>
        <w:rPr>
          <w:rFonts w:hint="eastAsia"/>
        </w:rPr>
        <w:t>Polite-Rude</w:t>
      </w:r>
      <w:r>
        <w:rPr>
          <w:rFonts w:hint="eastAsia"/>
        </w:rPr>
        <w:t>）、严肃</w:t>
      </w:r>
      <w:r>
        <w:rPr>
          <w:rFonts w:hint="eastAsia"/>
        </w:rPr>
        <w:t>-</w:t>
      </w:r>
      <w:r>
        <w:rPr>
          <w:rFonts w:hint="eastAsia"/>
        </w:rPr>
        <w:t>戏谑（</w:t>
      </w:r>
      <w:r>
        <w:rPr>
          <w:rFonts w:hint="eastAsia"/>
        </w:rPr>
        <w:t>Serious-Joking</w:t>
      </w:r>
      <w:r>
        <w:rPr>
          <w:rFonts w:hint="eastAsia"/>
        </w:rPr>
        <w:t>）、褒扬</w:t>
      </w:r>
      <w:r>
        <w:rPr>
          <w:rFonts w:hint="eastAsia"/>
        </w:rPr>
        <w:t>-</w:t>
      </w:r>
      <w:r>
        <w:rPr>
          <w:rFonts w:hint="eastAsia"/>
        </w:rPr>
        <w:t>贬斥（</w:t>
      </w:r>
      <w:r>
        <w:rPr>
          <w:rFonts w:hint="eastAsia"/>
        </w:rPr>
        <w:t>Praising-Blaming</w:t>
      </w:r>
      <w:r>
        <w:rPr>
          <w:rFonts w:hint="eastAsia"/>
        </w:rPr>
        <w:t>）和确定</w:t>
      </w:r>
      <w:r>
        <w:rPr>
          <w:rFonts w:hint="eastAsia"/>
        </w:rPr>
        <w:t>-</w:t>
      </w:r>
      <w:r>
        <w:rPr>
          <w:rFonts w:hint="eastAsia"/>
        </w:rPr>
        <w:t>不确定（</w:t>
      </w:r>
      <w:r>
        <w:rPr>
          <w:rFonts w:hint="eastAsia"/>
        </w:rPr>
        <w:t>Confident-Uncertain</w:t>
      </w:r>
      <w:r>
        <w:rPr>
          <w:rFonts w:hint="eastAsia"/>
        </w:rPr>
        <w:t>）</w:t>
      </w:r>
      <w:r>
        <w:rPr>
          <w:rFonts w:hint="eastAsia"/>
          <w:vertAlign w:val="superscript"/>
        </w:rPr>
        <w:t>[92]</w:t>
      </w:r>
      <w:r>
        <w:rPr>
          <w:rFonts w:hint="eastAsia"/>
        </w:rPr>
        <w:t>。基于这些关于态度的描述方法，我们提出针对正负倾向性、正式程度、直露程度、话语温度和话语硬度的五个评价维度，各维度均具有两极性，两极分别为：</w:t>
      </w:r>
    </w:p>
    <w:p w14:paraId="09299BA2" w14:textId="77777777" w:rsidR="00A20A63" w:rsidRDefault="001C2EF9">
      <w:pPr>
        <w:numPr>
          <w:ilvl w:val="0"/>
          <w:numId w:val="3"/>
        </w:numPr>
        <w:ind w:firstLine="480"/>
      </w:pPr>
      <w:r>
        <w:rPr>
          <w:rFonts w:hint="eastAsia"/>
        </w:rPr>
        <w:t>正负倾向性：否定</w:t>
      </w:r>
      <w:r>
        <w:rPr>
          <w:rFonts w:hint="eastAsia"/>
        </w:rPr>
        <w:t>-</w:t>
      </w:r>
      <w:r>
        <w:rPr>
          <w:rFonts w:hint="eastAsia"/>
        </w:rPr>
        <w:t>肯定；</w:t>
      </w:r>
    </w:p>
    <w:p w14:paraId="1C4453D2" w14:textId="77777777" w:rsidR="00A20A63" w:rsidRDefault="001C2EF9">
      <w:pPr>
        <w:numPr>
          <w:ilvl w:val="0"/>
          <w:numId w:val="3"/>
        </w:numPr>
        <w:ind w:firstLine="480"/>
      </w:pPr>
      <w:r>
        <w:rPr>
          <w:rFonts w:hint="eastAsia"/>
        </w:rPr>
        <w:t>正式程度：非正式</w:t>
      </w:r>
      <w:r>
        <w:rPr>
          <w:rFonts w:hint="eastAsia"/>
        </w:rPr>
        <w:t>-</w:t>
      </w:r>
      <w:r>
        <w:rPr>
          <w:rFonts w:hint="eastAsia"/>
        </w:rPr>
        <w:t>正式；</w:t>
      </w:r>
    </w:p>
    <w:p w14:paraId="04505B16" w14:textId="77777777" w:rsidR="00A20A63" w:rsidRDefault="001C2EF9">
      <w:pPr>
        <w:numPr>
          <w:ilvl w:val="0"/>
          <w:numId w:val="3"/>
        </w:numPr>
        <w:ind w:firstLine="480"/>
      </w:pPr>
      <w:r>
        <w:rPr>
          <w:rFonts w:hint="eastAsia"/>
        </w:rPr>
        <w:t>直露程度：委婉</w:t>
      </w:r>
      <w:r>
        <w:rPr>
          <w:rFonts w:hint="eastAsia"/>
        </w:rPr>
        <w:t>-</w:t>
      </w:r>
      <w:r>
        <w:rPr>
          <w:rFonts w:hint="eastAsia"/>
        </w:rPr>
        <w:t>直接；</w:t>
      </w:r>
    </w:p>
    <w:p w14:paraId="19C30C86" w14:textId="77777777" w:rsidR="00A20A63" w:rsidRDefault="001C2EF9">
      <w:pPr>
        <w:numPr>
          <w:ilvl w:val="0"/>
          <w:numId w:val="3"/>
        </w:numPr>
        <w:ind w:firstLine="480"/>
      </w:pPr>
      <w:r>
        <w:rPr>
          <w:rFonts w:hint="eastAsia"/>
        </w:rPr>
        <w:t>话语温度：冷漠</w:t>
      </w:r>
      <w:r>
        <w:rPr>
          <w:rFonts w:hint="eastAsia"/>
        </w:rPr>
        <w:t>-</w:t>
      </w:r>
      <w:r>
        <w:rPr>
          <w:rFonts w:hint="eastAsia"/>
        </w:rPr>
        <w:t>热情；</w:t>
      </w:r>
    </w:p>
    <w:p w14:paraId="6AC426A0" w14:textId="77777777" w:rsidR="00A20A63" w:rsidRDefault="001C2EF9">
      <w:pPr>
        <w:numPr>
          <w:ilvl w:val="0"/>
          <w:numId w:val="3"/>
        </w:numPr>
        <w:ind w:firstLine="480"/>
      </w:pPr>
      <w:r>
        <w:rPr>
          <w:rFonts w:hint="eastAsia"/>
        </w:rPr>
        <w:t>话语硬度：柔和</w:t>
      </w:r>
      <w:r>
        <w:rPr>
          <w:rFonts w:hint="eastAsia"/>
        </w:rPr>
        <w:t>-</w:t>
      </w:r>
      <w:r>
        <w:rPr>
          <w:rFonts w:hint="eastAsia"/>
        </w:rPr>
        <w:t>刚硬。</w:t>
      </w:r>
    </w:p>
    <w:p w14:paraId="020ABFF0" w14:textId="77777777" w:rsidR="00A20A63" w:rsidRDefault="001C2EF9">
      <w:pPr>
        <w:ind w:firstLine="480"/>
      </w:pPr>
      <w:r>
        <w:rPr>
          <w:rFonts w:hint="eastAsia"/>
        </w:rPr>
        <w:t>出于尽可能全面刻画评价内容的考虑，以上各维度间可能存在交叠。为了探究这些维度间的相互关系，进行了以下两个心理学感知实验：</w:t>
      </w:r>
    </w:p>
    <w:p w14:paraId="71721EBF" w14:textId="77777777" w:rsidR="00A20A63" w:rsidRDefault="001C2EF9">
      <w:pPr>
        <w:pStyle w:val="4"/>
      </w:pPr>
      <w:r>
        <w:rPr>
          <w:rFonts w:hint="eastAsia"/>
        </w:rPr>
        <w:t>（</w:t>
      </w:r>
      <w:r>
        <w:rPr>
          <w:rFonts w:hint="eastAsia"/>
        </w:rPr>
        <w:t>1</w:t>
      </w:r>
      <w:r>
        <w:rPr>
          <w:rFonts w:hint="eastAsia"/>
        </w:rPr>
        <w:t>）相关性分析</w:t>
      </w:r>
    </w:p>
    <w:p w14:paraId="421266F2" w14:textId="77777777" w:rsidR="00A20A63" w:rsidRDefault="001C2EF9">
      <w:pPr>
        <w:ind w:firstLine="480"/>
      </w:pPr>
      <w:r>
        <w:rPr>
          <w:rFonts w:hint="eastAsia"/>
        </w:rPr>
        <w:t>本实验的目的是探究五个评价维度的相关性，以各维度两极上的词语为评价对象，分别对这些词语针对五个评价维度打分，每</w:t>
      </w:r>
      <w:proofErr w:type="gramStart"/>
      <w:r>
        <w:rPr>
          <w:rFonts w:hint="eastAsia"/>
        </w:rPr>
        <w:t>极分为</w:t>
      </w:r>
      <w:proofErr w:type="gramEnd"/>
      <w:r>
        <w:rPr>
          <w:rFonts w:hint="eastAsia"/>
        </w:rPr>
        <w:t>“弱”、“中”、“强”三个强度，加上中性，每个维度分为七级刻度，分别用“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lastRenderedPageBreak/>
        <w:t>“</w:t>
      </w:r>
      <w:r>
        <w:rPr>
          <w:rFonts w:hint="eastAsia"/>
        </w:rPr>
        <w:t>1</w:t>
      </w:r>
      <w:r>
        <w:rPr>
          <w:rFonts w:hint="eastAsia"/>
        </w:rPr>
        <w:t>”、“</w:t>
      </w:r>
      <w:r>
        <w:rPr>
          <w:rFonts w:hint="eastAsia"/>
        </w:rPr>
        <w:t>2</w:t>
      </w:r>
      <w:r>
        <w:rPr>
          <w:rFonts w:hint="eastAsia"/>
        </w:rPr>
        <w:t>”、“</w:t>
      </w:r>
      <w:r>
        <w:rPr>
          <w:rFonts w:hint="eastAsia"/>
        </w:rPr>
        <w:t>3</w:t>
      </w:r>
      <w:r>
        <w:rPr>
          <w:rFonts w:hint="eastAsia"/>
        </w:rPr>
        <w:t>”表示，以“否定</w:t>
      </w:r>
      <w:r>
        <w:rPr>
          <w:rFonts w:hint="eastAsia"/>
        </w:rPr>
        <w:t>-</w:t>
      </w:r>
      <w:r>
        <w:rPr>
          <w:rFonts w:hint="eastAsia"/>
        </w:rPr>
        <w:t>肯定”维为例，</w:t>
      </w:r>
      <w:r>
        <w:rPr>
          <w:rFonts w:hint="eastAsia"/>
        </w:rPr>
        <w:t>-3~3</w:t>
      </w:r>
      <w:r>
        <w:rPr>
          <w:rFonts w:hint="eastAsia"/>
        </w:rPr>
        <w:t>分别表示“强否定”、“否定”、“弱否定”、“既无否定也无肯定”、“弱肯定”、“肯定”和“强肯定”。除两极上的词语外，</w:t>
      </w:r>
      <w:proofErr w:type="gramStart"/>
      <w:r>
        <w:rPr>
          <w:rFonts w:hint="eastAsia"/>
        </w:rPr>
        <w:t>特加入</w:t>
      </w:r>
      <w:proofErr w:type="gramEnd"/>
      <w:r>
        <w:rPr>
          <w:rFonts w:hint="eastAsia"/>
        </w:rPr>
        <w:t>一些与两极词语表意近似，但是程度存在差别的词语，以加深被试对于评价维度的理解。</w:t>
      </w:r>
    </w:p>
    <w:p w14:paraId="57042F80" w14:textId="77777777" w:rsidR="00A20A63" w:rsidRDefault="001C2EF9">
      <w:pPr>
        <w:ind w:firstLine="480"/>
      </w:pPr>
      <w:r>
        <w:rPr>
          <w:rFonts w:hint="eastAsia"/>
        </w:rPr>
        <w:t>最终的测试词集为：反对、非正式、否定、强硬、坚定、肯定、柔和、随和、随意、委婉、严肃、犹豫、冷漠、命令、批评、乞求、亲切、热情、赞扬、正式、支持、直接、庄重。</w:t>
      </w:r>
    </w:p>
    <w:p w14:paraId="569F1651" w14:textId="77777777" w:rsidR="00A20A63" w:rsidRDefault="001C2EF9">
      <w:pPr>
        <w:ind w:firstLine="480"/>
      </w:pPr>
      <w:r>
        <w:rPr>
          <w:rFonts w:hint="eastAsia"/>
        </w:rPr>
        <w:t>被试为经过播音学专业训练的中国传媒大学播音主持专业的高年级学生，规模为</w:t>
      </w:r>
      <w:r>
        <w:rPr>
          <w:rFonts w:hint="eastAsia"/>
        </w:rPr>
        <w:t>49</w:t>
      </w:r>
      <w:r>
        <w:rPr>
          <w:rFonts w:hint="eastAsia"/>
        </w:rPr>
        <w:t>人，男女比例是</w:t>
      </w:r>
      <w:r>
        <w:rPr>
          <w:rFonts w:hint="eastAsia"/>
        </w:rPr>
        <w:t>19:30</w:t>
      </w:r>
      <w:r>
        <w:rPr>
          <w:rFonts w:hint="eastAsia"/>
        </w:rPr>
        <w:t>，以下实验均相同，不再赘述。通过对</w:t>
      </w:r>
      <w:r>
        <w:rPr>
          <w:rFonts w:hint="eastAsia"/>
        </w:rPr>
        <w:t>49</w:t>
      </w:r>
      <w:r>
        <w:rPr>
          <w:rFonts w:hint="eastAsia"/>
        </w:rPr>
        <w:t>份打分结果进行求和、取平均以及相关性分析，得到这几个维度间的相关性分析结果（如图</w:t>
      </w:r>
      <w:r>
        <w:rPr>
          <w:rFonts w:hint="eastAsia"/>
        </w:rPr>
        <w:t>2-6</w:t>
      </w:r>
      <w:r>
        <w:rPr>
          <w:rFonts w:hint="eastAsia"/>
        </w:rPr>
        <w:t>所示）。图中用红色椭圆标出相关系数大于</w:t>
      </w:r>
      <w:r>
        <w:rPr>
          <w:rFonts w:hint="eastAsia"/>
        </w:rPr>
        <w:t>0.5</w:t>
      </w:r>
      <w:r>
        <w:rPr>
          <w:rFonts w:hint="eastAsia"/>
        </w:rPr>
        <w:t>即相关性较强的值，可以看出：“否定</w:t>
      </w:r>
      <w:r>
        <w:rPr>
          <w:rFonts w:hint="eastAsia"/>
        </w:rPr>
        <w:t>-</w:t>
      </w:r>
      <w:r>
        <w:rPr>
          <w:rFonts w:hint="eastAsia"/>
        </w:rPr>
        <w:t>肯定”与“冷漠</w:t>
      </w:r>
      <w:r>
        <w:rPr>
          <w:rFonts w:hint="eastAsia"/>
        </w:rPr>
        <w:t>-</w:t>
      </w:r>
      <w:r>
        <w:rPr>
          <w:rFonts w:hint="eastAsia"/>
        </w:rPr>
        <w:t>热情”的相关性较高，“非正式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强硬”三者的相关性较高。通过分析，我们认为：</w:t>
      </w:r>
    </w:p>
    <w:p w14:paraId="302812F2" w14:textId="77777777" w:rsidR="00A20A63" w:rsidRDefault="001C2EF9">
      <w:pPr>
        <w:numPr>
          <w:ilvl w:val="0"/>
          <w:numId w:val="4"/>
        </w:numPr>
        <w:ind w:left="480" w:hangingChars="200" w:hanging="480"/>
      </w:pPr>
      <w:r>
        <w:rPr>
          <w:rFonts w:hint="eastAsia"/>
        </w:rPr>
        <w:t>“否定</w:t>
      </w:r>
      <w:r>
        <w:rPr>
          <w:rFonts w:hint="eastAsia"/>
        </w:rPr>
        <w:t>-</w:t>
      </w:r>
      <w:r>
        <w:rPr>
          <w:rFonts w:hint="eastAsia"/>
        </w:rPr>
        <w:t>肯定”与“冷漠</w:t>
      </w:r>
      <w:r>
        <w:rPr>
          <w:rFonts w:hint="eastAsia"/>
        </w:rPr>
        <w:t>-</w:t>
      </w:r>
      <w:r>
        <w:rPr>
          <w:rFonts w:hint="eastAsia"/>
        </w:rPr>
        <w:t>热情”主要与话语内容的倾向性判断有关，其中“否定</w:t>
      </w:r>
      <w:r>
        <w:rPr>
          <w:rFonts w:hint="eastAsia"/>
        </w:rPr>
        <w:t>-</w:t>
      </w:r>
      <w:r>
        <w:rPr>
          <w:rFonts w:hint="eastAsia"/>
        </w:rPr>
        <w:t>肯定”又是倾向性的主要决定因素，因此设定“否定</w:t>
      </w:r>
      <w:r>
        <w:rPr>
          <w:rFonts w:hint="eastAsia"/>
        </w:rPr>
        <w:t>-</w:t>
      </w:r>
      <w:r>
        <w:rPr>
          <w:rFonts w:hint="eastAsia"/>
        </w:rPr>
        <w:t>肯定”为话语倾向性主导维度，“冷漠</w:t>
      </w:r>
      <w:r>
        <w:rPr>
          <w:rFonts w:hint="eastAsia"/>
        </w:rPr>
        <w:t>-</w:t>
      </w:r>
      <w:r>
        <w:rPr>
          <w:rFonts w:hint="eastAsia"/>
        </w:rPr>
        <w:t>热情”为辅助维度。</w:t>
      </w:r>
    </w:p>
    <w:p w14:paraId="0C6B8883" w14:textId="77777777" w:rsidR="00A20A63" w:rsidRDefault="001C2EF9">
      <w:pPr>
        <w:numPr>
          <w:ilvl w:val="0"/>
          <w:numId w:val="4"/>
        </w:numPr>
        <w:ind w:left="480" w:hangingChars="200" w:hanging="480"/>
      </w:pPr>
      <w:r>
        <w:rPr>
          <w:rFonts w:hint="eastAsia"/>
        </w:rPr>
        <w:t>“非正式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主要与话语样式相关，播音学基于文体和节目形式的不同将话语样式分为三类：“宣读式”、“播报式”和“谈话式”，表达技巧主要体现于语言规整性、咬字力度、气息控制、语流速度、声音形式等特征的不同，其中语言规整性是区分这三种话语样式的主要特征，它与“非正式</w:t>
      </w:r>
      <w:r>
        <w:rPr>
          <w:rFonts w:hint="eastAsia"/>
        </w:rPr>
        <w:t>-</w:t>
      </w:r>
      <w:r>
        <w:rPr>
          <w:rFonts w:hint="eastAsia"/>
        </w:rPr>
        <w:t>正式”维所要表达的特征一致，因此设定“非正式</w:t>
      </w:r>
      <w:r>
        <w:rPr>
          <w:rFonts w:hint="eastAsia"/>
        </w:rPr>
        <w:t>-</w:t>
      </w:r>
      <w:r>
        <w:rPr>
          <w:rFonts w:hint="eastAsia"/>
        </w:rPr>
        <w:t>正式”为刻画话语样式的主导维度，“委婉</w:t>
      </w:r>
      <w:r>
        <w:rPr>
          <w:rFonts w:hint="eastAsia"/>
        </w:rPr>
        <w:t>-</w:t>
      </w:r>
      <w:r>
        <w:rPr>
          <w:rFonts w:hint="eastAsia"/>
        </w:rPr>
        <w:t>直接”和“柔和</w:t>
      </w:r>
      <w:r>
        <w:rPr>
          <w:rFonts w:hint="eastAsia"/>
        </w:rPr>
        <w:t>-</w:t>
      </w:r>
      <w:r>
        <w:rPr>
          <w:rFonts w:hint="eastAsia"/>
        </w:rPr>
        <w:t>强硬”为辅助维度，辅助刻画话语样式的更多细节以及态度分寸的把握。</w:t>
      </w:r>
    </w:p>
    <w:p w14:paraId="1460BEB8" w14:textId="77777777" w:rsidR="00A20A63" w:rsidRDefault="00A20A63">
      <w:pPr>
        <w:ind w:firstLine="480"/>
        <w:sectPr w:rsidR="00A20A63" w:rsidSect="00EB7CB1">
          <w:headerReference w:type="default" r:id="rId36"/>
          <w:headerReference w:type="first" r:id="rId37"/>
          <w:pgSz w:w="11906" w:h="16838"/>
          <w:pgMar w:top="1440" w:right="1797" w:bottom="1440" w:left="1797" w:header="851" w:footer="992" w:gutter="0"/>
          <w:cols w:space="425"/>
          <w:docGrid w:type="lines" w:linePitch="326"/>
        </w:sectPr>
      </w:pPr>
    </w:p>
    <w:p w14:paraId="5E814400" w14:textId="77777777" w:rsidR="00A20A63" w:rsidRDefault="001C2EF9">
      <w:pPr>
        <w:adjustRightInd/>
        <w:snapToGrid/>
        <w:spacing w:line="240" w:lineRule="auto"/>
        <w:ind w:firstLineChars="0" w:firstLine="0"/>
        <w:jc w:val="center"/>
      </w:pPr>
      <w:r>
        <w:rPr>
          <w:noProof/>
        </w:rPr>
        <w:lastRenderedPageBreak/>
        <w:drawing>
          <wp:inline distT="0" distB="0" distL="0" distR="0" wp14:anchorId="67DAA2A6" wp14:editId="499EADEB">
            <wp:extent cx="4838700" cy="2733675"/>
            <wp:effectExtent l="19050" t="0" r="0"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noChangeArrowheads="1"/>
                    </pic:cNvPicPr>
                  </pic:nvPicPr>
                  <pic:blipFill>
                    <a:blip r:embed="rId38" cstate="print"/>
                    <a:srcRect/>
                    <a:stretch>
                      <a:fillRect/>
                    </a:stretch>
                  </pic:blipFill>
                  <pic:spPr>
                    <a:xfrm>
                      <a:off x="0" y="0"/>
                      <a:ext cx="4838700" cy="2733675"/>
                    </a:xfrm>
                    <a:prstGeom prst="rect">
                      <a:avLst/>
                    </a:prstGeom>
                    <a:noFill/>
                    <a:ln w="9525">
                      <a:noFill/>
                      <a:miter lim="800000"/>
                      <a:headEnd/>
                      <a:tailEnd/>
                    </a:ln>
                  </pic:spPr>
                </pic:pic>
              </a:graphicData>
            </a:graphic>
          </wp:inline>
        </w:drawing>
      </w:r>
    </w:p>
    <w:p w14:paraId="201AA5D1" w14:textId="77777777" w:rsidR="00A20A63" w:rsidRDefault="001C2EF9">
      <w:pPr>
        <w:adjustRightInd/>
        <w:snapToGrid/>
        <w:spacing w:line="240" w:lineRule="auto"/>
        <w:ind w:firstLineChars="0" w:firstLine="0"/>
        <w:jc w:val="center"/>
        <w:rPr>
          <w:sz w:val="21"/>
        </w:rPr>
      </w:pPr>
      <w:r>
        <w:rPr>
          <w:rFonts w:hint="eastAsia"/>
          <w:sz w:val="21"/>
        </w:rPr>
        <w:t>图</w:t>
      </w:r>
      <w:r>
        <w:rPr>
          <w:rFonts w:hint="eastAsia"/>
          <w:sz w:val="21"/>
        </w:rPr>
        <w:t xml:space="preserve">2-6 </w:t>
      </w:r>
      <w:r>
        <w:rPr>
          <w:rFonts w:hint="eastAsia"/>
          <w:sz w:val="21"/>
        </w:rPr>
        <w:t>认知评价各维度相关性分析结果</w:t>
      </w:r>
    </w:p>
    <w:p w14:paraId="39581965" w14:textId="77777777" w:rsidR="00A20A63" w:rsidRDefault="001C2EF9">
      <w:pPr>
        <w:adjustRightInd/>
        <w:snapToGrid/>
        <w:spacing w:line="240" w:lineRule="auto"/>
        <w:ind w:firstLineChars="0" w:firstLine="0"/>
        <w:jc w:val="center"/>
        <w:rPr>
          <w:sz w:val="21"/>
        </w:rPr>
      </w:pPr>
      <w:r>
        <w:rPr>
          <w:rFonts w:hint="eastAsia"/>
          <w:sz w:val="21"/>
        </w:rPr>
        <w:lastRenderedPageBreak/>
        <w:t xml:space="preserve">Fig. 2-6 </w:t>
      </w:r>
      <w:proofErr w:type="gramStart"/>
      <w:r>
        <w:rPr>
          <w:rFonts w:hint="eastAsia"/>
          <w:sz w:val="21"/>
        </w:rPr>
        <w:t>The</w:t>
      </w:r>
      <w:proofErr w:type="gramEnd"/>
      <w:r>
        <w:rPr>
          <w:rFonts w:hint="eastAsia"/>
          <w:sz w:val="21"/>
        </w:rPr>
        <w:t xml:space="preserve"> correlation analysis results between the dimensions of cognitive appraisal</w:t>
      </w:r>
    </w:p>
    <w:p w14:paraId="03D302B3" w14:textId="77777777" w:rsidR="00A20A63" w:rsidRDefault="00A20A63">
      <w:pPr>
        <w:adjustRightInd/>
        <w:snapToGrid/>
        <w:spacing w:line="240" w:lineRule="auto"/>
        <w:ind w:firstLineChars="0" w:firstLine="0"/>
        <w:jc w:val="center"/>
        <w:sectPr w:rsidR="00A20A63">
          <w:type w:val="continuous"/>
          <w:pgSz w:w="11906" w:h="16838"/>
          <w:pgMar w:top="1440" w:right="1797" w:bottom="1440" w:left="1797" w:header="851" w:footer="992" w:gutter="0"/>
          <w:cols w:space="425"/>
          <w:docGrid w:type="lines" w:linePitch="312"/>
        </w:sectPr>
      </w:pPr>
    </w:p>
    <w:p w14:paraId="511B39AF" w14:textId="77777777" w:rsidR="00A20A63" w:rsidRDefault="001C2EF9">
      <w:pPr>
        <w:pStyle w:val="4"/>
      </w:pPr>
      <w:r>
        <w:rPr>
          <w:rFonts w:hint="eastAsia"/>
        </w:rPr>
        <w:lastRenderedPageBreak/>
        <w:t>（</w:t>
      </w:r>
      <w:r>
        <w:rPr>
          <w:rFonts w:hint="eastAsia"/>
        </w:rPr>
        <w:t>2</w:t>
      </w:r>
      <w:r>
        <w:rPr>
          <w:rFonts w:hint="eastAsia"/>
        </w:rPr>
        <w:t>）刻画能力验证</w:t>
      </w:r>
    </w:p>
    <w:p w14:paraId="1C80D24E" w14:textId="77777777" w:rsidR="00A20A63" w:rsidRDefault="001C2EF9">
      <w:pPr>
        <w:ind w:firstLine="480"/>
      </w:pPr>
      <w:r>
        <w:rPr>
          <w:rFonts w:hint="eastAsia"/>
        </w:rPr>
        <w:t>以上实验中测试词语围绕评价维度有针对性选取，为了进一步验证评价维度的刻画能力，随机选取日常生活中常用于描述态度的词语作为评价对象，依旧对测试词语针对五个评价</w:t>
      </w:r>
      <w:proofErr w:type="gramStart"/>
      <w:r>
        <w:rPr>
          <w:rFonts w:hint="eastAsia"/>
        </w:rPr>
        <w:t>维度按七级</w:t>
      </w:r>
      <w:proofErr w:type="gramEnd"/>
      <w:r>
        <w:rPr>
          <w:rFonts w:hint="eastAsia"/>
        </w:rPr>
        <w:t>刻度打分。</w:t>
      </w:r>
    </w:p>
    <w:p w14:paraId="1510CB1D" w14:textId="77777777" w:rsidR="00A20A63" w:rsidRDefault="001C2EF9">
      <w:pPr>
        <w:ind w:firstLine="480"/>
      </w:pPr>
      <w:r>
        <w:rPr>
          <w:rFonts w:hint="eastAsia"/>
        </w:rPr>
        <w:t>测试词语集为：尊敬、轻蔑、冷峻、坚决、犹豫、无礼、傲慢、恭敬、谦卑、和气、庄重、戏谑、夸奖、贬斥、指示、乞求、鼓励、压制、警告、恐吓。</w:t>
      </w:r>
    </w:p>
    <w:p w14:paraId="404CC3AB" w14:textId="77777777" w:rsidR="00A20A63" w:rsidRDefault="001C2EF9">
      <w:pPr>
        <w:ind w:firstLine="480"/>
      </w:pPr>
      <w:r>
        <w:rPr>
          <w:rFonts w:hint="eastAsia"/>
        </w:rPr>
        <w:t>由相关性分析得知，“非正式</w:t>
      </w:r>
      <w:r>
        <w:rPr>
          <w:rFonts w:hint="eastAsia"/>
        </w:rPr>
        <w:t>-</w:t>
      </w:r>
      <w:r>
        <w:rPr>
          <w:rFonts w:hint="eastAsia"/>
        </w:rPr>
        <w:t>正式”维和“否定</w:t>
      </w:r>
      <w:r>
        <w:rPr>
          <w:rFonts w:hint="eastAsia"/>
        </w:rPr>
        <w:t>-</w:t>
      </w:r>
      <w:r>
        <w:rPr>
          <w:rFonts w:hint="eastAsia"/>
        </w:rPr>
        <w:t>肯定”维为两个独立性较高的维度，将测试词语的打分结果投射到由这两</w:t>
      </w:r>
      <w:proofErr w:type="gramStart"/>
      <w:r>
        <w:rPr>
          <w:rFonts w:hint="eastAsia"/>
        </w:rPr>
        <w:t>维构成</w:t>
      </w:r>
      <w:proofErr w:type="gramEnd"/>
      <w:r>
        <w:rPr>
          <w:rFonts w:hint="eastAsia"/>
        </w:rPr>
        <w:t>的平面上以观察其对不同的态度类型的区分能力，如图</w:t>
      </w:r>
      <w:r>
        <w:rPr>
          <w:rFonts w:hint="eastAsia"/>
        </w:rPr>
        <w:t>2-7</w:t>
      </w:r>
      <w:r>
        <w:rPr>
          <w:rFonts w:hint="eastAsia"/>
        </w:rPr>
        <w:t>所示，各词语分布在椭圆构成的区间内，椭圆圆心为被试打分的均值，长短轴半径为标准差。由图</w:t>
      </w:r>
      <w:r>
        <w:rPr>
          <w:rFonts w:hint="eastAsia"/>
        </w:rPr>
        <w:t>2-7</w:t>
      </w:r>
      <w:r>
        <w:rPr>
          <w:rFonts w:hint="eastAsia"/>
        </w:rPr>
        <w:t>可以看出，各词语的分布区间基本可以区分开，一些距离较近的词语也可以通过程度的差异进行细分，如犹豫和戏谑，均分布在否定、非正式象限，但是戏谑的否定程度更重；夸奖、鼓励、恭敬、尊敬都是肯定的评价，但是正式程度依次上升，恭敬和尊敬也存在肯定程度的差异；轻蔑、傲慢、压制、恐吓、警告都是否定的态度，但是正式程度上也有所差别。</w:t>
      </w:r>
    </w:p>
    <w:p w14:paraId="5BFB506F" w14:textId="77777777" w:rsidR="00A20A63" w:rsidRDefault="00650D62">
      <w:pPr>
        <w:adjustRightInd/>
        <w:snapToGrid/>
        <w:spacing w:line="240" w:lineRule="auto"/>
        <w:ind w:firstLineChars="0" w:firstLine="0"/>
      </w:pPr>
      <w:r>
        <w:rPr>
          <w:noProof/>
        </w:rPr>
        <w:drawing>
          <wp:inline distT="0" distB="0" distL="0" distR="0" wp14:anchorId="6782F4A0" wp14:editId="25EF7951">
            <wp:extent cx="5126351" cy="305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独立.jpg"/>
                    <pic:cNvPicPr/>
                  </pic:nvPicPr>
                  <pic:blipFill rotWithShape="1">
                    <a:blip r:embed="rId39" cstate="print">
                      <a:extLst>
                        <a:ext uri="{28A0092B-C50C-407E-A947-70E740481C1C}">
                          <a14:useLocalDpi xmlns:a14="http://schemas.microsoft.com/office/drawing/2010/main" val="0"/>
                        </a:ext>
                      </a:extLst>
                    </a:blip>
                    <a:srcRect l="7942" r="7581" b="2336"/>
                    <a:stretch/>
                  </pic:blipFill>
                  <pic:spPr bwMode="auto">
                    <a:xfrm>
                      <a:off x="0" y="0"/>
                      <a:ext cx="5138381" cy="3064700"/>
                    </a:xfrm>
                    <a:prstGeom prst="rect">
                      <a:avLst/>
                    </a:prstGeom>
                    <a:ln>
                      <a:noFill/>
                    </a:ln>
                    <a:extLst>
                      <a:ext uri="{53640926-AAD7-44D8-BBD7-CCE9431645EC}">
                        <a14:shadowObscured xmlns:a14="http://schemas.microsoft.com/office/drawing/2010/main"/>
                      </a:ext>
                    </a:extLst>
                  </pic:spPr>
                </pic:pic>
              </a:graphicData>
            </a:graphic>
          </wp:inline>
        </w:drawing>
      </w:r>
    </w:p>
    <w:p w14:paraId="53499FF2" w14:textId="77777777" w:rsidR="00A20A63" w:rsidRDefault="001C2EF9">
      <w:pPr>
        <w:ind w:firstLine="420"/>
        <w:jc w:val="center"/>
        <w:rPr>
          <w:sz w:val="21"/>
        </w:rPr>
      </w:pPr>
      <w:r>
        <w:rPr>
          <w:rFonts w:hint="eastAsia"/>
          <w:sz w:val="21"/>
        </w:rPr>
        <w:t>图</w:t>
      </w:r>
      <w:r>
        <w:rPr>
          <w:rFonts w:hint="eastAsia"/>
          <w:sz w:val="21"/>
        </w:rPr>
        <w:t xml:space="preserve">2-7 </w:t>
      </w:r>
      <w:r>
        <w:rPr>
          <w:rFonts w:hint="eastAsia"/>
          <w:sz w:val="21"/>
        </w:rPr>
        <w:t>测试词语在“否定</w:t>
      </w:r>
      <w:r>
        <w:rPr>
          <w:rFonts w:hint="eastAsia"/>
          <w:sz w:val="21"/>
        </w:rPr>
        <w:t>-</w:t>
      </w:r>
      <w:r>
        <w:rPr>
          <w:rFonts w:hint="eastAsia"/>
          <w:sz w:val="21"/>
        </w:rPr>
        <w:t>肯定”、“非正式</w:t>
      </w:r>
      <w:r>
        <w:rPr>
          <w:rFonts w:hint="eastAsia"/>
          <w:sz w:val="21"/>
        </w:rPr>
        <w:t>-</w:t>
      </w:r>
      <w:r>
        <w:rPr>
          <w:rFonts w:hint="eastAsia"/>
          <w:sz w:val="21"/>
        </w:rPr>
        <w:t>正式”二维空间分布</w:t>
      </w:r>
    </w:p>
    <w:p w14:paraId="4A89D6CA" w14:textId="77777777" w:rsidR="00A20A63" w:rsidRDefault="001C2EF9">
      <w:pPr>
        <w:ind w:firstLine="420"/>
        <w:jc w:val="center"/>
        <w:rPr>
          <w:sz w:val="21"/>
        </w:rPr>
      </w:pPr>
      <w:r>
        <w:rPr>
          <w:rFonts w:hint="eastAsia"/>
          <w:sz w:val="21"/>
        </w:rPr>
        <w:t xml:space="preserve">Fig. 2-7 </w:t>
      </w:r>
      <w:proofErr w:type="gramStart"/>
      <w:r>
        <w:rPr>
          <w:rFonts w:hint="eastAsia"/>
          <w:sz w:val="21"/>
        </w:rPr>
        <w:t>The</w:t>
      </w:r>
      <w:proofErr w:type="gramEnd"/>
      <w:r>
        <w:rPr>
          <w:rFonts w:hint="eastAsia"/>
          <w:sz w:val="21"/>
        </w:rPr>
        <w:t xml:space="preserve"> distribution of test words in the </w:t>
      </w:r>
      <w:r>
        <w:rPr>
          <w:sz w:val="21"/>
        </w:rPr>
        <w:t>“negative</w:t>
      </w:r>
      <w:r>
        <w:rPr>
          <w:rFonts w:hint="eastAsia"/>
          <w:sz w:val="21"/>
        </w:rPr>
        <w:t>-positive</w:t>
      </w:r>
      <w:r>
        <w:rPr>
          <w:sz w:val="21"/>
        </w:rPr>
        <w:t>”</w:t>
      </w:r>
      <w:r>
        <w:rPr>
          <w:rFonts w:hint="eastAsia"/>
          <w:sz w:val="21"/>
        </w:rPr>
        <w:t xml:space="preserve"> and </w:t>
      </w:r>
      <w:r>
        <w:rPr>
          <w:sz w:val="21"/>
        </w:rPr>
        <w:t>“</w:t>
      </w:r>
      <w:r>
        <w:rPr>
          <w:rFonts w:hint="eastAsia"/>
          <w:sz w:val="21"/>
        </w:rPr>
        <w:t>informal-formal</w:t>
      </w:r>
      <w:r>
        <w:rPr>
          <w:sz w:val="21"/>
        </w:rPr>
        <w:t>”</w:t>
      </w:r>
      <w:r>
        <w:rPr>
          <w:rFonts w:hint="eastAsia"/>
          <w:sz w:val="21"/>
        </w:rPr>
        <w:t xml:space="preserve"> space</w:t>
      </w:r>
    </w:p>
    <w:p w14:paraId="2501CEFD" w14:textId="77777777" w:rsidR="00A20A63" w:rsidRDefault="001C2EF9">
      <w:pPr>
        <w:ind w:firstLine="480"/>
      </w:pPr>
      <w:r>
        <w:rPr>
          <w:rFonts w:hint="eastAsia"/>
        </w:rPr>
        <w:t>另外，由词语分布也可以看出维度间的相关性，图</w:t>
      </w:r>
      <w:r>
        <w:rPr>
          <w:rFonts w:hint="eastAsia"/>
        </w:rPr>
        <w:t>2-7</w:t>
      </w:r>
      <w:r>
        <w:rPr>
          <w:rFonts w:hint="eastAsia"/>
        </w:rPr>
        <w:t>中词语虽然多集中在一二象限（即“正式”的词语居多），但在“否定</w:t>
      </w:r>
      <w:r>
        <w:rPr>
          <w:rFonts w:hint="eastAsia"/>
        </w:rPr>
        <w:t>-</w:t>
      </w:r>
      <w:r>
        <w:rPr>
          <w:rFonts w:hint="eastAsia"/>
        </w:rPr>
        <w:t>肯定”维分布较平均，正式程度的差异也能辅助区分否定程度或肯定程度相同的词语，因此这两维的关系较为</w:t>
      </w:r>
      <w:r>
        <w:rPr>
          <w:rFonts w:hint="eastAsia"/>
        </w:rPr>
        <w:lastRenderedPageBreak/>
        <w:t>独立，刻画了认知评价的两个不同的方面。图</w:t>
      </w:r>
      <w:r>
        <w:rPr>
          <w:rFonts w:hint="eastAsia"/>
        </w:rPr>
        <w:t>2-8</w:t>
      </w:r>
      <w:r>
        <w:rPr>
          <w:rFonts w:hint="eastAsia"/>
        </w:rPr>
        <w:t>给出测试词语在“否定</w:t>
      </w:r>
      <w:r>
        <w:rPr>
          <w:rFonts w:hint="eastAsia"/>
        </w:rPr>
        <w:t>-</w:t>
      </w:r>
      <w:r>
        <w:rPr>
          <w:rFonts w:hint="eastAsia"/>
        </w:rPr>
        <w:t>肯定”维和“冷漠</w:t>
      </w:r>
      <w:r>
        <w:rPr>
          <w:rFonts w:hint="eastAsia"/>
        </w:rPr>
        <w:t>-</w:t>
      </w:r>
      <w:r>
        <w:rPr>
          <w:rFonts w:hint="eastAsia"/>
        </w:rPr>
        <w:t>热情”</w:t>
      </w:r>
      <w:proofErr w:type="gramStart"/>
      <w:r>
        <w:rPr>
          <w:rFonts w:hint="eastAsia"/>
        </w:rPr>
        <w:t>维构成</w:t>
      </w:r>
      <w:proofErr w:type="gramEnd"/>
      <w:r>
        <w:rPr>
          <w:rFonts w:hint="eastAsia"/>
        </w:rPr>
        <w:t>的二维空间的分布，可以看出测试词语大多集中在一、三象限，表明否定和冷漠、肯定和热情并存的情况较多，验证了相关性分析中得出的这两维有较强正相关关系的结论；且有些词语出现交叠几乎无法区分，显示了仅依靠这两维刻画能力有限，需要其他维度辅助。</w:t>
      </w:r>
    </w:p>
    <w:p w14:paraId="516E7DF3" w14:textId="77777777" w:rsidR="00A20A63" w:rsidRDefault="00650D62">
      <w:pPr>
        <w:adjustRightInd/>
        <w:snapToGrid/>
        <w:spacing w:line="240" w:lineRule="auto"/>
        <w:ind w:firstLineChars="0" w:firstLine="0"/>
        <w:jc w:val="center"/>
      </w:pPr>
      <w:r>
        <w:rPr>
          <w:noProof/>
        </w:rPr>
        <w:drawing>
          <wp:inline distT="0" distB="0" distL="0" distR="0" wp14:anchorId="6F0DCE12" wp14:editId="7FA78AD6">
            <wp:extent cx="5126400" cy="310056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相关.jpg"/>
                    <pic:cNvPicPr/>
                  </pic:nvPicPr>
                  <pic:blipFill rotWithShape="1">
                    <a:blip r:embed="rId40" cstate="print">
                      <a:extLst>
                        <a:ext uri="{28A0092B-C50C-407E-A947-70E740481C1C}">
                          <a14:useLocalDpi xmlns:a14="http://schemas.microsoft.com/office/drawing/2010/main" val="0"/>
                        </a:ext>
                      </a:extLst>
                    </a:blip>
                    <a:srcRect l="7592" r="7776"/>
                    <a:stretch/>
                  </pic:blipFill>
                  <pic:spPr bwMode="auto">
                    <a:xfrm>
                      <a:off x="0" y="0"/>
                      <a:ext cx="5126400" cy="3100569"/>
                    </a:xfrm>
                    <a:prstGeom prst="rect">
                      <a:avLst/>
                    </a:prstGeom>
                    <a:ln>
                      <a:noFill/>
                    </a:ln>
                    <a:extLst>
                      <a:ext uri="{53640926-AAD7-44D8-BBD7-CCE9431645EC}">
                        <a14:shadowObscured xmlns:a14="http://schemas.microsoft.com/office/drawing/2010/main"/>
                      </a:ext>
                    </a:extLst>
                  </pic:spPr>
                </pic:pic>
              </a:graphicData>
            </a:graphic>
          </wp:inline>
        </w:drawing>
      </w:r>
    </w:p>
    <w:p w14:paraId="16E2BC68" w14:textId="77777777" w:rsidR="00A20A63" w:rsidRDefault="001C2EF9">
      <w:pPr>
        <w:ind w:firstLine="420"/>
        <w:jc w:val="center"/>
        <w:rPr>
          <w:sz w:val="21"/>
        </w:rPr>
      </w:pPr>
      <w:r>
        <w:rPr>
          <w:rFonts w:hint="eastAsia"/>
          <w:sz w:val="21"/>
        </w:rPr>
        <w:t>图</w:t>
      </w:r>
      <w:r>
        <w:rPr>
          <w:rFonts w:hint="eastAsia"/>
          <w:sz w:val="21"/>
        </w:rPr>
        <w:t xml:space="preserve">2-8 </w:t>
      </w:r>
      <w:r>
        <w:rPr>
          <w:rFonts w:hint="eastAsia"/>
          <w:sz w:val="21"/>
        </w:rPr>
        <w:t>测试词语在“否定</w:t>
      </w:r>
      <w:r>
        <w:rPr>
          <w:rFonts w:hint="eastAsia"/>
          <w:sz w:val="21"/>
        </w:rPr>
        <w:t>-</w:t>
      </w:r>
      <w:r>
        <w:rPr>
          <w:rFonts w:hint="eastAsia"/>
          <w:sz w:val="21"/>
        </w:rPr>
        <w:t>肯定”、“冷漠</w:t>
      </w:r>
      <w:r>
        <w:rPr>
          <w:rFonts w:hint="eastAsia"/>
          <w:sz w:val="21"/>
        </w:rPr>
        <w:t>-</w:t>
      </w:r>
      <w:r>
        <w:rPr>
          <w:rFonts w:hint="eastAsia"/>
          <w:sz w:val="21"/>
        </w:rPr>
        <w:t>热情”二维空间分布</w:t>
      </w:r>
    </w:p>
    <w:p w14:paraId="13628F31" w14:textId="77777777" w:rsidR="00A20A63" w:rsidRDefault="001C2EF9">
      <w:pPr>
        <w:ind w:firstLine="420"/>
        <w:jc w:val="center"/>
        <w:rPr>
          <w:sz w:val="21"/>
        </w:rPr>
      </w:pPr>
      <w:r>
        <w:rPr>
          <w:rFonts w:hint="eastAsia"/>
          <w:sz w:val="21"/>
        </w:rPr>
        <w:t xml:space="preserve">Fig. 2-8 </w:t>
      </w:r>
      <w:proofErr w:type="gramStart"/>
      <w:r>
        <w:rPr>
          <w:rFonts w:hint="eastAsia"/>
          <w:sz w:val="21"/>
        </w:rPr>
        <w:t>The</w:t>
      </w:r>
      <w:proofErr w:type="gramEnd"/>
      <w:r>
        <w:rPr>
          <w:rFonts w:hint="eastAsia"/>
          <w:sz w:val="21"/>
        </w:rPr>
        <w:t xml:space="preserve"> distribution of test words in the </w:t>
      </w:r>
      <w:r>
        <w:rPr>
          <w:sz w:val="21"/>
        </w:rPr>
        <w:t>“negative</w:t>
      </w:r>
      <w:r>
        <w:rPr>
          <w:rFonts w:hint="eastAsia"/>
          <w:sz w:val="21"/>
        </w:rPr>
        <w:t>-positive</w:t>
      </w:r>
      <w:r>
        <w:rPr>
          <w:sz w:val="21"/>
        </w:rPr>
        <w:t>”</w:t>
      </w:r>
      <w:r>
        <w:rPr>
          <w:rFonts w:hint="eastAsia"/>
          <w:sz w:val="21"/>
        </w:rPr>
        <w:t xml:space="preserve"> and </w:t>
      </w:r>
      <w:r>
        <w:rPr>
          <w:sz w:val="21"/>
        </w:rPr>
        <w:t>“Indifferent</w:t>
      </w:r>
      <w:r>
        <w:rPr>
          <w:rFonts w:hint="eastAsia"/>
          <w:sz w:val="21"/>
        </w:rPr>
        <w:t>-</w:t>
      </w:r>
      <w:r>
        <w:rPr>
          <w:sz w:val="21"/>
        </w:rPr>
        <w:t>Passionate”</w:t>
      </w:r>
      <w:r>
        <w:rPr>
          <w:rFonts w:hint="eastAsia"/>
          <w:sz w:val="21"/>
        </w:rPr>
        <w:t xml:space="preserve"> space</w:t>
      </w:r>
    </w:p>
    <w:p w14:paraId="471C0120" w14:textId="77777777" w:rsidR="00A20A63" w:rsidRDefault="001C2EF9">
      <w:pPr>
        <w:pStyle w:val="33"/>
      </w:pPr>
      <w:bookmarkStart w:id="95" w:name="_Toc437135847"/>
      <w:r>
        <w:rPr>
          <w:rFonts w:hint="eastAsia"/>
        </w:rPr>
        <w:t xml:space="preserve">2.3.2 </w:t>
      </w:r>
      <w:r>
        <w:rPr>
          <w:rFonts w:hint="eastAsia"/>
        </w:rPr>
        <w:t>心理感受</w:t>
      </w:r>
      <w:bookmarkEnd w:id="95"/>
    </w:p>
    <w:p w14:paraId="1863F68E" w14:textId="77777777" w:rsidR="00A20A63" w:rsidRDefault="001C2EF9">
      <w:pPr>
        <w:ind w:firstLine="480"/>
      </w:pPr>
      <w:r>
        <w:rPr>
          <w:rFonts w:hint="eastAsia"/>
        </w:rPr>
        <w:t>根据对心理学情感模型的分析，心理感受通常用标注情感类别的情感词表示。基于情感词的模型有离散情感模型和意义导向模型，前者倾向于将情感词划分为几个离散类别，我们将其称为离散表示，后者倾向于挖掘情感词的语义空间结构，我们将其称为层级表示。</w:t>
      </w:r>
    </w:p>
    <w:p w14:paraId="4DF65577" w14:textId="77777777" w:rsidR="00A20A63" w:rsidRDefault="001C2EF9">
      <w:pPr>
        <w:pStyle w:val="4"/>
      </w:pPr>
      <w:r>
        <w:rPr>
          <w:rFonts w:hint="eastAsia"/>
        </w:rPr>
        <w:t>（</w:t>
      </w:r>
      <w:r>
        <w:rPr>
          <w:rFonts w:hint="eastAsia"/>
        </w:rPr>
        <w:t>1</w:t>
      </w:r>
      <w:r>
        <w:rPr>
          <w:rFonts w:hint="eastAsia"/>
        </w:rPr>
        <w:t>）离散表示</w:t>
      </w:r>
    </w:p>
    <w:p w14:paraId="7E3992B0" w14:textId="77777777" w:rsidR="00A20A63" w:rsidRDefault="001C2EF9">
      <w:pPr>
        <w:ind w:firstLine="480"/>
      </w:pPr>
      <w:r>
        <w:rPr>
          <w:rFonts w:hint="eastAsia"/>
        </w:rPr>
        <w:t>离散模型的依据是其他情感可以由基本情感的组合或者程度变化派生得到。</w:t>
      </w:r>
      <w:r>
        <w:rPr>
          <w:rFonts w:hint="eastAsia"/>
        </w:rPr>
        <w:t>2.1.2</w:t>
      </w:r>
      <w:r>
        <w:rPr>
          <w:rFonts w:hint="eastAsia"/>
        </w:rPr>
        <w:t>节提到了对于情感的不同划分方法，根据认可度高低排序，得出七种认可度较高的基本情感类别：高兴、悲伤、愤怒、恐惧、惊讶、厌恶和喜欢，我们选用这七种情感作为基本情感。为了验证基本情感的刻画能力，我们挑选了一组常用来形容感受的词语作为测试词语，请被试选出测试词语所包含的基本情感类型，</w:t>
      </w:r>
      <w:r>
        <w:rPr>
          <w:rFonts w:hint="eastAsia"/>
        </w:rPr>
        <w:lastRenderedPageBreak/>
        <w:t>并给出程度上（“</w:t>
      </w:r>
      <w:r>
        <w:rPr>
          <w:rFonts w:hint="eastAsia"/>
        </w:rPr>
        <w:t>0</w:t>
      </w:r>
      <w:r>
        <w:rPr>
          <w:rFonts w:hint="eastAsia"/>
        </w:rPr>
        <w:t>”</w:t>
      </w:r>
      <w:r>
        <w:rPr>
          <w:rFonts w:hint="eastAsia"/>
        </w:rPr>
        <w:t>-</w:t>
      </w:r>
      <w:r>
        <w:rPr>
          <w:rFonts w:hint="eastAsia"/>
        </w:rPr>
        <w:t>无、“</w:t>
      </w:r>
      <w:r>
        <w:rPr>
          <w:rFonts w:hint="eastAsia"/>
        </w:rPr>
        <w:t>1</w:t>
      </w:r>
      <w:r>
        <w:rPr>
          <w:rFonts w:hint="eastAsia"/>
        </w:rPr>
        <w:t>”</w:t>
      </w:r>
      <w:r>
        <w:rPr>
          <w:rFonts w:hint="eastAsia"/>
        </w:rPr>
        <w:t>-</w:t>
      </w:r>
      <w:r>
        <w:rPr>
          <w:rFonts w:hint="eastAsia"/>
        </w:rPr>
        <w:t>弱、“</w:t>
      </w:r>
      <w:r>
        <w:rPr>
          <w:rFonts w:hint="eastAsia"/>
        </w:rPr>
        <w:t>2</w:t>
      </w:r>
      <w:r>
        <w:rPr>
          <w:rFonts w:hint="eastAsia"/>
        </w:rPr>
        <w:t>”</w:t>
      </w:r>
      <w:r>
        <w:rPr>
          <w:rFonts w:hint="eastAsia"/>
        </w:rPr>
        <w:t>-</w:t>
      </w:r>
      <w:r>
        <w:rPr>
          <w:rFonts w:hint="eastAsia"/>
        </w:rPr>
        <w:t>中、“</w:t>
      </w:r>
      <w:r>
        <w:rPr>
          <w:rFonts w:hint="eastAsia"/>
        </w:rPr>
        <w:t>3</w:t>
      </w:r>
      <w:r>
        <w:rPr>
          <w:rFonts w:hint="eastAsia"/>
        </w:rPr>
        <w:t>”</w:t>
      </w:r>
      <w:r>
        <w:rPr>
          <w:rFonts w:hint="eastAsia"/>
        </w:rPr>
        <w:t>-</w:t>
      </w:r>
      <w:r>
        <w:rPr>
          <w:rFonts w:hint="eastAsia"/>
        </w:rPr>
        <w:t>强）的打分。</w:t>
      </w:r>
    </w:p>
    <w:p w14:paraId="01BD6FB0" w14:textId="77777777" w:rsidR="00A20A63" w:rsidRDefault="001C2EF9">
      <w:pPr>
        <w:ind w:firstLine="480"/>
      </w:pPr>
      <w:r>
        <w:rPr>
          <w:rFonts w:hint="eastAsia"/>
        </w:rPr>
        <w:t>测试词语包含：满意、惊愕、寂寞、欢愉、羞愧、悲哀、自豪、妒忌、憎恶、愤恨、惊恐、懊悔、忧愁。</w:t>
      </w:r>
    </w:p>
    <w:p w14:paraId="5B726F41" w14:textId="77777777" w:rsidR="00A20A63" w:rsidRDefault="001C2EF9">
      <w:pPr>
        <w:ind w:firstLine="480"/>
      </w:pPr>
      <w:r>
        <w:rPr>
          <w:rFonts w:hint="eastAsia"/>
        </w:rPr>
        <w:t>表</w:t>
      </w:r>
      <w:r>
        <w:rPr>
          <w:rFonts w:hint="eastAsia"/>
        </w:rPr>
        <w:t>2-3</w:t>
      </w:r>
      <w:r>
        <w:rPr>
          <w:rFonts w:hint="eastAsia"/>
        </w:rPr>
        <w:t>列出了打分的平均结果，为了方便观察每种情感的主要成分，程度相对较弱的成分我们暂且不予显示。</w:t>
      </w:r>
    </w:p>
    <w:p w14:paraId="5022F2EC" w14:textId="77777777" w:rsidR="00A20A63" w:rsidRDefault="001C2EF9">
      <w:pPr>
        <w:ind w:firstLine="420"/>
        <w:rPr>
          <w:bCs/>
          <w:sz w:val="21"/>
        </w:rPr>
      </w:pPr>
      <w:r>
        <w:rPr>
          <w:rFonts w:hint="eastAsia"/>
          <w:bCs/>
          <w:sz w:val="21"/>
        </w:rPr>
        <w:t>表</w:t>
      </w:r>
      <w:r>
        <w:rPr>
          <w:rFonts w:hint="eastAsia"/>
          <w:sz w:val="21"/>
        </w:rPr>
        <w:t>2-3</w:t>
      </w:r>
      <w:r>
        <w:rPr>
          <w:rFonts w:hint="eastAsia"/>
          <w:bCs/>
          <w:sz w:val="21"/>
        </w:rPr>
        <w:t>心理感受测试词的基本组成成分（程度均值</w:t>
      </w:r>
      <w:r>
        <w:rPr>
          <w:bCs/>
          <w:sz w:val="21"/>
        </w:rPr>
        <w:t>±</w:t>
      </w:r>
      <w:r>
        <w:rPr>
          <w:rFonts w:hint="eastAsia"/>
          <w:bCs/>
          <w:sz w:val="21"/>
        </w:rPr>
        <w:t>标准差）</w:t>
      </w:r>
    </w:p>
    <w:p w14:paraId="67CE1E33" w14:textId="77777777" w:rsidR="00A20A63" w:rsidRDefault="001C2EF9">
      <w:pPr>
        <w:ind w:firstLine="420"/>
        <w:rPr>
          <w:bCs/>
          <w:sz w:val="21"/>
        </w:rPr>
      </w:pPr>
      <w:r>
        <w:rPr>
          <w:rFonts w:hint="eastAsia"/>
          <w:bCs/>
          <w:sz w:val="21"/>
        </w:rPr>
        <w:t xml:space="preserve">Table 2-3 </w:t>
      </w:r>
      <w:proofErr w:type="gramStart"/>
      <w:r>
        <w:rPr>
          <w:rFonts w:hint="eastAsia"/>
          <w:bCs/>
          <w:sz w:val="21"/>
        </w:rPr>
        <w:t>The</w:t>
      </w:r>
      <w:proofErr w:type="gramEnd"/>
      <w:r>
        <w:rPr>
          <w:rFonts w:hint="eastAsia"/>
          <w:bCs/>
          <w:sz w:val="21"/>
        </w:rPr>
        <w:t xml:space="preserve"> basic components of psychogical feeling test words (mean</w:t>
      </w:r>
      <w:r>
        <w:rPr>
          <w:bCs/>
          <w:sz w:val="21"/>
        </w:rPr>
        <w:t>±std</w:t>
      </w:r>
      <w:r>
        <w:rPr>
          <w:rFonts w:hint="eastAsia"/>
          <w:bCs/>
          <w:sz w:val="21"/>
        </w:rPr>
        <w:t>)</w:t>
      </w:r>
    </w:p>
    <w:tbl>
      <w:tblPr>
        <w:tblW w:w="5542" w:type="dxa"/>
        <w:jc w:val="center"/>
        <w:tblLayout w:type="fixed"/>
        <w:tblCellMar>
          <w:left w:w="85" w:type="dxa"/>
          <w:right w:w="85" w:type="dxa"/>
        </w:tblCellMar>
        <w:tblLook w:val="04A0" w:firstRow="1" w:lastRow="0" w:firstColumn="1" w:lastColumn="0" w:noHBand="0" w:noVBand="1"/>
      </w:tblPr>
      <w:tblGrid>
        <w:gridCol w:w="530"/>
        <w:gridCol w:w="716"/>
        <w:gridCol w:w="716"/>
        <w:gridCol w:w="716"/>
        <w:gridCol w:w="716"/>
        <w:gridCol w:w="716"/>
        <w:gridCol w:w="716"/>
        <w:gridCol w:w="716"/>
      </w:tblGrid>
      <w:tr w:rsidR="00A20A63" w14:paraId="4EA2100F" w14:textId="77777777">
        <w:trPr>
          <w:trHeight w:val="245"/>
          <w:jc w:val="center"/>
        </w:trPr>
        <w:tc>
          <w:tcPr>
            <w:tcW w:w="530" w:type="dxa"/>
            <w:tcBorders>
              <w:top w:val="single" w:sz="4" w:space="0" w:color="auto"/>
              <w:bottom w:val="single" w:sz="4" w:space="0" w:color="auto"/>
            </w:tcBorders>
            <w:shd w:val="clear" w:color="auto" w:fill="FFFFFF"/>
            <w:vAlign w:val="center"/>
          </w:tcPr>
          <w:p w14:paraId="69697BE4" w14:textId="77777777" w:rsidR="00A20A63" w:rsidRDefault="00A20A63">
            <w:pPr>
              <w:adjustRightInd/>
              <w:snapToGrid/>
              <w:spacing w:line="240" w:lineRule="auto"/>
              <w:ind w:firstLineChars="0" w:firstLine="0"/>
              <w:jc w:val="center"/>
              <w:rPr>
                <w:rFonts w:ascii="宋体" w:hAnsi="宋体" w:cs="宋体"/>
                <w:sz w:val="18"/>
                <w:szCs w:val="18"/>
              </w:rPr>
            </w:pPr>
          </w:p>
        </w:tc>
        <w:tc>
          <w:tcPr>
            <w:tcW w:w="716" w:type="dxa"/>
            <w:tcBorders>
              <w:top w:val="single" w:sz="4" w:space="0" w:color="auto"/>
              <w:bottom w:val="single" w:sz="4" w:space="0" w:color="auto"/>
            </w:tcBorders>
            <w:shd w:val="clear" w:color="auto" w:fill="FFFFFF"/>
            <w:vAlign w:val="center"/>
          </w:tcPr>
          <w:p w14:paraId="0EC2D33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高兴</w:t>
            </w:r>
          </w:p>
        </w:tc>
        <w:tc>
          <w:tcPr>
            <w:tcW w:w="716" w:type="dxa"/>
            <w:tcBorders>
              <w:top w:val="single" w:sz="4" w:space="0" w:color="auto"/>
              <w:bottom w:val="single" w:sz="4" w:space="0" w:color="auto"/>
            </w:tcBorders>
            <w:shd w:val="clear" w:color="auto" w:fill="FFFFFF"/>
            <w:vAlign w:val="center"/>
          </w:tcPr>
          <w:p w14:paraId="632DA25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悲伤</w:t>
            </w:r>
          </w:p>
        </w:tc>
        <w:tc>
          <w:tcPr>
            <w:tcW w:w="716" w:type="dxa"/>
            <w:tcBorders>
              <w:top w:val="single" w:sz="4" w:space="0" w:color="auto"/>
              <w:bottom w:val="single" w:sz="4" w:space="0" w:color="auto"/>
            </w:tcBorders>
            <w:shd w:val="clear" w:color="auto" w:fill="FFFFFF"/>
            <w:vAlign w:val="center"/>
          </w:tcPr>
          <w:p w14:paraId="68BA011A"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恐惧</w:t>
            </w:r>
          </w:p>
        </w:tc>
        <w:tc>
          <w:tcPr>
            <w:tcW w:w="716" w:type="dxa"/>
            <w:tcBorders>
              <w:top w:val="single" w:sz="4" w:space="0" w:color="auto"/>
              <w:bottom w:val="single" w:sz="4" w:space="0" w:color="auto"/>
            </w:tcBorders>
            <w:shd w:val="clear" w:color="auto" w:fill="FFFFFF"/>
            <w:vAlign w:val="center"/>
          </w:tcPr>
          <w:p w14:paraId="42C93B4E"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惊讶</w:t>
            </w:r>
          </w:p>
        </w:tc>
        <w:tc>
          <w:tcPr>
            <w:tcW w:w="716" w:type="dxa"/>
            <w:tcBorders>
              <w:top w:val="single" w:sz="4" w:space="0" w:color="auto"/>
              <w:bottom w:val="single" w:sz="4" w:space="0" w:color="auto"/>
            </w:tcBorders>
            <w:shd w:val="clear" w:color="auto" w:fill="FFFFFF"/>
            <w:vAlign w:val="center"/>
          </w:tcPr>
          <w:p w14:paraId="3CF4F8A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愤怒</w:t>
            </w:r>
          </w:p>
        </w:tc>
        <w:tc>
          <w:tcPr>
            <w:tcW w:w="716" w:type="dxa"/>
            <w:tcBorders>
              <w:top w:val="single" w:sz="4" w:space="0" w:color="auto"/>
              <w:bottom w:val="single" w:sz="4" w:space="0" w:color="auto"/>
            </w:tcBorders>
            <w:shd w:val="clear" w:color="auto" w:fill="FFFFFF"/>
            <w:vAlign w:val="center"/>
          </w:tcPr>
          <w:p w14:paraId="1CF3E5E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厌恶</w:t>
            </w:r>
          </w:p>
        </w:tc>
        <w:tc>
          <w:tcPr>
            <w:tcW w:w="716" w:type="dxa"/>
            <w:tcBorders>
              <w:top w:val="single" w:sz="4" w:space="0" w:color="auto"/>
              <w:bottom w:val="single" w:sz="4" w:space="0" w:color="auto"/>
            </w:tcBorders>
            <w:shd w:val="clear" w:color="auto" w:fill="FFFFFF"/>
            <w:vAlign w:val="center"/>
          </w:tcPr>
          <w:p w14:paraId="53C884F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喜爱</w:t>
            </w:r>
          </w:p>
        </w:tc>
      </w:tr>
      <w:tr w:rsidR="00A20A63" w14:paraId="0B8A091F" w14:textId="77777777">
        <w:trPr>
          <w:trHeight w:val="113"/>
          <w:jc w:val="center"/>
        </w:trPr>
        <w:tc>
          <w:tcPr>
            <w:tcW w:w="530" w:type="dxa"/>
            <w:tcBorders>
              <w:top w:val="single" w:sz="4" w:space="0" w:color="auto"/>
            </w:tcBorders>
            <w:shd w:val="clear" w:color="auto" w:fill="auto"/>
            <w:vAlign w:val="center"/>
          </w:tcPr>
          <w:p w14:paraId="3A4EF3D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满意</w:t>
            </w:r>
          </w:p>
        </w:tc>
        <w:tc>
          <w:tcPr>
            <w:tcW w:w="716" w:type="dxa"/>
            <w:tcBorders>
              <w:top w:val="single" w:sz="4" w:space="0" w:color="auto"/>
            </w:tcBorders>
            <w:shd w:val="clear" w:color="auto" w:fill="A6A6A6"/>
            <w:vAlign w:val="center"/>
          </w:tcPr>
          <w:p w14:paraId="01EDDB53" w14:textId="77777777" w:rsidR="00A20A63" w:rsidRDefault="001C2EF9">
            <w:pPr>
              <w:pBdr>
                <w:top w:val="single" w:sz="6" w:space="1" w:color="auto"/>
              </w:pBdr>
              <w:adjustRightInd/>
              <w:snapToGrid/>
              <w:spacing w:line="240" w:lineRule="auto"/>
              <w:ind w:firstLineChars="0" w:firstLine="0"/>
              <w:jc w:val="center"/>
              <w:rPr>
                <w:rFonts w:ascii="Arial" w:hAnsi="Arial" w:cs="Arial"/>
                <w:vanish/>
                <w:sz w:val="18"/>
                <w:szCs w:val="16"/>
              </w:rPr>
            </w:pPr>
            <w:r>
              <w:rPr>
                <w:rFonts w:ascii="Arial" w:hAnsi="Arial" w:cs="Arial" w:hint="eastAsia"/>
                <w:vanish/>
                <w:sz w:val="18"/>
                <w:szCs w:val="16"/>
              </w:rPr>
              <w:t>窗体底端</w:t>
            </w:r>
          </w:p>
          <w:p w14:paraId="1D03AC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tcBorders>
              <w:top w:val="single" w:sz="4" w:space="0" w:color="auto"/>
            </w:tcBorders>
            <w:shd w:val="clear" w:color="auto" w:fill="auto"/>
            <w:vAlign w:val="center"/>
          </w:tcPr>
          <w:p w14:paraId="30FFC6A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5F744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09CD989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2F64C2A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478D92E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6A6A6"/>
            <w:vAlign w:val="center"/>
          </w:tcPr>
          <w:p w14:paraId="1D48C3B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r>
      <w:tr w:rsidR="00A20A63" w14:paraId="0A7AF1D6" w14:textId="77777777">
        <w:trPr>
          <w:trHeight w:val="113"/>
          <w:jc w:val="center"/>
        </w:trPr>
        <w:tc>
          <w:tcPr>
            <w:tcW w:w="530" w:type="dxa"/>
            <w:shd w:val="clear" w:color="auto" w:fill="auto"/>
            <w:vAlign w:val="center"/>
          </w:tcPr>
          <w:p w14:paraId="498CAD7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惊愕</w:t>
            </w:r>
          </w:p>
        </w:tc>
        <w:tc>
          <w:tcPr>
            <w:tcW w:w="716" w:type="dxa"/>
            <w:shd w:val="clear" w:color="auto" w:fill="auto"/>
            <w:vAlign w:val="center"/>
          </w:tcPr>
          <w:p w14:paraId="34E7D2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C76CC4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3488C2E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D9D9D9"/>
            <w:vAlign w:val="center"/>
          </w:tcPr>
          <w:p w14:paraId="7DA8CC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4FB9AB5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auto"/>
            <w:vAlign w:val="center"/>
          </w:tcPr>
          <w:p w14:paraId="20EEA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0.6±0.8</w:t>
            </w:r>
          </w:p>
        </w:tc>
        <w:tc>
          <w:tcPr>
            <w:tcW w:w="716" w:type="dxa"/>
            <w:shd w:val="clear" w:color="auto" w:fill="auto"/>
            <w:vAlign w:val="center"/>
          </w:tcPr>
          <w:p w14:paraId="7D824AC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6248CAF" w14:textId="77777777">
        <w:trPr>
          <w:trHeight w:val="113"/>
          <w:jc w:val="center"/>
        </w:trPr>
        <w:tc>
          <w:tcPr>
            <w:tcW w:w="530" w:type="dxa"/>
            <w:shd w:val="clear" w:color="auto" w:fill="auto"/>
            <w:vAlign w:val="center"/>
          </w:tcPr>
          <w:p w14:paraId="299C4DE0"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寂寞</w:t>
            </w:r>
          </w:p>
        </w:tc>
        <w:tc>
          <w:tcPr>
            <w:tcW w:w="716" w:type="dxa"/>
            <w:shd w:val="clear" w:color="auto" w:fill="auto"/>
            <w:vAlign w:val="center"/>
          </w:tcPr>
          <w:p w14:paraId="6C64478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E18752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6B546B0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0.6±0.7</w:t>
            </w:r>
          </w:p>
        </w:tc>
        <w:tc>
          <w:tcPr>
            <w:tcW w:w="716" w:type="dxa"/>
            <w:shd w:val="clear" w:color="auto" w:fill="auto"/>
            <w:vAlign w:val="center"/>
          </w:tcPr>
          <w:p w14:paraId="209A0AE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0A0745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369B16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6C2B1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8896472" w14:textId="77777777">
        <w:trPr>
          <w:trHeight w:val="113"/>
          <w:jc w:val="center"/>
        </w:trPr>
        <w:tc>
          <w:tcPr>
            <w:tcW w:w="530" w:type="dxa"/>
            <w:shd w:val="clear" w:color="auto" w:fill="auto"/>
            <w:vAlign w:val="center"/>
          </w:tcPr>
          <w:p w14:paraId="6335D556"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欢愉</w:t>
            </w:r>
          </w:p>
        </w:tc>
        <w:tc>
          <w:tcPr>
            <w:tcW w:w="716" w:type="dxa"/>
            <w:shd w:val="clear" w:color="auto" w:fill="A6A6A6"/>
            <w:vAlign w:val="center"/>
          </w:tcPr>
          <w:p w14:paraId="2346343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574CD72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9E6B21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24BA5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B257E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87A53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47EF75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2.5±0.7</w:t>
            </w:r>
          </w:p>
        </w:tc>
      </w:tr>
      <w:tr w:rsidR="00A20A63" w14:paraId="4331DD75" w14:textId="77777777">
        <w:trPr>
          <w:trHeight w:val="113"/>
          <w:jc w:val="center"/>
        </w:trPr>
        <w:tc>
          <w:tcPr>
            <w:tcW w:w="530" w:type="dxa"/>
            <w:shd w:val="clear" w:color="auto" w:fill="auto"/>
            <w:vAlign w:val="center"/>
          </w:tcPr>
          <w:p w14:paraId="59DF35F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羞愧</w:t>
            </w:r>
          </w:p>
        </w:tc>
        <w:tc>
          <w:tcPr>
            <w:tcW w:w="716" w:type="dxa"/>
            <w:shd w:val="clear" w:color="auto" w:fill="auto"/>
            <w:vAlign w:val="center"/>
          </w:tcPr>
          <w:p w14:paraId="63271D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6E97214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1.1±0.7</w:t>
            </w:r>
          </w:p>
        </w:tc>
        <w:tc>
          <w:tcPr>
            <w:tcW w:w="716" w:type="dxa"/>
            <w:shd w:val="clear" w:color="auto" w:fill="auto"/>
            <w:vAlign w:val="center"/>
          </w:tcPr>
          <w:p w14:paraId="36E3DF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F14758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EED919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BFBFBF"/>
            <w:vAlign w:val="center"/>
          </w:tcPr>
          <w:p w14:paraId="6AF7F8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1.5±0.9</w:t>
            </w:r>
          </w:p>
        </w:tc>
        <w:tc>
          <w:tcPr>
            <w:tcW w:w="716" w:type="dxa"/>
            <w:shd w:val="clear" w:color="auto" w:fill="auto"/>
            <w:vAlign w:val="center"/>
          </w:tcPr>
          <w:p w14:paraId="45F7818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53BAD9DA" w14:textId="77777777">
        <w:trPr>
          <w:trHeight w:val="113"/>
          <w:jc w:val="center"/>
        </w:trPr>
        <w:tc>
          <w:tcPr>
            <w:tcW w:w="530" w:type="dxa"/>
            <w:shd w:val="clear" w:color="auto" w:fill="auto"/>
            <w:vAlign w:val="center"/>
          </w:tcPr>
          <w:p w14:paraId="6B09A62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悲哀</w:t>
            </w:r>
          </w:p>
        </w:tc>
        <w:tc>
          <w:tcPr>
            <w:tcW w:w="716" w:type="dxa"/>
            <w:shd w:val="clear" w:color="auto" w:fill="auto"/>
            <w:vAlign w:val="center"/>
          </w:tcPr>
          <w:p w14:paraId="6C38C9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999829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2.8±0.4</w:t>
            </w:r>
          </w:p>
        </w:tc>
        <w:tc>
          <w:tcPr>
            <w:tcW w:w="716" w:type="dxa"/>
            <w:shd w:val="clear" w:color="auto" w:fill="auto"/>
            <w:vAlign w:val="center"/>
          </w:tcPr>
          <w:p w14:paraId="7133964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318D6D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4AF6E70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7D09A0C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568E23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D434DA0" w14:textId="77777777">
        <w:trPr>
          <w:trHeight w:val="113"/>
          <w:jc w:val="center"/>
        </w:trPr>
        <w:tc>
          <w:tcPr>
            <w:tcW w:w="530" w:type="dxa"/>
            <w:shd w:val="clear" w:color="auto" w:fill="auto"/>
            <w:vAlign w:val="center"/>
          </w:tcPr>
          <w:p w14:paraId="42446E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自豪</w:t>
            </w:r>
          </w:p>
        </w:tc>
        <w:tc>
          <w:tcPr>
            <w:tcW w:w="716" w:type="dxa"/>
            <w:shd w:val="clear" w:color="auto" w:fill="A6A6A6"/>
            <w:vAlign w:val="center"/>
          </w:tcPr>
          <w:p w14:paraId="565DF8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c>
          <w:tcPr>
            <w:tcW w:w="716" w:type="dxa"/>
            <w:shd w:val="clear" w:color="auto" w:fill="auto"/>
            <w:vAlign w:val="center"/>
          </w:tcPr>
          <w:p w14:paraId="6E25E08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E241E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AA54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2F253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569A1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6072C02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r>
      <w:tr w:rsidR="00A20A63" w14:paraId="0C2BC79A" w14:textId="77777777">
        <w:trPr>
          <w:trHeight w:val="113"/>
          <w:jc w:val="center"/>
        </w:trPr>
        <w:tc>
          <w:tcPr>
            <w:tcW w:w="530" w:type="dxa"/>
            <w:shd w:val="clear" w:color="auto" w:fill="auto"/>
            <w:vAlign w:val="center"/>
          </w:tcPr>
          <w:p w14:paraId="0A05AD5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妒忌</w:t>
            </w:r>
          </w:p>
        </w:tc>
        <w:tc>
          <w:tcPr>
            <w:tcW w:w="716" w:type="dxa"/>
            <w:shd w:val="clear" w:color="auto" w:fill="auto"/>
            <w:vAlign w:val="center"/>
          </w:tcPr>
          <w:p w14:paraId="16D7E7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3EB47F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0.7±0.7</w:t>
            </w:r>
          </w:p>
        </w:tc>
        <w:tc>
          <w:tcPr>
            <w:tcW w:w="716" w:type="dxa"/>
            <w:shd w:val="clear" w:color="auto" w:fill="auto"/>
            <w:vAlign w:val="center"/>
          </w:tcPr>
          <w:p w14:paraId="2433FE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9C4F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958EE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1.3±0.9</w:t>
            </w:r>
          </w:p>
        </w:tc>
        <w:tc>
          <w:tcPr>
            <w:tcW w:w="716" w:type="dxa"/>
            <w:shd w:val="clear" w:color="auto" w:fill="D9D9D9"/>
            <w:vAlign w:val="center"/>
          </w:tcPr>
          <w:p w14:paraId="2597CF1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shd w:val="clear" w:color="auto" w:fill="auto"/>
            <w:vAlign w:val="center"/>
          </w:tcPr>
          <w:p w14:paraId="4BF1894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477B767" w14:textId="77777777">
        <w:trPr>
          <w:trHeight w:val="113"/>
          <w:jc w:val="center"/>
        </w:trPr>
        <w:tc>
          <w:tcPr>
            <w:tcW w:w="530" w:type="dxa"/>
            <w:shd w:val="clear" w:color="auto" w:fill="auto"/>
            <w:vAlign w:val="center"/>
          </w:tcPr>
          <w:p w14:paraId="069526E1"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憎恶</w:t>
            </w:r>
          </w:p>
        </w:tc>
        <w:tc>
          <w:tcPr>
            <w:tcW w:w="716" w:type="dxa"/>
            <w:shd w:val="clear" w:color="auto" w:fill="auto"/>
            <w:vAlign w:val="center"/>
          </w:tcPr>
          <w:p w14:paraId="2301479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324AB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0E07F1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F77789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5AC37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1.9±1</w:t>
            </w:r>
          </w:p>
        </w:tc>
        <w:tc>
          <w:tcPr>
            <w:tcW w:w="716" w:type="dxa"/>
            <w:shd w:val="clear" w:color="auto" w:fill="D9D9D9"/>
            <w:vAlign w:val="center"/>
          </w:tcPr>
          <w:p w14:paraId="5608F74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2.7±0.6</w:t>
            </w:r>
          </w:p>
        </w:tc>
        <w:tc>
          <w:tcPr>
            <w:tcW w:w="716" w:type="dxa"/>
            <w:shd w:val="clear" w:color="auto" w:fill="auto"/>
            <w:vAlign w:val="center"/>
          </w:tcPr>
          <w:p w14:paraId="310268B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CEBDB64" w14:textId="77777777">
        <w:trPr>
          <w:trHeight w:val="113"/>
          <w:jc w:val="center"/>
        </w:trPr>
        <w:tc>
          <w:tcPr>
            <w:tcW w:w="530" w:type="dxa"/>
            <w:shd w:val="clear" w:color="auto" w:fill="auto"/>
            <w:vAlign w:val="center"/>
          </w:tcPr>
          <w:p w14:paraId="3FC3C77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愤恨</w:t>
            </w:r>
          </w:p>
        </w:tc>
        <w:tc>
          <w:tcPr>
            <w:tcW w:w="716" w:type="dxa"/>
            <w:shd w:val="clear" w:color="auto" w:fill="auto"/>
            <w:vAlign w:val="center"/>
          </w:tcPr>
          <w:p w14:paraId="54C8841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B8027F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0.9±1.1</w:t>
            </w:r>
          </w:p>
        </w:tc>
        <w:tc>
          <w:tcPr>
            <w:tcW w:w="716" w:type="dxa"/>
            <w:shd w:val="clear" w:color="auto" w:fill="auto"/>
            <w:vAlign w:val="center"/>
          </w:tcPr>
          <w:p w14:paraId="6E8B19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96243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9C25B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3032D9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2.6±0.6</w:t>
            </w:r>
          </w:p>
        </w:tc>
        <w:tc>
          <w:tcPr>
            <w:tcW w:w="716" w:type="dxa"/>
            <w:shd w:val="clear" w:color="auto" w:fill="auto"/>
            <w:vAlign w:val="center"/>
          </w:tcPr>
          <w:p w14:paraId="29BE84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7EB55C7" w14:textId="77777777">
        <w:trPr>
          <w:trHeight w:val="113"/>
          <w:jc w:val="center"/>
        </w:trPr>
        <w:tc>
          <w:tcPr>
            <w:tcW w:w="530" w:type="dxa"/>
            <w:shd w:val="clear" w:color="auto" w:fill="auto"/>
            <w:vAlign w:val="center"/>
          </w:tcPr>
          <w:p w14:paraId="4F4C33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惊恐</w:t>
            </w:r>
          </w:p>
        </w:tc>
        <w:tc>
          <w:tcPr>
            <w:tcW w:w="716" w:type="dxa"/>
            <w:shd w:val="clear" w:color="auto" w:fill="auto"/>
            <w:vAlign w:val="center"/>
          </w:tcPr>
          <w:p w14:paraId="396E896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0998E9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DFFA80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53DDA30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c>
          <w:tcPr>
            <w:tcW w:w="716" w:type="dxa"/>
            <w:shd w:val="clear" w:color="auto" w:fill="auto"/>
            <w:vAlign w:val="center"/>
          </w:tcPr>
          <w:p w14:paraId="78C339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47FD3A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0.9±0.8</w:t>
            </w:r>
          </w:p>
        </w:tc>
        <w:tc>
          <w:tcPr>
            <w:tcW w:w="716" w:type="dxa"/>
            <w:shd w:val="clear" w:color="auto" w:fill="auto"/>
            <w:vAlign w:val="center"/>
          </w:tcPr>
          <w:p w14:paraId="66E8B16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3C4720D" w14:textId="77777777">
        <w:trPr>
          <w:trHeight w:val="113"/>
          <w:jc w:val="center"/>
        </w:trPr>
        <w:tc>
          <w:tcPr>
            <w:tcW w:w="530" w:type="dxa"/>
            <w:shd w:val="clear" w:color="auto" w:fill="auto"/>
            <w:vAlign w:val="center"/>
          </w:tcPr>
          <w:p w14:paraId="6A46691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懊悔</w:t>
            </w:r>
          </w:p>
        </w:tc>
        <w:tc>
          <w:tcPr>
            <w:tcW w:w="716" w:type="dxa"/>
            <w:shd w:val="clear" w:color="auto" w:fill="auto"/>
            <w:vAlign w:val="center"/>
          </w:tcPr>
          <w:p w14:paraId="2A3A81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217C812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4073DBB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7C18CF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1749DF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080F664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1.3±1.1</w:t>
            </w:r>
          </w:p>
        </w:tc>
        <w:tc>
          <w:tcPr>
            <w:tcW w:w="716" w:type="dxa"/>
            <w:shd w:val="clear" w:color="auto" w:fill="auto"/>
            <w:vAlign w:val="center"/>
          </w:tcPr>
          <w:p w14:paraId="51D3572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FBAF622" w14:textId="77777777">
        <w:trPr>
          <w:trHeight w:val="113"/>
          <w:jc w:val="center"/>
        </w:trPr>
        <w:tc>
          <w:tcPr>
            <w:tcW w:w="530" w:type="dxa"/>
            <w:tcBorders>
              <w:bottom w:val="single" w:sz="4" w:space="0" w:color="auto"/>
            </w:tcBorders>
            <w:shd w:val="clear" w:color="auto" w:fill="auto"/>
            <w:vAlign w:val="center"/>
          </w:tcPr>
          <w:p w14:paraId="12583D9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忧愁</w:t>
            </w:r>
          </w:p>
        </w:tc>
        <w:tc>
          <w:tcPr>
            <w:tcW w:w="716" w:type="dxa"/>
            <w:tcBorders>
              <w:bottom w:val="single" w:sz="4" w:space="0" w:color="auto"/>
            </w:tcBorders>
            <w:shd w:val="clear" w:color="auto" w:fill="auto"/>
            <w:vAlign w:val="center"/>
          </w:tcPr>
          <w:p w14:paraId="5E4037D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0AA95A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tcBorders>
              <w:bottom w:val="single" w:sz="4" w:space="0" w:color="auto"/>
            </w:tcBorders>
            <w:shd w:val="clear" w:color="auto" w:fill="auto"/>
            <w:vAlign w:val="center"/>
          </w:tcPr>
          <w:p w14:paraId="0B3C3F7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215BDEF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5C84C98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D33EA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0.8±0.8</w:t>
            </w:r>
          </w:p>
        </w:tc>
        <w:tc>
          <w:tcPr>
            <w:tcW w:w="716" w:type="dxa"/>
            <w:tcBorders>
              <w:bottom w:val="single" w:sz="4" w:space="0" w:color="auto"/>
            </w:tcBorders>
            <w:shd w:val="clear" w:color="auto" w:fill="auto"/>
            <w:vAlign w:val="center"/>
          </w:tcPr>
          <w:p w14:paraId="7BC495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bl>
    <w:p w14:paraId="02814D7F" w14:textId="77777777" w:rsidR="00A20A63" w:rsidRDefault="001C2EF9">
      <w:pPr>
        <w:ind w:firstLine="480"/>
      </w:pPr>
      <w:r>
        <w:rPr>
          <w:rFonts w:hint="eastAsia"/>
        </w:rPr>
        <w:t>由表</w:t>
      </w:r>
      <w:r>
        <w:rPr>
          <w:rFonts w:hint="eastAsia"/>
        </w:rPr>
        <w:t>2-3</w:t>
      </w:r>
      <w:r>
        <w:rPr>
          <w:rFonts w:hint="eastAsia"/>
        </w:rPr>
        <w:t>的结果可以看出：愤恨、憎恶和妒忌的主要成分都是愤怒和厌恶，只是愤怒的程度不同，妒忌的愤怒程度最低，愤恨的愤怒程度最高；懊悔、忧愁、寂寞、羞愧、悲哀的主要成分都是悲伤和厌恶，其中悲哀的悲伤成分最重，忧愁的厌恶成分最轻，羞愧的悲伤成分最轻；满意、欢愉和自豪的主要成分都是高兴和喜爱，且程度相当；惊恐和惊愕的主要成分都是惊讶和恐惧，惊恐的恐惧成分更高。总体来说，使用七种基本情感的组合及程度变化能区分大部分的测试情感，但是同时还发现，一些情感经常同时出现，如高兴和喜爱、恐惧和惊讶、厌恶和愤怒等，因此使人们对于这种情感类别的划分方式的完备性产生质疑。</w:t>
      </w:r>
    </w:p>
    <w:p w14:paraId="3586BE21" w14:textId="77777777" w:rsidR="00A20A63" w:rsidRDefault="001C2EF9">
      <w:pPr>
        <w:ind w:firstLine="480"/>
      </w:pPr>
      <w:r>
        <w:rPr>
          <w:rFonts w:hint="eastAsia"/>
        </w:rPr>
        <w:t>为了更好的描述情感，我们汇总了汉语中描述心理感受的情感词，并用聚类的办法重新对其类别划分进行研究，得到了下面的层级表示。</w:t>
      </w:r>
    </w:p>
    <w:p w14:paraId="0D38CC4A" w14:textId="77777777" w:rsidR="00A20A63" w:rsidRDefault="001C2EF9">
      <w:pPr>
        <w:pStyle w:val="4"/>
      </w:pPr>
      <w:r>
        <w:rPr>
          <w:rFonts w:hint="eastAsia"/>
        </w:rPr>
        <w:t>（</w:t>
      </w:r>
      <w:r>
        <w:rPr>
          <w:rFonts w:hint="eastAsia"/>
        </w:rPr>
        <w:t>2</w:t>
      </w:r>
      <w:r>
        <w:rPr>
          <w:rFonts w:hint="eastAsia"/>
        </w:rPr>
        <w:t>）层级表示</w:t>
      </w:r>
    </w:p>
    <w:p w14:paraId="5701E442" w14:textId="77777777" w:rsidR="00A20A63" w:rsidRDefault="001C2EF9">
      <w:pPr>
        <w:ind w:firstLine="480"/>
      </w:pPr>
      <w:r>
        <w:rPr>
          <w:rFonts w:hint="eastAsia"/>
        </w:rPr>
        <w:t>层级表示的方法相对离散表示更具灵活性和可操作性，一方面层级表示提供不同尺度的划分方式，研究者可根据需要自主选择停留在哪一层上进行研究；另一方面类别间的衍生关系清晰可见，为复合情感的生成提供便利。</w:t>
      </w:r>
    </w:p>
    <w:p w14:paraId="7E9EACB6" w14:textId="77777777" w:rsidR="00A20A63" w:rsidRDefault="001C2EF9">
      <w:pPr>
        <w:ind w:firstLine="480"/>
      </w:pPr>
      <w:r>
        <w:rPr>
          <w:rFonts w:hint="eastAsia"/>
        </w:rPr>
        <w:t>关于汉语情感词的汇总及划分，已有一些成果可供借鉴，如吉大的李轶博士</w:t>
      </w:r>
      <w:r>
        <w:rPr>
          <w:rFonts w:hint="eastAsia"/>
        </w:rPr>
        <w:lastRenderedPageBreak/>
        <w:t>将情感词根据心理感受分为愉快</w:t>
      </w:r>
      <w:r>
        <w:rPr>
          <w:rFonts w:hint="eastAsia"/>
        </w:rPr>
        <w:t>-</w:t>
      </w:r>
      <w:r>
        <w:rPr>
          <w:rFonts w:hint="eastAsia"/>
        </w:rPr>
        <w:t>中性</w:t>
      </w:r>
      <w:r>
        <w:rPr>
          <w:rFonts w:hint="eastAsia"/>
        </w:rPr>
        <w:t>-</w:t>
      </w:r>
      <w:r>
        <w:rPr>
          <w:rFonts w:hint="eastAsia"/>
        </w:rPr>
        <w:t>不愉快三大类共</w:t>
      </w:r>
      <w:r>
        <w:rPr>
          <w:rFonts w:hint="eastAsia"/>
        </w:rPr>
        <w:t>32</w:t>
      </w:r>
      <w:r>
        <w:rPr>
          <w:rFonts w:hint="eastAsia"/>
        </w:rPr>
        <w:t>个单一小类和</w:t>
      </w:r>
      <w:r>
        <w:rPr>
          <w:rFonts w:hint="eastAsia"/>
        </w:rPr>
        <w:t>3</w:t>
      </w:r>
      <w:r>
        <w:rPr>
          <w:rFonts w:hint="eastAsia"/>
        </w:rPr>
        <w:t>个复合类</w:t>
      </w:r>
      <w:r>
        <w:rPr>
          <w:rFonts w:hint="eastAsia"/>
          <w:vertAlign w:val="superscript"/>
        </w:rPr>
        <w:t>[93]</w:t>
      </w:r>
      <w:r>
        <w:rPr>
          <w:rFonts w:hint="eastAsia"/>
        </w:rPr>
        <w:t>；北师大的许小颖教授将现代汉语中基于心理感受的</w:t>
      </w:r>
      <w:r>
        <w:rPr>
          <w:rFonts w:hint="eastAsia"/>
        </w:rPr>
        <w:t>390</w:t>
      </w:r>
      <w:r>
        <w:rPr>
          <w:rFonts w:hint="eastAsia"/>
        </w:rPr>
        <w:t>个情感词划分为</w:t>
      </w:r>
      <w:r>
        <w:rPr>
          <w:rFonts w:hint="eastAsia"/>
        </w:rPr>
        <w:t>23</w:t>
      </w:r>
      <w:r>
        <w:rPr>
          <w:rFonts w:hint="eastAsia"/>
        </w:rPr>
        <w:t>个小类和一个其他类</w:t>
      </w:r>
      <w:r>
        <w:rPr>
          <w:rFonts w:hint="eastAsia"/>
          <w:vertAlign w:val="superscript"/>
        </w:rPr>
        <w:t>[94]</w:t>
      </w:r>
      <w:r>
        <w:rPr>
          <w:rFonts w:hint="eastAsia"/>
        </w:rPr>
        <w:t>，二人的研究成果在很大程度上存在共通性。这</w:t>
      </w:r>
      <w:proofErr w:type="gramStart"/>
      <w:r>
        <w:rPr>
          <w:rFonts w:hint="eastAsia"/>
        </w:rPr>
        <w:t>些小类既在</w:t>
      </w:r>
      <w:proofErr w:type="gramEnd"/>
      <w:r>
        <w:rPr>
          <w:rFonts w:hint="eastAsia"/>
        </w:rPr>
        <w:t>一定程度上保证了感受类型的多样性和详尽性，又比直接应用数目庞大的情感词进行分类要省工省力的多，因此我们选择对二人的研究成果进行取并集操作（表</w:t>
      </w:r>
      <w:r>
        <w:rPr>
          <w:rFonts w:hint="eastAsia"/>
        </w:rPr>
        <w:t>2-4</w:t>
      </w:r>
      <w:r>
        <w:rPr>
          <w:rFonts w:hint="eastAsia"/>
        </w:rPr>
        <w:t>中斜体部分），汇总后共得到</w:t>
      </w:r>
      <w:r>
        <w:rPr>
          <w:rFonts w:hint="eastAsia"/>
        </w:rPr>
        <w:t>43</w:t>
      </w:r>
      <w:r>
        <w:rPr>
          <w:rFonts w:hint="eastAsia"/>
        </w:rPr>
        <w:t>类情感作为即将要聚类的情感词（其中“信”、“疑”两类情感被认为主要与认知评价相关，“激动”与生理激活关系更紧密，所以这里没有采用）。</w:t>
      </w:r>
    </w:p>
    <w:p w14:paraId="2854C22C" w14:textId="77777777" w:rsidR="00A20A63" w:rsidRDefault="001C2EF9">
      <w:pPr>
        <w:ind w:firstLine="420"/>
        <w:rPr>
          <w:sz w:val="21"/>
        </w:rPr>
      </w:pPr>
      <w:r>
        <w:rPr>
          <w:rFonts w:hint="eastAsia"/>
          <w:sz w:val="21"/>
        </w:rPr>
        <w:t>表</w:t>
      </w:r>
      <w:r>
        <w:rPr>
          <w:sz w:val="21"/>
        </w:rPr>
        <w:t>2-4</w:t>
      </w:r>
      <w:r>
        <w:rPr>
          <w:rFonts w:hint="eastAsia"/>
          <w:sz w:val="21"/>
        </w:rPr>
        <w:t>：汉语情感词汇总</w:t>
      </w:r>
    </w:p>
    <w:p w14:paraId="56A9D5CB" w14:textId="77777777" w:rsidR="00A20A63" w:rsidRDefault="001C2EF9">
      <w:pPr>
        <w:ind w:firstLine="420"/>
        <w:rPr>
          <w:sz w:val="21"/>
        </w:rPr>
      </w:pPr>
      <w:r>
        <w:rPr>
          <w:rFonts w:hint="eastAsia"/>
          <w:sz w:val="21"/>
        </w:rPr>
        <w:t xml:space="preserve">Table 2-4 </w:t>
      </w:r>
      <w:proofErr w:type="gramStart"/>
      <w:r>
        <w:rPr>
          <w:rFonts w:hint="eastAsia"/>
          <w:sz w:val="21"/>
        </w:rPr>
        <w:t>The</w:t>
      </w:r>
      <w:proofErr w:type="gramEnd"/>
      <w:r>
        <w:rPr>
          <w:rFonts w:hint="eastAsia"/>
          <w:sz w:val="21"/>
        </w:rPr>
        <w:t xml:space="preserve"> summary of Chinese emotion words</w:t>
      </w:r>
    </w:p>
    <w:tbl>
      <w:tblPr>
        <w:tblW w:w="8512" w:type="dxa"/>
        <w:jc w:val="center"/>
        <w:tblLayout w:type="fixed"/>
        <w:tblCellMar>
          <w:left w:w="0" w:type="dxa"/>
          <w:right w:w="0" w:type="dxa"/>
        </w:tblCellMar>
        <w:tblLook w:val="04A0" w:firstRow="1" w:lastRow="0" w:firstColumn="1" w:lastColumn="0" w:noHBand="0" w:noVBand="1"/>
      </w:tblPr>
      <w:tblGrid>
        <w:gridCol w:w="696"/>
        <w:gridCol w:w="696"/>
        <w:gridCol w:w="696"/>
        <w:gridCol w:w="856"/>
        <w:gridCol w:w="696"/>
        <w:gridCol w:w="696"/>
        <w:gridCol w:w="696"/>
        <w:gridCol w:w="696"/>
        <w:gridCol w:w="696"/>
        <w:gridCol w:w="696"/>
        <w:gridCol w:w="696"/>
        <w:gridCol w:w="696"/>
      </w:tblGrid>
      <w:tr w:rsidR="0061021E" w:rsidRPr="001A67CF" w14:paraId="40E8E0B0" w14:textId="77777777" w:rsidTr="00CC5CEB">
        <w:trPr>
          <w:cantSplit/>
          <w:trHeight w:hRule="exact" w:val="340"/>
          <w:jc w:val="center"/>
        </w:trPr>
        <w:tc>
          <w:tcPr>
            <w:tcW w:w="8512" w:type="dxa"/>
            <w:gridSpan w:val="12"/>
            <w:tcBorders>
              <w:top w:val="single" w:sz="4" w:space="0" w:color="auto"/>
              <w:bottom w:val="single" w:sz="4" w:space="0" w:color="auto"/>
            </w:tcBorders>
          </w:tcPr>
          <w:p w14:paraId="4C7BB558"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李轶</w:t>
            </w:r>
            <w:r w:rsidRPr="00130D0C">
              <w:rPr>
                <w:rFonts w:hint="eastAsia"/>
                <w:vertAlign w:val="superscript"/>
              </w:rPr>
              <w:t>[6</w:t>
            </w:r>
            <w:r>
              <w:rPr>
                <w:rFonts w:hint="eastAsia"/>
                <w:vertAlign w:val="superscript"/>
              </w:rPr>
              <w:t>5</w:t>
            </w:r>
            <w:r w:rsidRPr="00130D0C">
              <w:rPr>
                <w:rFonts w:hint="eastAsia"/>
                <w:vertAlign w:val="superscript"/>
              </w:rPr>
              <w:t>]</w:t>
            </w:r>
          </w:p>
        </w:tc>
      </w:tr>
      <w:tr w:rsidR="0061021E" w:rsidRPr="002B60BD" w14:paraId="6BF133DD" w14:textId="77777777" w:rsidTr="00CC5CEB">
        <w:trPr>
          <w:cantSplit/>
          <w:trHeight w:hRule="exact" w:val="340"/>
          <w:jc w:val="center"/>
        </w:trPr>
        <w:tc>
          <w:tcPr>
            <w:tcW w:w="696" w:type="dxa"/>
            <w:tcBorders>
              <w:top w:val="single" w:sz="4" w:space="0" w:color="auto"/>
            </w:tcBorders>
            <w:vAlign w:val="center"/>
          </w:tcPr>
          <w:p w14:paraId="4100931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宁静类</w:t>
            </w:r>
          </w:p>
        </w:tc>
        <w:tc>
          <w:tcPr>
            <w:tcW w:w="696" w:type="dxa"/>
            <w:tcBorders>
              <w:top w:val="single" w:sz="4" w:space="0" w:color="auto"/>
              <w:left w:val="nil"/>
            </w:tcBorders>
            <w:shd w:val="clear" w:color="auto" w:fill="auto"/>
            <w:noWrap/>
            <w:vAlign w:val="center"/>
          </w:tcPr>
          <w:p w14:paraId="4E1864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舒适类</w:t>
            </w:r>
          </w:p>
        </w:tc>
        <w:tc>
          <w:tcPr>
            <w:tcW w:w="696" w:type="dxa"/>
            <w:tcBorders>
              <w:top w:val="single" w:sz="4" w:space="0" w:color="auto"/>
            </w:tcBorders>
            <w:shd w:val="clear" w:color="auto" w:fill="auto"/>
            <w:noWrap/>
            <w:vAlign w:val="center"/>
          </w:tcPr>
          <w:p w14:paraId="18D364DB"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满足类</w:t>
            </w:r>
          </w:p>
        </w:tc>
        <w:tc>
          <w:tcPr>
            <w:tcW w:w="856" w:type="dxa"/>
            <w:tcBorders>
              <w:top w:val="single" w:sz="4" w:space="0" w:color="auto"/>
            </w:tcBorders>
            <w:shd w:val="clear" w:color="auto" w:fill="auto"/>
            <w:noWrap/>
            <w:vAlign w:val="center"/>
          </w:tcPr>
          <w:p w14:paraId="00D0D272"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快乐类</w:t>
            </w:r>
          </w:p>
        </w:tc>
        <w:tc>
          <w:tcPr>
            <w:tcW w:w="696" w:type="dxa"/>
            <w:tcBorders>
              <w:top w:val="single" w:sz="4" w:space="0" w:color="auto"/>
            </w:tcBorders>
            <w:shd w:val="clear" w:color="auto" w:fill="auto"/>
            <w:noWrap/>
            <w:vAlign w:val="center"/>
          </w:tcPr>
          <w:p w14:paraId="66260B52" w14:textId="77777777" w:rsidR="0061021E" w:rsidRPr="002B60BD"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2B60BD">
              <w:rPr>
                <w:rFonts w:ascii="宋体" w:hAnsi="宋体" w:cs="宋体" w:hint="eastAsia"/>
                <w:strike/>
                <w:kern w:val="0"/>
                <w:sz w:val="16"/>
                <w:szCs w:val="15"/>
              </w:rPr>
              <w:t>激动类</w:t>
            </w:r>
          </w:p>
        </w:tc>
        <w:tc>
          <w:tcPr>
            <w:tcW w:w="696" w:type="dxa"/>
            <w:tcBorders>
              <w:top w:val="single" w:sz="4" w:space="0" w:color="auto"/>
            </w:tcBorders>
            <w:shd w:val="clear" w:color="auto" w:fill="auto"/>
            <w:noWrap/>
            <w:vAlign w:val="center"/>
          </w:tcPr>
          <w:p w14:paraId="5C8D33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喜爱类</w:t>
            </w:r>
          </w:p>
        </w:tc>
        <w:tc>
          <w:tcPr>
            <w:tcW w:w="696" w:type="dxa"/>
            <w:tcBorders>
              <w:top w:val="single" w:sz="4" w:space="0" w:color="auto"/>
            </w:tcBorders>
            <w:shd w:val="clear" w:color="auto" w:fill="auto"/>
            <w:noWrap/>
            <w:vAlign w:val="center"/>
          </w:tcPr>
          <w:p w14:paraId="2FFFFA6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希望类</w:t>
            </w:r>
          </w:p>
        </w:tc>
        <w:tc>
          <w:tcPr>
            <w:tcW w:w="696" w:type="dxa"/>
            <w:tcBorders>
              <w:top w:val="single" w:sz="4" w:space="0" w:color="auto"/>
            </w:tcBorders>
            <w:shd w:val="clear" w:color="auto" w:fill="auto"/>
            <w:noWrap/>
            <w:vAlign w:val="center"/>
          </w:tcPr>
          <w:p w14:paraId="0A35E1C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荣耀类</w:t>
            </w:r>
          </w:p>
        </w:tc>
        <w:tc>
          <w:tcPr>
            <w:tcW w:w="696" w:type="dxa"/>
            <w:tcBorders>
              <w:top w:val="single" w:sz="4" w:space="0" w:color="auto"/>
            </w:tcBorders>
            <w:shd w:val="clear" w:color="auto" w:fill="auto"/>
            <w:noWrap/>
            <w:vAlign w:val="center"/>
          </w:tcPr>
          <w:p w14:paraId="5023C7D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尊敬类</w:t>
            </w:r>
          </w:p>
        </w:tc>
        <w:tc>
          <w:tcPr>
            <w:tcW w:w="696" w:type="dxa"/>
            <w:tcBorders>
              <w:top w:val="single" w:sz="4" w:space="0" w:color="auto"/>
            </w:tcBorders>
            <w:shd w:val="clear" w:color="auto" w:fill="auto"/>
            <w:noWrap/>
            <w:vAlign w:val="center"/>
          </w:tcPr>
          <w:p w14:paraId="07B66B8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骄傲类</w:t>
            </w:r>
          </w:p>
        </w:tc>
        <w:tc>
          <w:tcPr>
            <w:tcW w:w="696" w:type="dxa"/>
            <w:tcBorders>
              <w:top w:val="single" w:sz="4" w:space="0" w:color="auto"/>
            </w:tcBorders>
            <w:shd w:val="clear" w:color="auto" w:fill="auto"/>
            <w:noWrap/>
            <w:vAlign w:val="center"/>
          </w:tcPr>
          <w:p w14:paraId="7C49085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平静类</w:t>
            </w:r>
          </w:p>
        </w:tc>
        <w:tc>
          <w:tcPr>
            <w:tcW w:w="696" w:type="dxa"/>
            <w:tcBorders>
              <w:top w:val="single" w:sz="4" w:space="0" w:color="auto"/>
            </w:tcBorders>
            <w:shd w:val="clear" w:color="auto" w:fill="auto"/>
            <w:noWrap/>
            <w:vAlign w:val="center"/>
          </w:tcPr>
          <w:p w14:paraId="18D2D9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清闲类</w:t>
            </w:r>
          </w:p>
        </w:tc>
      </w:tr>
      <w:tr w:rsidR="0061021E" w:rsidRPr="002B60BD" w14:paraId="37A40D97" w14:textId="77777777" w:rsidTr="00CC5CEB">
        <w:trPr>
          <w:cantSplit/>
          <w:trHeight w:hRule="exact" w:val="340"/>
          <w:jc w:val="center"/>
        </w:trPr>
        <w:tc>
          <w:tcPr>
            <w:tcW w:w="696" w:type="dxa"/>
            <w:tcBorders>
              <w:top w:val="nil"/>
            </w:tcBorders>
            <w:vAlign w:val="center"/>
          </w:tcPr>
          <w:p w14:paraId="1F5F9B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怜悯类</w:t>
            </w:r>
          </w:p>
        </w:tc>
        <w:tc>
          <w:tcPr>
            <w:tcW w:w="696" w:type="dxa"/>
            <w:tcBorders>
              <w:top w:val="nil"/>
              <w:left w:val="nil"/>
            </w:tcBorders>
            <w:shd w:val="clear" w:color="auto" w:fill="auto"/>
            <w:noWrap/>
            <w:vAlign w:val="center"/>
          </w:tcPr>
          <w:p w14:paraId="31D2AFF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紧张类</w:t>
            </w:r>
          </w:p>
        </w:tc>
        <w:tc>
          <w:tcPr>
            <w:tcW w:w="696" w:type="dxa"/>
            <w:tcBorders>
              <w:top w:val="nil"/>
            </w:tcBorders>
            <w:shd w:val="clear" w:color="auto" w:fill="auto"/>
            <w:noWrap/>
            <w:vAlign w:val="center"/>
          </w:tcPr>
          <w:p w14:paraId="7AB4D9B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惊奇类</w:t>
            </w:r>
          </w:p>
        </w:tc>
        <w:tc>
          <w:tcPr>
            <w:tcW w:w="856" w:type="dxa"/>
            <w:tcBorders>
              <w:top w:val="nil"/>
            </w:tcBorders>
            <w:shd w:val="clear" w:color="auto" w:fill="auto"/>
            <w:noWrap/>
            <w:vAlign w:val="center"/>
          </w:tcPr>
          <w:p w14:paraId="0712070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寂寞类</w:t>
            </w:r>
          </w:p>
        </w:tc>
        <w:tc>
          <w:tcPr>
            <w:tcW w:w="696" w:type="dxa"/>
            <w:tcBorders>
              <w:top w:val="nil"/>
            </w:tcBorders>
            <w:shd w:val="clear" w:color="auto" w:fill="auto"/>
            <w:noWrap/>
            <w:vAlign w:val="center"/>
          </w:tcPr>
          <w:p w14:paraId="59A513A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倦怠类</w:t>
            </w:r>
          </w:p>
        </w:tc>
        <w:tc>
          <w:tcPr>
            <w:tcW w:w="696" w:type="dxa"/>
            <w:tcBorders>
              <w:top w:val="nil"/>
            </w:tcBorders>
            <w:shd w:val="clear" w:color="auto" w:fill="auto"/>
            <w:noWrap/>
            <w:vAlign w:val="center"/>
          </w:tcPr>
          <w:p w14:paraId="2CF0B62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沮丧类</w:t>
            </w:r>
          </w:p>
        </w:tc>
        <w:tc>
          <w:tcPr>
            <w:tcW w:w="696" w:type="dxa"/>
            <w:tcBorders>
              <w:top w:val="nil"/>
            </w:tcBorders>
            <w:shd w:val="clear" w:color="auto" w:fill="auto"/>
            <w:noWrap/>
            <w:vAlign w:val="center"/>
          </w:tcPr>
          <w:p w14:paraId="2988DB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颓废类</w:t>
            </w:r>
          </w:p>
        </w:tc>
        <w:tc>
          <w:tcPr>
            <w:tcW w:w="696" w:type="dxa"/>
            <w:tcBorders>
              <w:top w:val="nil"/>
            </w:tcBorders>
            <w:shd w:val="clear" w:color="auto" w:fill="auto"/>
            <w:noWrap/>
            <w:vAlign w:val="center"/>
          </w:tcPr>
          <w:p w14:paraId="026C99B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耻辱类</w:t>
            </w:r>
          </w:p>
        </w:tc>
        <w:tc>
          <w:tcPr>
            <w:tcW w:w="696" w:type="dxa"/>
            <w:tcBorders>
              <w:top w:val="nil"/>
            </w:tcBorders>
            <w:shd w:val="clear" w:color="auto" w:fill="auto"/>
            <w:noWrap/>
            <w:vAlign w:val="center"/>
          </w:tcPr>
          <w:p w14:paraId="1B5186F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羞愧类</w:t>
            </w:r>
          </w:p>
        </w:tc>
        <w:tc>
          <w:tcPr>
            <w:tcW w:w="696" w:type="dxa"/>
            <w:tcBorders>
              <w:top w:val="nil"/>
            </w:tcBorders>
            <w:shd w:val="clear" w:color="auto" w:fill="auto"/>
            <w:noWrap/>
            <w:vAlign w:val="center"/>
          </w:tcPr>
          <w:p w14:paraId="21B2FC1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悲哀类</w:t>
            </w:r>
          </w:p>
        </w:tc>
        <w:tc>
          <w:tcPr>
            <w:tcW w:w="696" w:type="dxa"/>
            <w:tcBorders>
              <w:top w:val="nil"/>
            </w:tcBorders>
            <w:shd w:val="clear" w:color="auto" w:fill="auto"/>
            <w:noWrap/>
            <w:vAlign w:val="center"/>
          </w:tcPr>
          <w:p w14:paraId="6A7DA05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烦闷类</w:t>
            </w:r>
          </w:p>
        </w:tc>
        <w:tc>
          <w:tcPr>
            <w:tcW w:w="696" w:type="dxa"/>
            <w:tcBorders>
              <w:top w:val="nil"/>
            </w:tcBorders>
            <w:shd w:val="clear" w:color="auto" w:fill="auto"/>
            <w:noWrap/>
            <w:vAlign w:val="center"/>
          </w:tcPr>
          <w:p w14:paraId="707E482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焦躁类</w:t>
            </w:r>
          </w:p>
        </w:tc>
      </w:tr>
      <w:tr w:rsidR="0061021E" w:rsidRPr="002B60BD" w14:paraId="7233A22E" w14:textId="77777777" w:rsidTr="00CC5CEB">
        <w:trPr>
          <w:cantSplit/>
          <w:trHeight w:hRule="exact" w:val="340"/>
          <w:jc w:val="center"/>
        </w:trPr>
        <w:tc>
          <w:tcPr>
            <w:tcW w:w="696" w:type="dxa"/>
            <w:tcBorders>
              <w:top w:val="nil"/>
              <w:bottom w:val="single" w:sz="4" w:space="0" w:color="auto"/>
            </w:tcBorders>
            <w:vAlign w:val="center"/>
          </w:tcPr>
          <w:p w14:paraId="2BAA1D8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怨恨类</w:t>
            </w:r>
          </w:p>
        </w:tc>
        <w:tc>
          <w:tcPr>
            <w:tcW w:w="696" w:type="dxa"/>
            <w:tcBorders>
              <w:top w:val="nil"/>
              <w:left w:val="nil"/>
              <w:bottom w:val="single" w:sz="4" w:space="0" w:color="auto"/>
            </w:tcBorders>
            <w:shd w:val="clear" w:color="auto" w:fill="auto"/>
            <w:noWrap/>
            <w:vAlign w:val="center"/>
          </w:tcPr>
          <w:p w14:paraId="383B2B9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忧愁类</w:t>
            </w:r>
          </w:p>
        </w:tc>
        <w:tc>
          <w:tcPr>
            <w:tcW w:w="696" w:type="dxa"/>
            <w:tcBorders>
              <w:top w:val="nil"/>
              <w:bottom w:val="single" w:sz="4" w:space="0" w:color="auto"/>
            </w:tcBorders>
            <w:shd w:val="clear" w:color="auto" w:fill="auto"/>
            <w:noWrap/>
            <w:vAlign w:val="center"/>
          </w:tcPr>
          <w:p w14:paraId="51051D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轻蔑类</w:t>
            </w:r>
          </w:p>
        </w:tc>
        <w:tc>
          <w:tcPr>
            <w:tcW w:w="856" w:type="dxa"/>
            <w:tcBorders>
              <w:top w:val="nil"/>
              <w:bottom w:val="single" w:sz="4" w:space="0" w:color="auto"/>
            </w:tcBorders>
            <w:shd w:val="clear" w:color="auto" w:fill="auto"/>
            <w:noWrap/>
            <w:vAlign w:val="center"/>
          </w:tcPr>
          <w:p w14:paraId="4C5C920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懊悔类</w:t>
            </w:r>
          </w:p>
        </w:tc>
        <w:tc>
          <w:tcPr>
            <w:tcW w:w="696" w:type="dxa"/>
            <w:tcBorders>
              <w:top w:val="nil"/>
              <w:bottom w:val="single" w:sz="4" w:space="0" w:color="auto"/>
            </w:tcBorders>
            <w:shd w:val="clear" w:color="auto" w:fill="auto"/>
            <w:noWrap/>
            <w:vAlign w:val="center"/>
          </w:tcPr>
          <w:p w14:paraId="165C1BC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嫉妒类</w:t>
            </w:r>
          </w:p>
        </w:tc>
        <w:tc>
          <w:tcPr>
            <w:tcW w:w="696" w:type="dxa"/>
            <w:tcBorders>
              <w:top w:val="nil"/>
              <w:bottom w:val="single" w:sz="4" w:space="0" w:color="auto"/>
            </w:tcBorders>
            <w:shd w:val="clear" w:color="auto" w:fill="auto"/>
            <w:noWrap/>
            <w:vAlign w:val="center"/>
          </w:tcPr>
          <w:p w14:paraId="66A32C7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憎恶类</w:t>
            </w:r>
          </w:p>
        </w:tc>
        <w:tc>
          <w:tcPr>
            <w:tcW w:w="696" w:type="dxa"/>
            <w:tcBorders>
              <w:top w:val="nil"/>
              <w:bottom w:val="single" w:sz="4" w:space="0" w:color="auto"/>
            </w:tcBorders>
            <w:shd w:val="clear" w:color="auto" w:fill="auto"/>
            <w:noWrap/>
            <w:vAlign w:val="center"/>
          </w:tcPr>
          <w:p w14:paraId="1CEE86E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愤怒类</w:t>
            </w:r>
          </w:p>
        </w:tc>
        <w:tc>
          <w:tcPr>
            <w:tcW w:w="696" w:type="dxa"/>
            <w:tcBorders>
              <w:top w:val="nil"/>
              <w:bottom w:val="single" w:sz="4" w:space="0" w:color="auto"/>
            </w:tcBorders>
            <w:shd w:val="clear" w:color="auto" w:fill="auto"/>
            <w:noWrap/>
            <w:vAlign w:val="center"/>
          </w:tcPr>
          <w:p w14:paraId="05BA67C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恐惧类</w:t>
            </w:r>
          </w:p>
        </w:tc>
        <w:tc>
          <w:tcPr>
            <w:tcW w:w="696" w:type="dxa"/>
            <w:tcBorders>
              <w:top w:val="nil"/>
              <w:bottom w:val="single" w:sz="4" w:space="0" w:color="auto"/>
            </w:tcBorders>
            <w:shd w:val="clear" w:color="auto" w:fill="auto"/>
            <w:noWrap/>
            <w:vAlign w:val="center"/>
          </w:tcPr>
          <w:p w14:paraId="5B2BC336" w14:textId="77777777" w:rsidR="0061021E" w:rsidRPr="002B60BD" w:rsidRDefault="0061021E" w:rsidP="00CC5CEB">
            <w:pPr>
              <w:widowControl/>
              <w:adjustRightInd/>
              <w:snapToGrid/>
              <w:spacing w:line="240" w:lineRule="auto"/>
              <w:ind w:firstLineChars="0" w:firstLine="0"/>
              <w:jc w:val="left"/>
              <w:rPr>
                <w:rFonts w:ascii="宋体" w:hAnsi="宋体" w:cs="宋体"/>
                <w:strike/>
                <w:color w:val="000000"/>
                <w:kern w:val="0"/>
                <w:sz w:val="16"/>
                <w:szCs w:val="15"/>
              </w:rPr>
            </w:pPr>
            <w:r w:rsidRPr="002B60BD">
              <w:rPr>
                <w:rFonts w:ascii="宋体" w:hAnsi="宋体" w:cs="宋体" w:hint="eastAsia"/>
                <w:strike/>
                <w:color w:val="000000"/>
                <w:kern w:val="0"/>
                <w:sz w:val="16"/>
                <w:szCs w:val="15"/>
              </w:rPr>
              <w:t>复合类</w:t>
            </w:r>
          </w:p>
        </w:tc>
        <w:tc>
          <w:tcPr>
            <w:tcW w:w="696" w:type="dxa"/>
            <w:tcBorders>
              <w:top w:val="nil"/>
              <w:bottom w:val="single" w:sz="4" w:space="0" w:color="auto"/>
            </w:tcBorders>
            <w:shd w:val="clear" w:color="auto" w:fill="auto"/>
            <w:noWrap/>
            <w:vAlign w:val="center"/>
          </w:tcPr>
          <w:p w14:paraId="38ECD5D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70D58B0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4B435C2A"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p>
        </w:tc>
      </w:tr>
      <w:tr w:rsidR="0061021E" w:rsidRPr="001A67CF" w14:paraId="07CE3DBA" w14:textId="77777777" w:rsidTr="00CC5CEB">
        <w:trPr>
          <w:cantSplit/>
          <w:trHeight w:hRule="exact" w:val="340"/>
          <w:jc w:val="center"/>
        </w:trPr>
        <w:tc>
          <w:tcPr>
            <w:tcW w:w="8512" w:type="dxa"/>
            <w:gridSpan w:val="12"/>
            <w:tcBorders>
              <w:top w:val="single" w:sz="4" w:space="0" w:color="auto"/>
              <w:bottom w:val="single" w:sz="4" w:space="0" w:color="auto"/>
            </w:tcBorders>
          </w:tcPr>
          <w:p w14:paraId="41E1A04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许晓颖、陶建华</w:t>
            </w:r>
            <w:r w:rsidRPr="00130D0C">
              <w:rPr>
                <w:rFonts w:hint="eastAsia"/>
                <w:vertAlign w:val="superscript"/>
              </w:rPr>
              <w:t>[6</w:t>
            </w:r>
            <w:r>
              <w:rPr>
                <w:rFonts w:hint="eastAsia"/>
                <w:vertAlign w:val="superscript"/>
              </w:rPr>
              <w:t>6</w:t>
            </w:r>
            <w:r w:rsidRPr="00130D0C">
              <w:rPr>
                <w:rFonts w:hint="eastAsia"/>
                <w:vertAlign w:val="superscript"/>
              </w:rPr>
              <w:t>]</w:t>
            </w:r>
          </w:p>
        </w:tc>
      </w:tr>
      <w:tr w:rsidR="0061021E" w:rsidRPr="001A67CF" w14:paraId="79FAD2F0" w14:textId="77777777" w:rsidTr="00CC5CEB">
        <w:trPr>
          <w:cantSplit/>
          <w:trHeight w:hRule="exact" w:val="340"/>
          <w:jc w:val="center"/>
        </w:trPr>
        <w:tc>
          <w:tcPr>
            <w:tcW w:w="696" w:type="dxa"/>
            <w:tcBorders>
              <w:top w:val="single" w:sz="4" w:space="0" w:color="auto"/>
            </w:tcBorders>
            <w:vAlign w:val="center"/>
          </w:tcPr>
          <w:p w14:paraId="0E22C710"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喜 乐</w:t>
            </w:r>
          </w:p>
        </w:tc>
        <w:tc>
          <w:tcPr>
            <w:tcW w:w="696" w:type="dxa"/>
            <w:tcBorders>
              <w:top w:val="single" w:sz="4" w:space="0" w:color="auto"/>
              <w:left w:val="nil"/>
            </w:tcBorders>
            <w:shd w:val="clear" w:color="auto" w:fill="auto"/>
            <w:noWrap/>
            <w:vAlign w:val="center"/>
          </w:tcPr>
          <w:p w14:paraId="673B7705"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爱</w:t>
            </w:r>
          </w:p>
        </w:tc>
        <w:tc>
          <w:tcPr>
            <w:tcW w:w="696" w:type="dxa"/>
            <w:tcBorders>
              <w:top w:val="single" w:sz="4" w:space="0" w:color="auto"/>
            </w:tcBorders>
            <w:shd w:val="clear" w:color="auto" w:fill="auto"/>
            <w:noWrap/>
            <w:vAlign w:val="center"/>
          </w:tcPr>
          <w:p w14:paraId="6F51DC3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愁 闷</w:t>
            </w:r>
          </w:p>
        </w:tc>
        <w:tc>
          <w:tcPr>
            <w:tcW w:w="856" w:type="dxa"/>
            <w:tcBorders>
              <w:top w:val="single" w:sz="4" w:space="0" w:color="auto"/>
            </w:tcBorders>
            <w:shd w:val="clear" w:color="auto" w:fill="auto"/>
            <w:noWrap/>
            <w:vAlign w:val="center"/>
          </w:tcPr>
          <w:p w14:paraId="327A55A4"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悲</w:t>
            </w:r>
          </w:p>
        </w:tc>
        <w:tc>
          <w:tcPr>
            <w:tcW w:w="696" w:type="dxa"/>
            <w:tcBorders>
              <w:top w:val="single" w:sz="4" w:space="0" w:color="auto"/>
            </w:tcBorders>
            <w:shd w:val="clear" w:color="auto" w:fill="auto"/>
            <w:noWrap/>
            <w:vAlign w:val="center"/>
          </w:tcPr>
          <w:p w14:paraId="1A3453D1"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慌</w:t>
            </w:r>
          </w:p>
        </w:tc>
        <w:tc>
          <w:tcPr>
            <w:tcW w:w="696" w:type="dxa"/>
            <w:tcBorders>
              <w:top w:val="single" w:sz="4" w:space="0" w:color="auto"/>
            </w:tcBorders>
            <w:shd w:val="clear" w:color="auto" w:fill="auto"/>
            <w:noWrap/>
            <w:vAlign w:val="center"/>
          </w:tcPr>
          <w:p w14:paraId="6480273B"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敬</w:t>
            </w:r>
          </w:p>
        </w:tc>
        <w:tc>
          <w:tcPr>
            <w:tcW w:w="696" w:type="dxa"/>
            <w:tcBorders>
              <w:top w:val="single" w:sz="4" w:space="0" w:color="auto"/>
            </w:tcBorders>
            <w:shd w:val="clear" w:color="auto" w:fill="auto"/>
            <w:noWrap/>
            <w:vAlign w:val="center"/>
          </w:tcPr>
          <w:p w14:paraId="236DE604" w14:textId="77777777" w:rsidR="0061021E" w:rsidRPr="002B60BD" w:rsidRDefault="0061021E" w:rsidP="00CC5CEB">
            <w:pPr>
              <w:widowControl/>
              <w:adjustRightInd/>
              <w:snapToGrid/>
              <w:spacing w:line="240" w:lineRule="auto"/>
              <w:ind w:firstLineChars="0" w:firstLine="0"/>
              <w:jc w:val="left"/>
              <w:rPr>
                <w:rFonts w:ascii="宋体" w:hAnsi="宋体" w:cs="宋体"/>
                <w:kern w:val="0"/>
                <w:sz w:val="16"/>
                <w:szCs w:val="15"/>
              </w:rPr>
            </w:pPr>
            <w:r w:rsidRPr="002B60BD">
              <w:rPr>
                <w:rFonts w:ascii="宋体" w:hAnsi="宋体" w:cs="宋体" w:hint="eastAsia"/>
                <w:kern w:val="0"/>
                <w:sz w:val="16"/>
                <w:szCs w:val="15"/>
              </w:rPr>
              <w:t>激动</w:t>
            </w:r>
          </w:p>
        </w:tc>
        <w:tc>
          <w:tcPr>
            <w:tcW w:w="696" w:type="dxa"/>
            <w:tcBorders>
              <w:top w:val="single" w:sz="4" w:space="0" w:color="auto"/>
            </w:tcBorders>
            <w:shd w:val="clear" w:color="auto" w:fill="auto"/>
            <w:noWrap/>
            <w:vAlign w:val="center"/>
          </w:tcPr>
          <w:p w14:paraId="4A1DEA4A"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 xml:space="preserve">羞 </w:t>
            </w:r>
            <w:proofErr w:type="gramStart"/>
            <w:r w:rsidRPr="002B60BD">
              <w:rPr>
                <w:rFonts w:ascii="宋体" w:hAnsi="宋体" w:cs="宋体" w:hint="eastAsia"/>
                <w:color w:val="000000"/>
                <w:kern w:val="0"/>
                <w:sz w:val="16"/>
                <w:szCs w:val="15"/>
              </w:rPr>
              <w:t>疚</w:t>
            </w:r>
            <w:proofErr w:type="gramEnd"/>
          </w:p>
        </w:tc>
        <w:tc>
          <w:tcPr>
            <w:tcW w:w="696" w:type="dxa"/>
            <w:tcBorders>
              <w:top w:val="single" w:sz="4" w:space="0" w:color="auto"/>
            </w:tcBorders>
            <w:shd w:val="clear" w:color="auto" w:fill="auto"/>
            <w:noWrap/>
            <w:vAlign w:val="center"/>
          </w:tcPr>
          <w:p w14:paraId="78B1F39E"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烦</w:t>
            </w:r>
          </w:p>
        </w:tc>
        <w:tc>
          <w:tcPr>
            <w:tcW w:w="696" w:type="dxa"/>
            <w:tcBorders>
              <w:top w:val="single" w:sz="4" w:space="0" w:color="auto"/>
            </w:tcBorders>
            <w:shd w:val="clear" w:color="auto" w:fill="auto"/>
            <w:noWrap/>
            <w:vAlign w:val="center"/>
          </w:tcPr>
          <w:p w14:paraId="5DDBF35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急</w:t>
            </w:r>
          </w:p>
        </w:tc>
        <w:tc>
          <w:tcPr>
            <w:tcW w:w="696" w:type="dxa"/>
            <w:tcBorders>
              <w:top w:val="single" w:sz="4" w:space="0" w:color="auto"/>
            </w:tcBorders>
            <w:shd w:val="clear" w:color="auto" w:fill="auto"/>
            <w:noWrap/>
            <w:vAlign w:val="center"/>
          </w:tcPr>
          <w:p w14:paraId="5A12ABF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傲</w:t>
            </w:r>
          </w:p>
        </w:tc>
        <w:tc>
          <w:tcPr>
            <w:tcW w:w="696" w:type="dxa"/>
            <w:tcBorders>
              <w:top w:val="single" w:sz="4" w:space="0" w:color="auto"/>
            </w:tcBorders>
            <w:shd w:val="clear" w:color="auto" w:fill="auto"/>
            <w:noWrap/>
            <w:vAlign w:val="center"/>
          </w:tcPr>
          <w:p w14:paraId="195C0364"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r w:rsidRPr="002B60BD">
              <w:rPr>
                <w:rFonts w:ascii="宋体" w:hAnsi="宋体" w:cs="宋体" w:hint="eastAsia"/>
                <w:i/>
                <w:color w:val="FF0000"/>
                <w:kern w:val="0"/>
                <w:sz w:val="16"/>
                <w:szCs w:val="15"/>
              </w:rPr>
              <w:t>吃惊</w:t>
            </w:r>
          </w:p>
        </w:tc>
      </w:tr>
      <w:tr w:rsidR="0061021E" w:rsidRPr="001A67CF" w14:paraId="03DB734A" w14:textId="77777777" w:rsidTr="00CC5CEB">
        <w:trPr>
          <w:cantSplit/>
          <w:trHeight w:hRule="exact" w:val="340"/>
          <w:jc w:val="center"/>
        </w:trPr>
        <w:tc>
          <w:tcPr>
            <w:tcW w:w="696" w:type="dxa"/>
            <w:tcBorders>
              <w:top w:val="nil"/>
              <w:bottom w:val="single" w:sz="4" w:space="0" w:color="auto"/>
            </w:tcBorders>
            <w:vAlign w:val="center"/>
          </w:tcPr>
          <w:p w14:paraId="267B49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怒</w:t>
            </w:r>
          </w:p>
        </w:tc>
        <w:tc>
          <w:tcPr>
            <w:tcW w:w="696" w:type="dxa"/>
            <w:tcBorders>
              <w:top w:val="nil"/>
              <w:left w:val="nil"/>
              <w:bottom w:val="single" w:sz="4" w:space="0" w:color="auto"/>
            </w:tcBorders>
            <w:shd w:val="clear" w:color="auto" w:fill="auto"/>
            <w:noWrap/>
            <w:vAlign w:val="center"/>
          </w:tcPr>
          <w:p w14:paraId="62C1BCE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失望</w:t>
            </w:r>
          </w:p>
        </w:tc>
        <w:tc>
          <w:tcPr>
            <w:tcW w:w="696" w:type="dxa"/>
            <w:tcBorders>
              <w:top w:val="nil"/>
              <w:bottom w:val="single" w:sz="4" w:space="0" w:color="auto"/>
            </w:tcBorders>
            <w:shd w:val="clear" w:color="auto" w:fill="auto"/>
            <w:noWrap/>
            <w:vAlign w:val="center"/>
          </w:tcPr>
          <w:p w14:paraId="3D78CE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安心</w:t>
            </w:r>
          </w:p>
        </w:tc>
        <w:tc>
          <w:tcPr>
            <w:tcW w:w="856" w:type="dxa"/>
            <w:tcBorders>
              <w:top w:val="nil"/>
              <w:bottom w:val="single" w:sz="4" w:space="0" w:color="auto"/>
            </w:tcBorders>
            <w:shd w:val="clear" w:color="auto" w:fill="auto"/>
            <w:noWrap/>
            <w:vAlign w:val="center"/>
          </w:tcPr>
          <w:p w14:paraId="5E95C8A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恨（恶）</w:t>
            </w:r>
          </w:p>
        </w:tc>
        <w:tc>
          <w:tcPr>
            <w:tcW w:w="696" w:type="dxa"/>
            <w:tcBorders>
              <w:top w:val="nil"/>
              <w:bottom w:val="single" w:sz="4" w:space="0" w:color="auto"/>
            </w:tcBorders>
            <w:shd w:val="clear" w:color="auto" w:fill="auto"/>
            <w:noWrap/>
            <w:vAlign w:val="center"/>
          </w:tcPr>
          <w:p w14:paraId="333FA0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proofErr w:type="gramStart"/>
            <w:r w:rsidRPr="002B60BD">
              <w:rPr>
                <w:rFonts w:ascii="宋体" w:hAnsi="宋体" w:cs="宋体" w:hint="eastAsia"/>
                <w:color w:val="000000"/>
                <w:kern w:val="0"/>
                <w:sz w:val="16"/>
                <w:szCs w:val="15"/>
              </w:rPr>
              <w:t>嫉</w:t>
            </w:r>
            <w:proofErr w:type="gramEnd"/>
          </w:p>
        </w:tc>
        <w:tc>
          <w:tcPr>
            <w:tcW w:w="696" w:type="dxa"/>
            <w:tcBorders>
              <w:top w:val="nil"/>
              <w:bottom w:val="single" w:sz="4" w:space="0" w:color="auto"/>
            </w:tcBorders>
            <w:shd w:val="clear" w:color="auto" w:fill="auto"/>
            <w:noWrap/>
            <w:vAlign w:val="center"/>
          </w:tcPr>
          <w:p w14:paraId="2AFF6B6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蔑视</w:t>
            </w:r>
          </w:p>
        </w:tc>
        <w:tc>
          <w:tcPr>
            <w:tcW w:w="696" w:type="dxa"/>
            <w:tcBorders>
              <w:top w:val="nil"/>
              <w:bottom w:val="single" w:sz="4" w:space="0" w:color="auto"/>
            </w:tcBorders>
            <w:shd w:val="clear" w:color="auto" w:fill="auto"/>
            <w:noWrap/>
            <w:vAlign w:val="center"/>
          </w:tcPr>
          <w:p w14:paraId="23C77BD9"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悔</w:t>
            </w:r>
          </w:p>
        </w:tc>
        <w:tc>
          <w:tcPr>
            <w:tcW w:w="696" w:type="dxa"/>
            <w:tcBorders>
              <w:top w:val="nil"/>
              <w:bottom w:val="single" w:sz="4" w:space="0" w:color="auto"/>
            </w:tcBorders>
            <w:shd w:val="clear" w:color="auto" w:fill="auto"/>
            <w:noWrap/>
            <w:vAlign w:val="center"/>
          </w:tcPr>
          <w:p w14:paraId="36E707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委屈</w:t>
            </w:r>
          </w:p>
        </w:tc>
        <w:tc>
          <w:tcPr>
            <w:tcW w:w="696" w:type="dxa"/>
            <w:tcBorders>
              <w:top w:val="nil"/>
              <w:bottom w:val="single" w:sz="4" w:space="0" w:color="auto"/>
            </w:tcBorders>
            <w:shd w:val="clear" w:color="auto" w:fill="auto"/>
            <w:noWrap/>
            <w:vAlign w:val="center"/>
          </w:tcPr>
          <w:p w14:paraId="580D1C4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谅</w:t>
            </w:r>
          </w:p>
        </w:tc>
        <w:tc>
          <w:tcPr>
            <w:tcW w:w="696" w:type="dxa"/>
            <w:tcBorders>
              <w:top w:val="nil"/>
              <w:bottom w:val="single" w:sz="4" w:space="0" w:color="auto"/>
            </w:tcBorders>
            <w:shd w:val="clear" w:color="auto" w:fill="auto"/>
            <w:noWrap/>
            <w:vAlign w:val="center"/>
          </w:tcPr>
          <w:p w14:paraId="0A02B254"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D13DC3">
              <w:rPr>
                <w:rFonts w:ascii="宋体" w:hAnsi="宋体" w:cs="宋体" w:hint="eastAsia"/>
                <w:strike/>
                <w:kern w:val="0"/>
                <w:sz w:val="16"/>
                <w:szCs w:val="15"/>
              </w:rPr>
              <w:t>信</w:t>
            </w:r>
          </w:p>
        </w:tc>
        <w:tc>
          <w:tcPr>
            <w:tcW w:w="696" w:type="dxa"/>
            <w:tcBorders>
              <w:top w:val="nil"/>
              <w:bottom w:val="single" w:sz="4" w:space="0" w:color="auto"/>
            </w:tcBorders>
            <w:shd w:val="clear" w:color="auto" w:fill="auto"/>
            <w:noWrap/>
            <w:vAlign w:val="center"/>
          </w:tcPr>
          <w:p w14:paraId="247FEE86"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proofErr w:type="gramStart"/>
            <w:r w:rsidRPr="00D13DC3">
              <w:rPr>
                <w:rFonts w:ascii="宋体" w:hAnsi="宋体" w:cs="宋体" w:hint="eastAsia"/>
                <w:strike/>
                <w:kern w:val="0"/>
                <w:sz w:val="16"/>
                <w:szCs w:val="15"/>
              </w:rPr>
              <w:t>疑</w:t>
            </w:r>
            <w:proofErr w:type="gramEnd"/>
          </w:p>
        </w:tc>
        <w:tc>
          <w:tcPr>
            <w:tcW w:w="696" w:type="dxa"/>
            <w:tcBorders>
              <w:top w:val="nil"/>
              <w:bottom w:val="single" w:sz="4" w:space="0" w:color="auto"/>
            </w:tcBorders>
            <w:shd w:val="clear" w:color="auto" w:fill="auto"/>
            <w:noWrap/>
            <w:vAlign w:val="center"/>
          </w:tcPr>
          <w:p w14:paraId="5AEE5262"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kern w:val="0"/>
                <w:sz w:val="16"/>
                <w:szCs w:val="15"/>
              </w:rPr>
              <w:t>其他</w:t>
            </w:r>
          </w:p>
        </w:tc>
      </w:tr>
      <w:tr w:rsidR="0061021E" w:rsidRPr="001A67CF" w14:paraId="52D84921" w14:textId="77777777" w:rsidTr="00CC5CEB">
        <w:trPr>
          <w:cantSplit/>
          <w:trHeight w:hRule="exact" w:val="340"/>
          <w:jc w:val="center"/>
        </w:trPr>
        <w:tc>
          <w:tcPr>
            <w:tcW w:w="8512" w:type="dxa"/>
            <w:gridSpan w:val="12"/>
            <w:tcBorders>
              <w:top w:val="single" w:sz="4" w:space="0" w:color="auto"/>
              <w:bottom w:val="single" w:sz="4" w:space="0" w:color="auto"/>
            </w:tcBorders>
          </w:tcPr>
          <w:p w14:paraId="14E290C3"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汇总</w:t>
            </w:r>
          </w:p>
        </w:tc>
      </w:tr>
      <w:tr w:rsidR="0061021E" w:rsidRPr="001A67CF" w14:paraId="562B021F" w14:textId="77777777" w:rsidTr="00CC5CEB">
        <w:trPr>
          <w:cantSplit/>
          <w:trHeight w:hRule="exact" w:val="340"/>
          <w:jc w:val="center"/>
        </w:trPr>
        <w:tc>
          <w:tcPr>
            <w:tcW w:w="696" w:type="dxa"/>
            <w:tcBorders>
              <w:top w:val="single" w:sz="4" w:space="0" w:color="auto"/>
            </w:tcBorders>
          </w:tcPr>
          <w:p w14:paraId="4E7A4AF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宁静</w:t>
            </w:r>
          </w:p>
        </w:tc>
        <w:tc>
          <w:tcPr>
            <w:tcW w:w="696" w:type="dxa"/>
            <w:tcBorders>
              <w:top w:val="single" w:sz="4" w:space="0" w:color="auto"/>
              <w:left w:val="nil"/>
            </w:tcBorders>
            <w:shd w:val="clear" w:color="auto" w:fill="auto"/>
            <w:noWrap/>
            <w:vAlign w:val="center"/>
          </w:tcPr>
          <w:p w14:paraId="449B7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舒适</w:t>
            </w:r>
          </w:p>
        </w:tc>
        <w:tc>
          <w:tcPr>
            <w:tcW w:w="696" w:type="dxa"/>
            <w:tcBorders>
              <w:top w:val="single" w:sz="4" w:space="0" w:color="auto"/>
            </w:tcBorders>
            <w:shd w:val="clear" w:color="auto" w:fill="auto"/>
            <w:noWrap/>
            <w:vAlign w:val="center"/>
          </w:tcPr>
          <w:p w14:paraId="1A4243D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体谅</w:t>
            </w:r>
          </w:p>
        </w:tc>
        <w:tc>
          <w:tcPr>
            <w:tcW w:w="856" w:type="dxa"/>
            <w:tcBorders>
              <w:top w:val="single" w:sz="4" w:space="0" w:color="auto"/>
            </w:tcBorders>
            <w:shd w:val="clear" w:color="auto" w:fill="auto"/>
            <w:noWrap/>
            <w:vAlign w:val="center"/>
          </w:tcPr>
          <w:p w14:paraId="7B31FFE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失望</w:t>
            </w:r>
          </w:p>
        </w:tc>
        <w:tc>
          <w:tcPr>
            <w:tcW w:w="696" w:type="dxa"/>
            <w:tcBorders>
              <w:top w:val="single" w:sz="4" w:space="0" w:color="auto"/>
            </w:tcBorders>
            <w:shd w:val="clear" w:color="auto" w:fill="auto"/>
            <w:noWrap/>
            <w:vAlign w:val="center"/>
          </w:tcPr>
          <w:p w14:paraId="4833F8F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恐惧</w:t>
            </w:r>
          </w:p>
        </w:tc>
        <w:tc>
          <w:tcPr>
            <w:tcW w:w="696" w:type="dxa"/>
            <w:tcBorders>
              <w:top w:val="single" w:sz="4" w:space="0" w:color="auto"/>
            </w:tcBorders>
            <w:shd w:val="clear" w:color="auto" w:fill="auto"/>
            <w:noWrap/>
            <w:vAlign w:val="center"/>
          </w:tcPr>
          <w:p w14:paraId="0CE416A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愉悦</w:t>
            </w:r>
          </w:p>
        </w:tc>
        <w:tc>
          <w:tcPr>
            <w:tcW w:w="696" w:type="dxa"/>
            <w:tcBorders>
              <w:top w:val="single" w:sz="4" w:space="0" w:color="auto"/>
            </w:tcBorders>
            <w:shd w:val="clear" w:color="auto" w:fill="auto"/>
            <w:noWrap/>
            <w:vAlign w:val="center"/>
          </w:tcPr>
          <w:p w14:paraId="25458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悲哀</w:t>
            </w:r>
          </w:p>
        </w:tc>
        <w:tc>
          <w:tcPr>
            <w:tcW w:w="696" w:type="dxa"/>
            <w:tcBorders>
              <w:top w:val="single" w:sz="4" w:space="0" w:color="auto"/>
            </w:tcBorders>
            <w:shd w:val="clear" w:color="auto" w:fill="auto"/>
            <w:noWrap/>
            <w:vAlign w:val="center"/>
          </w:tcPr>
          <w:p w14:paraId="7669F4AF"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委屈</w:t>
            </w:r>
          </w:p>
        </w:tc>
        <w:tc>
          <w:tcPr>
            <w:tcW w:w="696" w:type="dxa"/>
            <w:tcBorders>
              <w:top w:val="single" w:sz="4" w:space="0" w:color="auto"/>
            </w:tcBorders>
            <w:shd w:val="clear" w:color="auto" w:fill="auto"/>
            <w:noWrap/>
            <w:vAlign w:val="center"/>
          </w:tcPr>
          <w:p w14:paraId="59DCC5B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喜爱</w:t>
            </w:r>
          </w:p>
        </w:tc>
        <w:tc>
          <w:tcPr>
            <w:tcW w:w="696" w:type="dxa"/>
            <w:tcBorders>
              <w:top w:val="single" w:sz="4" w:space="0" w:color="auto"/>
            </w:tcBorders>
            <w:shd w:val="clear" w:color="auto" w:fill="auto"/>
            <w:noWrap/>
            <w:vAlign w:val="center"/>
          </w:tcPr>
          <w:p w14:paraId="059A36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安心</w:t>
            </w:r>
          </w:p>
        </w:tc>
        <w:tc>
          <w:tcPr>
            <w:tcW w:w="696" w:type="dxa"/>
            <w:tcBorders>
              <w:top w:val="single" w:sz="4" w:space="0" w:color="auto"/>
            </w:tcBorders>
            <w:shd w:val="clear" w:color="auto" w:fill="auto"/>
            <w:noWrap/>
            <w:vAlign w:val="center"/>
          </w:tcPr>
          <w:p w14:paraId="082E91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着急</w:t>
            </w:r>
          </w:p>
        </w:tc>
        <w:tc>
          <w:tcPr>
            <w:tcW w:w="696" w:type="dxa"/>
            <w:tcBorders>
              <w:top w:val="single" w:sz="4" w:space="0" w:color="auto"/>
            </w:tcBorders>
            <w:shd w:val="clear" w:color="auto" w:fill="auto"/>
            <w:noWrap/>
            <w:vAlign w:val="center"/>
          </w:tcPr>
          <w:p w14:paraId="7DA24B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自豪</w:t>
            </w:r>
          </w:p>
        </w:tc>
      </w:tr>
      <w:tr w:rsidR="0061021E" w:rsidRPr="001A67CF" w14:paraId="4CB70318" w14:textId="77777777" w:rsidTr="00CC5CEB">
        <w:trPr>
          <w:cantSplit/>
          <w:trHeight w:hRule="exact" w:val="340"/>
          <w:jc w:val="center"/>
        </w:trPr>
        <w:tc>
          <w:tcPr>
            <w:tcW w:w="696" w:type="dxa"/>
            <w:tcBorders>
              <w:top w:val="nil"/>
            </w:tcBorders>
          </w:tcPr>
          <w:p w14:paraId="4AFD340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惊奇</w:t>
            </w:r>
          </w:p>
        </w:tc>
        <w:tc>
          <w:tcPr>
            <w:tcW w:w="696" w:type="dxa"/>
            <w:tcBorders>
              <w:top w:val="nil"/>
              <w:left w:val="nil"/>
            </w:tcBorders>
            <w:shd w:val="clear" w:color="auto" w:fill="auto"/>
            <w:noWrap/>
            <w:vAlign w:val="center"/>
          </w:tcPr>
          <w:p w14:paraId="6EC0F4E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快乐</w:t>
            </w:r>
          </w:p>
        </w:tc>
        <w:tc>
          <w:tcPr>
            <w:tcW w:w="696" w:type="dxa"/>
            <w:tcBorders>
              <w:top w:val="nil"/>
            </w:tcBorders>
            <w:shd w:val="clear" w:color="auto" w:fill="auto"/>
            <w:noWrap/>
            <w:vAlign w:val="center"/>
          </w:tcPr>
          <w:p w14:paraId="7B8073B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怨恨</w:t>
            </w:r>
          </w:p>
        </w:tc>
        <w:tc>
          <w:tcPr>
            <w:tcW w:w="856" w:type="dxa"/>
            <w:tcBorders>
              <w:top w:val="nil"/>
            </w:tcBorders>
            <w:shd w:val="clear" w:color="auto" w:fill="auto"/>
            <w:noWrap/>
            <w:vAlign w:val="center"/>
          </w:tcPr>
          <w:p w14:paraId="09E45B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尊敬</w:t>
            </w:r>
          </w:p>
        </w:tc>
        <w:tc>
          <w:tcPr>
            <w:tcW w:w="696" w:type="dxa"/>
            <w:tcBorders>
              <w:top w:val="nil"/>
            </w:tcBorders>
            <w:shd w:val="clear" w:color="auto" w:fill="auto"/>
            <w:noWrap/>
            <w:vAlign w:val="center"/>
          </w:tcPr>
          <w:p w14:paraId="18930DC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吃惊</w:t>
            </w:r>
          </w:p>
        </w:tc>
        <w:tc>
          <w:tcPr>
            <w:tcW w:w="696" w:type="dxa"/>
            <w:tcBorders>
              <w:top w:val="nil"/>
            </w:tcBorders>
            <w:shd w:val="clear" w:color="auto" w:fill="auto"/>
            <w:noWrap/>
            <w:vAlign w:val="center"/>
          </w:tcPr>
          <w:p w14:paraId="5C846E3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懊悔</w:t>
            </w:r>
          </w:p>
        </w:tc>
        <w:tc>
          <w:tcPr>
            <w:tcW w:w="696" w:type="dxa"/>
            <w:tcBorders>
              <w:top w:val="nil"/>
            </w:tcBorders>
            <w:shd w:val="clear" w:color="auto" w:fill="auto"/>
            <w:noWrap/>
            <w:vAlign w:val="center"/>
          </w:tcPr>
          <w:p w14:paraId="5F846B6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耻辱</w:t>
            </w:r>
          </w:p>
        </w:tc>
        <w:tc>
          <w:tcPr>
            <w:tcW w:w="696" w:type="dxa"/>
            <w:tcBorders>
              <w:top w:val="nil"/>
            </w:tcBorders>
            <w:shd w:val="clear" w:color="auto" w:fill="auto"/>
            <w:noWrap/>
            <w:vAlign w:val="center"/>
          </w:tcPr>
          <w:p w14:paraId="76181B5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希望</w:t>
            </w:r>
          </w:p>
        </w:tc>
        <w:tc>
          <w:tcPr>
            <w:tcW w:w="696" w:type="dxa"/>
            <w:tcBorders>
              <w:top w:val="nil"/>
            </w:tcBorders>
            <w:shd w:val="clear" w:color="auto" w:fill="auto"/>
            <w:noWrap/>
            <w:vAlign w:val="center"/>
          </w:tcPr>
          <w:p w14:paraId="15DDADC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嫉妒</w:t>
            </w:r>
          </w:p>
        </w:tc>
        <w:tc>
          <w:tcPr>
            <w:tcW w:w="696" w:type="dxa"/>
            <w:tcBorders>
              <w:top w:val="nil"/>
            </w:tcBorders>
            <w:shd w:val="clear" w:color="auto" w:fill="auto"/>
            <w:noWrap/>
            <w:vAlign w:val="center"/>
          </w:tcPr>
          <w:p w14:paraId="746159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羞愧</w:t>
            </w:r>
          </w:p>
        </w:tc>
        <w:tc>
          <w:tcPr>
            <w:tcW w:w="696" w:type="dxa"/>
            <w:tcBorders>
              <w:top w:val="nil"/>
            </w:tcBorders>
            <w:shd w:val="clear" w:color="auto" w:fill="auto"/>
            <w:noWrap/>
            <w:vAlign w:val="center"/>
          </w:tcPr>
          <w:p w14:paraId="55A70D0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怜悯</w:t>
            </w:r>
          </w:p>
        </w:tc>
        <w:tc>
          <w:tcPr>
            <w:tcW w:w="696" w:type="dxa"/>
            <w:tcBorders>
              <w:top w:val="nil"/>
            </w:tcBorders>
            <w:shd w:val="clear" w:color="auto" w:fill="auto"/>
            <w:noWrap/>
            <w:vAlign w:val="center"/>
          </w:tcPr>
          <w:p w14:paraId="04ABC52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清闲</w:t>
            </w:r>
          </w:p>
        </w:tc>
      </w:tr>
      <w:tr w:rsidR="0061021E" w:rsidRPr="001A67CF" w14:paraId="5238132D" w14:textId="77777777" w:rsidTr="00CC5CEB">
        <w:trPr>
          <w:cantSplit/>
          <w:trHeight w:hRule="exact" w:val="340"/>
          <w:jc w:val="center"/>
        </w:trPr>
        <w:tc>
          <w:tcPr>
            <w:tcW w:w="696" w:type="dxa"/>
            <w:tcBorders>
              <w:top w:val="nil"/>
            </w:tcBorders>
          </w:tcPr>
          <w:p w14:paraId="23FE83B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愁闷</w:t>
            </w:r>
          </w:p>
        </w:tc>
        <w:tc>
          <w:tcPr>
            <w:tcW w:w="696" w:type="dxa"/>
            <w:tcBorders>
              <w:top w:val="nil"/>
              <w:left w:val="nil"/>
            </w:tcBorders>
            <w:shd w:val="clear" w:color="auto" w:fill="auto"/>
            <w:noWrap/>
            <w:vAlign w:val="center"/>
          </w:tcPr>
          <w:p w14:paraId="760FCEB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满足</w:t>
            </w:r>
          </w:p>
        </w:tc>
        <w:tc>
          <w:tcPr>
            <w:tcW w:w="696" w:type="dxa"/>
            <w:tcBorders>
              <w:top w:val="nil"/>
            </w:tcBorders>
            <w:shd w:val="clear" w:color="auto" w:fill="auto"/>
            <w:noWrap/>
            <w:vAlign w:val="center"/>
          </w:tcPr>
          <w:p w14:paraId="5779DDA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紧张</w:t>
            </w:r>
          </w:p>
        </w:tc>
        <w:tc>
          <w:tcPr>
            <w:tcW w:w="856" w:type="dxa"/>
            <w:tcBorders>
              <w:top w:val="nil"/>
            </w:tcBorders>
            <w:shd w:val="clear" w:color="auto" w:fill="auto"/>
            <w:noWrap/>
            <w:vAlign w:val="center"/>
          </w:tcPr>
          <w:p w14:paraId="793A33A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愤怒</w:t>
            </w:r>
          </w:p>
        </w:tc>
        <w:tc>
          <w:tcPr>
            <w:tcW w:w="696" w:type="dxa"/>
            <w:tcBorders>
              <w:top w:val="nil"/>
            </w:tcBorders>
            <w:shd w:val="clear" w:color="auto" w:fill="auto"/>
            <w:noWrap/>
            <w:vAlign w:val="center"/>
          </w:tcPr>
          <w:p w14:paraId="48DC668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蔑视</w:t>
            </w:r>
          </w:p>
        </w:tc>
        <w:tc>
          <w:tcPr>
            <w:tcW w:w="696" w:type="dxa"/>
            <w:tcBorders>
              <w:top w:val="nil"/>
            </w:tcBorders>
            <w:shd w:val="clear" w:color="auto" w:fill="auto"/>
            <w:noWrap/>
            <w:vAlign w:val="center"/>
          </w:tcPr>
          <w:p w14:paraId="4A5659B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倦怠</w:t>
            </w:r>
          </w:p>
        </w:tc>
        <w:tc>
          <w:tcPr>
            <w:tcW w:w="696" w:type="dxa"/>
            <w:tcBorders>
              <w:top w:val="nil"/>
            </w:tcBorders>
            <w:shd w:val="clear" w:color="auto" w:fill="auto"/>
            <w:noWrap/>
            <w:vAlign w:val="center"/>
          </w:tcPr>
          <w:p w14:paraId="6DBD2B1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沮丧</w:t>
            </w:r>
          </w:p>
        </w:tc>
        <w:tc>
          <w:tcPr>
            <w:tcW w:w="696" w:type="dxa"/>
            <w:tcBorders>
              <w:top w:val="nil"/>
            </w:tcBorders>
            <w:shd w:val="clear" w:color="auto" w:fill="auto"/>
            <w:noWrap/>
            <w:vAlign w:val="center"/>
          </w:tcPr>
          <w:p w14:paraId="0D2B924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骄傲</w:t>
            </w:r>
          </w:p>
        </w:tc>
        <w:tc>
          <w:tcPr>
            <w:tcW w:w="696" w:type="dxa"/>
            <w:tcBorders>
              <w:top w:val="nil"/>
            </w:tcBorders>
            <w:shd w:val="clear" w:color="auto" w:fill="auto"/>
            <w:noWrap/>
            <w:vAlign w:val="center"/>
          </w:tcPr>
          <w:p w14:paraId="5B97CE83"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寂寞</w:t>
            </w:r>
          </w:p>
        </w:tc>
        <w:tc>
          <w:tcPr>
            <w:tcW w:w="696" w:type="dxa"/>
            <w:tcBorders>
              <w:top w:val="nil"/>
            </w:tcBorders>
            <w:shd w:val="clear" w:color="auto" w:fill="auto"/>
            <w:noWrap/>
            <w:vAlign w:val="center"/>
          </w:tcPr>
          <w:p w14:paraId="69DA692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忧愁</w:t>
            </w:r>
          </w:p>
        </w:tc>
        <w:tc>
          <w:tcPr>
            <w:tcW w:w="696" w:type="dxa"/>
            <w:tcBorders>
              <w:top w:val="nil"/>
            </w:tcBorders>
            <w:shd w:val="clear" w:color="auto" w:fill="auto"/>
            <w:noWrap/>
            <w:vAlign w:val="center"/>
          </w:tcPr>
          <w:p w14:paraId="7B01F1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烦闷</w:t>
            </w:r>
          </w:p>
        </w:tc>
        <w:tc>
          <w:tcPr>
            <w:tcW w:w="696" w:type="dxa"/>
            <w:tcBorders>
              <w:top w:val="nil"/>
            </w:tcBorders>
            <w:shd w:val="clear" w:color="auto" w:fill="auto"/>
            <w:noWrap/>
            <w:vAlign w:val="center"/>
          </w:tcPr>
          <w:p w14:paraId="149FD19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憎恶</w:t>
            </w:r>
          </w:p>
        </w:tc>
      </w:tr>
      <w:tr w:rsidR="0061021E" w:rsidRPr="001A67CF" w14:paraId="00743221" w14:textId="77777777" w:rsidTr="00CC5CEB">
        <w:trPr>
          <w:cantSplit/>
          <w:trHeight w:hRule="exact" w:val="340"/>
          <w:jc w:val="center"/>
        </w:trPr>
        <w:tc>
          <w:tcPr>
            <w:tcW w:w="696" w:type="dxa"/>
            <w:tcBorders>
              <w:bottom w:val="single" w:sz="4" w:space="0" w:color="auto"/>
            </w:tcBorders>
            <w:vAlign w:val="center"/>
          </w:tcPr>
          <w:p w14:paraId="4C447B3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颓废</w:t>
            </w:r>
          </w:p>
        </w:tc>
        <w:tc>
          <w:tcPr>
            <w:tcW w:w="696" w:type="dxa"/>
            <w:tcBorders>
              <w:left w:val="nil"/>
              <w:bottom w:val="single" w:sz="4" w:space="0" w:color="auto"/>
            </w:tcBorders>
            <w:shd w:val="clear" w:color="auto" w:fill="auto"/>
            <w:noWrap/>
            <w:vAlign w:val="center"/>
          </w:tcPr>
          <w:p w14:paraId="7A37CC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轻蔑</w:t>
            </w:r>
          </w:p>
        </w:tc>
        <w:tc>
          <w:tcPr>
            <w:tcW w:w="696" w:type="dxa"/>
            <w:tcBorders>
              <w:bottom w:val="single" w:sz="4" w:space="0" w:color="auto"/>
            </w:tcBorders>
            <w:shd w:val="clear" w:color="auto" w:fill="auto"/>
            <w:noWrap/>
            <w:vAlign w:val="center"/>
          </w:tcPr>
          <w:p w14:paraId="49BEED5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惊慌</w:t>
            </w:r>
          </w:p>
        </w:tc>
        <w:tc>
          <w:tcPr>
            <w:tcW w:w="856" w:type="dxa"/>
            <w:tcBorders>
              <w:bottom w:val="single" w:sz="4" w:space="0" w:color="auto"/>
            </w:tcBorders>
            <w:shd w:val="clear" w:color="auto" w:fill="auto"/>
            <w:noWrap/>
            <w:vAlign w:val="center"/>
          </w:tcPr>
          <w:p w14:paraId="3CA49CC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平静</w:t>
            </w:r>
          </w:p>
        </w:tc>
        <w:tc>
          <w:tcPr>
            <w:tcW w:w="696" w:type="dxa"/>
            <w:tcBorders>
              <w:bottom w:val="single" w:sz="4" w:space="0" w:color="auto"/>
            </w:tcBorders>
            <w:shd w:val="clear" w:color="auto" w:fill="auto"/>
            <w:noWrap/>
            <w:vAlign w:val="center"/>
          </w:tcPr>
          <w:p w14:paraId="121FDE5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焦躁</w:t>
            </w:r>
          </w:p>
        </w:tc>
        <w:tc>
          <w:tcPr>
            <w:tcW w:w="696" w:type="dxa"/>
            <w:tcBorders>
              <w:bottom w:val="single" w:sz="4" w:space="0" w:color="auto"/>
            </w:tcBorders>
            <w:shd w:val="clear" w:color="auto" w:fill="auto"/>
            <w:noWrap/>
            <w:vAlign w:val="center"/>
          </w:tcPr>
          <w:p w14:paraId="6BA11A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愧疚</w:t>
            </w:r>
          </w:p>
        </w:tc>
        <w:tc>
          <w:tcPr>
            <w:tcW w:w="696" w:type="dxa"/>
            <w:tcBorders>
              <w:bottom w:val="single" w:sz="4" w:space="0" w:color="auto"/>
            </w:tcBorders>
            <w:shd w:val="clear" w:color="auto" w:fill="auto"/>
            <w:noWrap/>
            <w:vAlign w:val="center"/>
          </w:tcPr>
          <w:p w14:paraId="1E7EABC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荣耀</w:t>
            </w:r>
          </w:p>
        </w:tc>
        <w:tc>
          <w:tcPr>
            <w:tcW w:w="696" w:type="dxa"/>
            <w:tcBorders>
              <w:bottom w:val="single" w:sz="4" w:space="0" w:color="auto"/>
            </w:tcBorders>
            <w:shd w:val="clear" w:color="auto" w:fill="auto"/>
            <w:noWrap/>
            <w:vAlign w:val="center"/>
          </w:tcPr>
          <w:p w14:paraId="7C8F9F6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2CE3AE54"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35A39A1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605A57F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04EC834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r>
    </w:tbl>
    <w:p w14:paraId="04B3C37B" w14:textId="77777777" w:rsidR="00A20A63" w:rsidRDefault="001C2EF9">
      <w:pPr>
        <w:ind w:firstLine="480"/>
      </w:pPr>
      <w:r>
        <w:rPr>
          <w:rFonts w:hint="eastAsia"/>
        </w:rPr>
        <w:t>请被试人员对上述情感词表进行人工分类，分类规则基于被试自身对于这些词语所属心理感受类型的理解，为了避免分类过粗或者过细，对分类数目进行限定，最少不少于</w:t>
      </w:r>
      <w:r>
        <w:rPr>
          <w:rFonts w:hint="eastAsia"/>
        </w:rPr>
        <w:t>4</w:t>
      </w:r>
      <w:r>
        <w:rPr>
          <w:rFonts w:hint="eastAsia"/>
        </w:rPr>
        <w:t>类，最多不多于</w:t>
      </w:r>
      <w:r>
        <w:rPr>
          <w:rFonts w:hint="eastAsia"/>
        </w:rPr>
        <w:t>10</w:t>
      </w:r>
      <w:r>
        <w:rPr>
          <w:rFonts w:hint="eastAsia"/>
        </w:rPr>
        <w:t>类，分类完成后给每一类别进行命名以备我们后续参考。经过筛选最终使用的分类结果是</w:t>
      </w:r>
      <w:r>
        <w:rPr>
          <w:rFonts w:hint="eastAsia"/>
        </w:rPr>
        <w:t>33</w:t>
      </w:r>
      <w:r>
        <w:rPr>
          <w:rFonts w:hint="eastAsia"/>
        </w:rPr>
        <w:t>份，男女比例为</w:t>
      </w:r>
      <w:r>
        <w:rPr>
          <w:rFonts w:hint="eastAsia"/>
        </w:rPr>
        <w:t>9:24</w:t>
      </w:r>
      <w:r>
        <w:rPr>
          <w:rFonts w:hint="eastAsia"/>
        </w:rPr>
        <w:t>，筛选原则主要基于被试对实验要求的理解是否准确，给出的划分结果是否遵循实验目的，类别规模是否存在严重不平衡等。</w:t>
      </w:r>
    </w:p>
    <w:p w14:paraId="7F5EEE98" w14:textId="77777777" w:rsidR="00A20A63" w:rsidRDefault="001C2EF9">
      <w:pPr>
        <w:ind w:firstLine="480"/>
      </w:pPr>
      <w:r>
        <w:rPr>
          <w:rFonts w:hint="eastAsia"/>
        </w:rPr>
        <w:t>得到人工分类的结果后，首先构建一个可以表示数据集合中两两情感相似性的特征矩阵，由一个对称方阵表示，方阵每一行及每一列均对应情感词表中的一种情感，矩阵元素为该位置对应的两个情感词被归为一类的</w:t>
      </w:r>
      <w:proofErr w:type="gramStart"/>
      <w:r>
        <w:rPr>
          <w:rFonts w:hint="eastAsia"/>
        </w:rPr>
        <w:t>频数除</w:t>
      </w:r>
      <w:proofErr w:type="gramEnd"/>
      <w:r>
        <w:rPr>
          <w:rFonts w:hint="eastAsia"/>
        </w:rPr>
        <w:t>以总人数（归一化）。利用该相似性矩阵，分别选用</w:t>
      </w:r>
      <w:r>
        <w:rPr>
          <w:rFonts w:hint="eastAsia"/>
        </w:rPr>
        <w:t>K-means</w:t>
      </w:r>
      <w:r>
        <w:rPr>
          <w:rFonts w:hint="eastAsia"/>
        </w:rPr>
        <w:t>和层次聚类两种算法进行聚类。</w:t>
      </w:r>
    </w:p>
    <w:p w14:paraId="77F4294C" w14:textId="77777777" w:rsidR="00A20A63" w:rsidRDefault="001C2EF9">
      <w:pPr>
        <w:ind w:firstLine="482"/>
        <w:rPr>
          <w:b/>
        </w:rPr>
      </w:pPr>
      <w:r>
        <w:rPr>
          <w:rFonts w:hint="eastAsia"/>
          <w:b/>
        </w:rPr>
        <w:t>(a) K-means</w:t>
      </w:r>
      <w:r>
        <w:rPr>
          <w:rFonts w:hint="eastAsia"/>
          <w:b/>
        </w:rPr>
        <w:t>算法</w:t>
      </w:r>
    </w:p>
    <w:p w14:paraId="6CE12EBC" w14:textId="77777777" w:rsidR="00A20A63" w:rsidRDefault="001C2EF9">
      <w:pPr>
        <w:ind w:firstLine="480"/>
      </w:pPr>
      <w:r>
        <w:rPr>
          <w:rFonts w:hint="eastAsia"/>
        </w:rPr>
        <w:t>K-means</w:t>
      </w:r>
      <w:r>
        <w:rPr>
          <w:rFonts w:hint="eastAsia"/>
        </w:rPr>
        <w:t>算法中，初始聚类中心的好坏会影响聚类效果，初始中心的随机设定也会使聚类结果具有随机性，由于本实验中样本集不大，所以这种影响会比较明显。为了更合理的设定初始中心，我们采用文献</w:t>
      </w:r>
      <w:r>
        <w:rPr>
          <w:rFonts w:hint="eastAsia"/>
        </w:rPr>
        <w:t>[95]</w:t>
      </w:r>
      <w:r>
        <w:rPr>
          <w:rFonts w:hint="eastAsia"/>
        </w:rPr>
        <w:t>提出的方法，即用前</w:t>
      </w:r>
      <w:r>
        <w:rPr>
          <w:rFonts w:hint="eastAsia"/>
        </w:rPr>
        <w:t>k</w:t>
      </w:r>
      <w:proofErr w:type="gramStart"/>
      <w:r>
        <w:rPr>
          <w:rFonts w:hint="eastAsia"/>
        </w:rPr>
        <w:t>个</w:t>
      </w:r>
      <w:proofErr w:type="gramEnd"/>
      <w:r>
        <w:rPr>
          <w:rFonts w:hint="eastAsia"/>
        </w:rPr>
        <w:lastRenderedPageBreak/>
        <w:t>最大特征值对应的特征向量乘以样本集作为初始中心。</w:t>
      </w:r>
      <w:r>
        <w:rPr>
          <w:rFonts w:hint="eastAsia"/>
        </w:rPr>
        <w:t>K-means</w:t>
      </w:r>
      <w:r>
        <w:rPr>
          <w:rFonts w:hint="eastAsia"/>
        </w:rPr>
        <w:t>算法还需要预先设定聚类个数，人工聚类时聚类个数限定为</w:t>
      </w:r>
      <w:r>
        <w:rPr>
          <w:rFonts w:hint="eastAsia"/>
        </w:rPr>
        <w:t>4~10</w:t>
      </w:r>
      <w:r>
        <w:rPr>
          <w:rFonts w:hint="eastAsia"/>
        </w:rPr>
        <w:t>类，因此这里也将聚类个数分别设为</w:t>
      </w:r>
      <w:r>
        <w:rPr>
          <w:rFonts w:hint="eastAsia"/>
        </w:rPr>
        <w:t>4~10</w:t>
      </w:r>
      <w:r>
        <w:rPr>
          <w:rFonts w:hint="eastAsia"/>
        </w:rPr>
        <w:t>类。</w:t>
      </w:r>
    </w:p>
    <w:p w14:paraId="15CAD251" w14:textId="77777777" w:rsidR="00A20A63" w:rsidRDefault="001C2EF9">
      <w:pPr>
        <w:ind w:firstLine="480"/>
      </w:pPr>
      <w:r>
        <w:rPr>
          <w:rFonts w:hint="eastAsia"/>
        </w:rPr>
        <w:t>观察结果发现分成</w:t>
      </w:r>
      <w:r>
        <w:rPr>
          <w:rFonts w:hint="eastAsia"/>
        </w:rPr>
        <w:t>4</w:t>
      </w:r>
      <w:r>
        <w:rPr>
          <w:rFonts w:hint="eastAsia"/>
        </w:rPr>
        <w:t>类的结果已具有一定合理性，如表</w:t>
      </w:r>
      <w:r>
        <w:rPr>
          <w:rFonts w:hint="eastAsia"/>
        </w:rPr>
        <w:t>2-5</w:t>
      </w:r>
      <w:r>
        <w:rPr>
          <w:rFonts w:hint="eastAsia"/>
        </w:rPr>
        <w:t>所示。随着聚类个数的增加，有些不希望再拆分的类别被越拆越细，而有些类别的混合度仍然较高。针对这个问题，我们采取了半人工干预的分层聚类的方法，第一层全部数据聚成四类，将平和类作为最终结果保留不参与之后的聚类；第二层其他三类类别内部再各自聚类，聚类个数分别试验了</w:t>
      </w:r>
      <w:r>
        <w:rPr>
          <w:rFonts w:hint="eastAsia"/>
        </w:rPr>
        <w:t>2</w:t>
      </w:r>
      <w:r>
        <w:rPr>
          <w:rFonts w:hint="eastAsia"/>
        </w:rPr>
        <w:t>、</w:t>
      </w:r>
      <w:r>
        <w:rPr>
          <w:rFonts w:hint="eastAsia"/>
        </w:rPr>
        <w:t>3</w:t>
      </w:r>
      <w:r>
        <w:rPr>
          <w:rFonts w:hint="eastAsia"/>
        </w:rPr>
        <w:t>、</w:t>
      </w:r>
      <w:r>
        <w:rPr>
          <w:rFonts w:hint="eastAsia"/>
        </w:rPr>
        <w:t>4</w:t>
      </w:r>
      <w:r>
        <w:rPr>
          <w:rFonts w:hint="eastAsia"/>
        </w:rPr>
        <w:t>类，最终得到的聚类结果为八类，即保留平和类，愁闷类拆分为</w:t>
      </w:r>
      <w:r>
        <w:rPr>
          <w:rFonts w:hint="eastAsia"/>
        </w:rPr>
        <w:t>3</w:t>
      </w:r>
      <w:r>
        <w:rPr>
          <w:rFonts w:hint="eastAsia"/>
        </w:rPr>
        <w:t>类，喜乐类和</w:t>
      </w:r>
      <w:proofErr w:type="gramStart"/>
      <w:r>
        <w:rPr>
          <w:rFonts w:hint="eastAsia"/>
        </w:rPr>
        <w:t>惊怒类各自</w:t>
      </w:r>
      <w:proofErr w:type="gramEnd"/>
      <w:r>
        <w:rPr>
          <w:rFonts w:hint="eastAsia"/>
        </w:rPr>
        <w:t>拆为</w:t>
      </w:r>
      <w:r>
        <w:rPr>
          <w:rFonts w:hint="eastAsia"/>
        </w:rPr>
        <w:t>2</w:t>
      </w:r>
      <w:r>
        <w:rPr>
          <w:rFonts w:hint="eastAsia"/>
        </w:rPr>
        <w:t>类，如表</w:t>
      </w:r>
      <w:r>
        <w:rPr>
          <w:rFonts w:hint="eastAsia"/>
        </w:rPr>
        <w:t>2-6</w:t>
      </w:r>
      <w:r>
        <w:rPr>
          <w:rFonts w:hint="eastAsia"/>
        </w:rPr>
        <w:t>所示：</w:t>
      </w:r>
    </w:p>
    <w:p w14:paraId="20F3362F" w14:textId="77777777" w:rsidR="00A20A63" w:rsidRDefault="001C2EF9">
      <w:pPr>
        <w:ind w:firstLine="420"/>
        <w:rPr>
          <w:sz w:val="21"/>
        </w:rPr>
      </w:pPr>
      <w:r>
        <w:rPr>
          <w:rFonts w:hint="eastAsia"/>
          <w:sz w:val="21"/>
        </w:rPr>
        <w:t>表</w:t>
      </w:r>
      <w:r>
        <w:rPr>
          <w:rFonts w:hint="eastAsia"/>
          <w:sz w:val="21"/>
        </w:rPr>
        <w:t>2-5 K-means</w:t>
      </w:r>
      <w:r>
        <w:rPr>
          <w:rFonts w:hint="eastAsia"/>
          <w:sz w:val="21"/>
        </w:rPr>
        <w:t>算法聚为</w:t>
      </w:r>
      <w:r>
        <w:rPr>
          <w:rFonts w:hint="eastAsia"/>
          <w:sz w:val="21"/>
        </w:rPr>
        <w:t>4</w:t>
      </w:r>
      <w:r>
        <w:rPr>
          <w:rFonts w:hint="eastAsia"/>
          <w:sz w:val="21"/>
        </w:rPr>
        <w:t>类结果</w:t>
      </w:r>
    </w:p>
    <w:p w14:paraId="2D726ADD" w14:textId="77777777" w:rsidR="00A20A63" w:rsidRDefault="001C2EF9">
      <w:pPr>
        <w:ind w:firstLine="420"/>
        <w:rPr>
          <w:sz w:val="21"/>
        </w:rPr>
      </w:pPr>
      <w:r>
        <w:rPr>
          <w:rFonts w:hint="eastAsia"/>
          <w:sz w:val="21"/>
        </w:rPr>
        <w:t xml:space="preserve">Table 2-5 </w:t>
      </w:r>
      <w:proofErr w:type="gramStart"/>
      <w:r>
        <w:rPr>
          <w:rFonts w:hint="eastAsia"/>
          <w:sz w:val="21"/>
        </w:rPr>
        <w:t>The</w:t>
      </w:r>
      <w:proofErr w:type="gramEnd"/>
      <w:r>
        <w:rPr>
          <w:rFonts w:hint="eastAsia"/>
          <w:sz w:val="21"/>
        </w:rPr>
        <w:t xml:space="preserve"> classification results via K-means algorithm (four classes)</w:t>
      </w:r>
    </w:p>
    <w:tbl>
      <w:tblPr>
        <w:tblW w:w="6052"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4822"/>
      </w:tblGrid>
      <w:tr w:rsidR="00A20A63" w14:paraId="6BDE0915" w14:textId="77777777">
        <w:trPr>
          <w:trHeight w:val="270"/>
          <w:jc w:val="center"/>
        </w:trPr>
        <w:tc>
          <w:tcPr>
            <w:tcW w:w="1230" w:type="dxa"/>
          </w:tcPr>
          <w:p w14:paraId="197A663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4822" w:type="dxa"/>
            <w:shd w:val="clear" w:color="auto" w:fill="auto"/>
            <w:vAlign w:val="center"/>
          </w:tcPr>
          <w:p w14:paraId="07AF51B4"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怜悯 倦怠 忧愁 烦闷 颓废 懊悔 羞愧 愁闷 愧疚 寂寞</w:t>
            </w:r>
          </w:p>
        </w:tc>
      </w:tr>
      <w:tr w:rsidR="00A20A63" w14:paraId="4CF2BF42" w14:textId="77777777">
        <w:trPr>
          <w:trHeight w:val="270"/>
          <w:jc w:val="center"/>
        </w:trPr>
        <w:tc>
          <w:tcPr>
            <w:tcW w:w="1230" w:type="dxa"/>
          </w:tcPr>
          <w:p w14:paraId="400F484A"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4822" w:type="dxa"/>
            <w:shd w:val="clear" w:color="auto" w:fill="auto"/>
            <w:vAlign w:val="center"/>
          </w:tcPr>
          <w:p w14:paraId="25551AD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骄傲 荣耀 希望 自豪 快乐 尊敬 喜爱</w:t>
            </w:r>
          </w:p>
        </w:tc>
      </w:tr>
      <w:tr w:rsidR="00A20A63" w14:paraId="5CF77B10" w14:textId="77777777">
        <w:trPr>
          <w:trHeight w:val="270"/>
          <w:jc w:val="center"/>
        </w:trPr>
        <w:tc>
          <w:tcPr>
            <w:tcW w:w="1230" w:type="dxa"/>
          </w:tcPr>
          <w:p w14:paraId="17A02012" w14:textId="77777777" w:rsidR="00A20A63" w:rsidRDefault="001C2EF9">
            <w:pPr>
              <w:widowControl/>
              <w:adjustRightInd/>
              <w:snapToGrid/>
              <w:spacing w:line="240" w:lineRule="auto"/>
              <w:ind w:firstLineChars="0" w:firstLine="0"/>
              <w:jc w:val="center"/>
              <w:rPr>
                <w:rFonts w:ascii="宋体" w:hAnsi="宋体" w:cs="宋体"/>
                <w:b/>
                <w:color w:val="000000"/>
                <w:kern w:val="0"/>
                <w:sz w:val="21"/>
                <w:szCs w:val="15"/>
              </w:rPr>
            </w:pPr>
            <w:r>
              <w:rPr>
                <w:rFonts w:ascii="宋体" w:hAnsi="宋体" w:cs="宋体" w:hint="eastAsia"/>
                <w:b/>
                <w:color w:val="000000"/>
                <w:kern w:val="0"/>
                <w:sz w:val="21"/>
                <w:szCs w:val="15"/>
              </w:rPr>
              <w:t>平和类</w:t>
            </w:r>
          </w:p>
        </w:tc>
        <w:tc>
          <w:tcPr>
            <w:tcW w:w="4822" w:type="dxa"/>
            <w:shd w:val="clear" w:color="auto" w:fill="auto"/>
            <w:vAlign w:val="center"/>
          </w:tcPr>
          <w:p w14:paraId="74FB04E3" w14:textId="77777777" w:rsidR="00A20A63" w:rsidRDefault="001C2EF9">
            <w:pPr>
              <w:widowControl/>
              <w:adjustRightInd/>
              <w:snapToGrid/>
              <w:spacing w:line="240" w:lineRule="auto"/>
              <w:ind w:firstLineChars="0" w:firstLine="0"/>
              <w:jc w:val="left"/>
              <w:rPr>
                <w:rFonts w:ascii="宋体" w:hAnsi="宋体" w:cs="宋体"/>
                <w:b/>
                <w:color w:val="000000"/>
                <w:kern w:val="0"/>
                <w:sz w:val="21"/>
                <w:szCs w:val="15"/>
              </w:rPr>
            </w:pPr>
            <w:r>
              <w:rPr>
                <w:rFonts w:ascii="宋体" w:hAnsi="宋体" w:cs="宋体" w:hint="eastAsia"/>
                <w:b/>
                <w:color w:val="000000"/>
                <w:kern w:val="0"/>
                <w:sz w:val="21"/>
                <w:szCs w:val="15"/>
              </w:rPr>
              <w:t>舒适 体谅 满足 清闲 平静 宁静 安心</w:t>
            </w:r>
          </w:p>
        </w:tc>
      </w:tr>
      <w:tr w:rsidR="00A20A63" w14:paraId="4E099F52" w14:textId="77777777">
        <w:trPr>
          <w:trHeight w:val="270"/>
          <w:jc w:val="center"/>
        </w:trPr>
        <w:tc>
          <w:tcPr>
            <w:tcW w:w="1230" w:type="dxa"/>
          </w:tcPr>
          <w:p w14:paraId="1D3905BB"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4822" w:type="dxa"/>
            <w:shd w:val="clear" w:color="auto" w:fill="auto"/>
            <w:vAlign w:val="center"/>
          </w:tcPr>
          <w:p w14:paraId="2F9DA68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愤怒 蔑视 轻蔑 惊慌 吃惊 惊奇 憎恶 耻辱 嫉妒 着急 怨恨 焦躁</w:t>
            </w:r>
          </w:p>
        </w:tc>
      </w:tr>
    </w:tbl>
    <w:p w14:paraId="6231DB50" w14:textId="77777777" w:rsidR="00A20A63" w:rsidRDefault="001C2EF9">
      <w:pPr>
        <w:ind w:firstLine="420"/>
        <w:rPr>
          <w:sz w:val="21"/>
        </w:rPr>
      </w:pPr>
      <w:r>
        <w:rPr>
          <w:rFonts w:hint="eastAsia"/>
          <w:sz w:val="21"/>
        </w:rPr>
        <w:t>表</w:t>
      </w:r>
      <w:r>
        <w:rPr>
          <w:rFonts w:hint="eastAsia"/>
          <w:sz w:val="21"/>
        </w:rPr>
        <w:t>2-6 K-means</w:t>
      </w:r>
      <w:r>
        <w:rPr>
          <w:rFonts w:hint="eastAsia"/>
          <w:sz w:val="21"/>
        </w:rPr>
        <w:t>算法分层聚类结果</w:t>
      </w:r>
    </w:p>
    <w:p w14:paraId="2DB773B1" w14:textId="77777777" w:rsidR="00A20A63" w:rsidRDefault="001C2EF9">
      <w:pPr>
        <w:ind w:firstLine="420"/>
        <w:rPr>
          <w:sz w:val="21"/>
        </w:rPr>
      </w:pPr>
      <w:r>
        <w:rPr>
          <w:rFonts w:hint="eastAsia"/>
          <w:sz w:val="21"/>
        </w:rPr>
        <w:t xml:space="preserve">Table 2-6 </w:t>
      </w:r>
      <w:proofErr w:type="gramStart"/>
      <w:r>
        <w:rPr>
          <w:rFonts w:hint="eastAsia"/>
          <w:sz w:val="21"/>
        </w:rPr>
        <w:t>The</w:t>
      </w:r>
      <w:proofErr w:type="gramEnd"/>
      <w:r>
        <w:rPr>
          <w:rFonts w:hint="eastAsia"/>
          <w:sz w:val="21"/>
        </w:rPr>
        <w:t xml:space="preserve"> layered classification results via K-means algorithm</w:t>
      </w:r>
    </w:p>
    <w:tbl>
      <w:tblPr>
        <w:tblW w:w="5478"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846"/>
        <w:gridCol w:w="846"/>
        <w:gridCol w:w="3786"/>
      </w:tblGrid>
      <w:tr w:rsidR="00A20A63" w14:paraId="590C1D21" w14:textId="77777777">
        <w:trPr>
          <w:trHeight w:val="270"/>
          <w:jc w:val="center"/>
        </w:trPr>
        <w:tc>
          <w:tcPr>
            <w:tcW w:w="846" w:type="dxa"/>
            <w:tcBorders>
              <w:top w:val="single" w:sz="4" w:space="0" w:color="auto"/>
              <w:left w:val="nil"/>
              <w:bottom w:val="single" w:sz="4" w:space="0" w:color="auto"/>
              <w:right w:val="single" w:sz="4" w:space="0" w:color="auto"/>
            </w:tcBorders>
          </w:tcPr>
          <w:p w14:paraId="71DE08C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第一层</w:t>
            </w:r>
          </w:p>
        </w:tc>
        <w:tc>
          <w:tcPr>
            <w:tcW w:w="846" w:type="dxa"/>
            <w:tcBorders>
              <w:top w:val="single" w:sz="4" w:space="0" w:color="auto"/>
              <w:bottom w:val="single" w:sz="4" w:space="0" w:color="auto"/>
              <w:right w:val="single" w:sz="4" w:space="0" w:color="auto"/>
            </w:tcBorders>
          </w:tcPr>
          <w:p w14:paraId="6E043620"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第二层</w:t>
            </w:r>
          </w:p>
        </w:tc>
        <w:tc>
          <w:tcPr>
            <w:tcW w:w="3786" w:type="dxa"/>
            <w:tcBorders>
              <w:top w:val="single" w:sz="4" w:space="0" w:color="auto"/>
              <w:left w:val="single" w:sz="4" w:space="0" w:color="auto"/>
              <w:bottom w:val="single" w:sz="4" w:space="0" w:color="auto"/>
              <w:right w:val="nil"/>
            </w:tcBorders>
            <w:shd w:val="clear" w:color="auto" w:fill="auto"/>
            <w:vAlign w:val="center"/>
          </w:tcPr>
          <w:p w14:paraId="329D567F"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第三层</w:t>
            </w:r>
          </w:p>
        </w:tc>
      </w:tr>
      <w:tr w:rsidR="00A20A63" w14:paraId="247807C8" w14:textId="77777777">
        <w:trPr>
          <w:trHeight w:val="270"/>
          <w:jc w:val="center"/>
        </w:trPr>
        <w:tc>
          <w:tcPr>
            <w:tcW w:w="846" w:type="dxa"/>
            <w:tcBorders>
              <w:top w:val="single" w:sz="4" w:space="0" w:color="auto"/>
              <w:left w:val="nil"/>
              <w:bottom w:val="single" w:sz="4" w:space="0" w:color="auto"/>
              <w:right w:val="single" w:sz="4" w:space="0" w:color="auto"/>
            </w:tcBorders>
          </w:tcPr>
          <w:p w14:paraId="40C6506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846" w:type="dxa"/>
            <w:tcBorders>
              <w:top w:val="single" w:sz="4" w:space="0" w:color="auto"/>
              <w:bottom w:val="single" w:sz="4" w:space="0" w:color="auto"/>
              <w:right w:val="single" w:sz="4" w:space="0" w:color="auto"/>
            </w:tcBorders>
          </w:tcPr>
          <w:p w14:paraId="1307825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3786" w:type="dxa"/>
            <w:tcBorders>
              <w:top w:val="single" w:sz="4" w:space="0" w:color="auto"/>
              <w:left w:val="single" w:sz="4" w:space="0" w:color="auto"/>
              <w:bottom w:val="single" w:sz="4" w:space="0" w:color="auto"/>
              <w:right w:val="nil"/>
            </w:tcBorders>
            <w:shd w:val="clear" w:color="auto" w:fill="auto"/>
            <w:vAlign w:val="center"/>
          </w:tcPr>
          <w:p w14:paraId="221F43C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舒适 体谅 满足 清闲 平静 宁静 安心</w:t>
            </w:r>
          </w:p>
        </w:tc>
      </w:tr>
      <w:tr w:rsidR="00A20A63" w14:paraId="6FC5B455" w14:textId="77777777">
        <w:trPr>
          <w:trHeight w:val="270"/>
          <w:jc w:val="center"/>
        </w:trPr>
        <w:tc>
          <w:tcPr>
            <w:tcW w:w="846" w:type="dxa"/>
            <w:vMerge w:val="restart"/>
            <w:tcBorders>
              <w:top w:val="single" w:sz="4" w:space="0" w:color="auto"/>
              <w:left w:val="nil"/>
              <w:right w:val="single" w:sz="4" w:space="0" w:color="auto"/>
            </w:tcBorders>
          </w:tcPr>
          <w:p w14:paraId="2BCF390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846" w:type="dxa"/>
            <w:tcBorders>
              <w:top w:val="single" w:sz="4" w:space="0" w:color="auto"/>
              <w:bottom w:val="dotDash" w:sz="4" w:space="0" w:color="auto"/>
              <w:right w:val="single" w:sz="4" w:space="0" w:color="auto"/>
            </w:tcBorders>
            <w:shd w:val="clear" w:color="auto" w:fill="auto"/>
            <w:vAlign w:val="center"/>
          </w:tcPr>
          <w:p w14:paraId="47CAC1CA"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悔愧类</w:t>
            </w:r>
            <w:proofErr w:type="gramEnd"/>
          </w:p>
        </w:tc>
        <w:tc>
          <w:tcPr>
            <w:tcW w:w="3786" w:type="dxa"/>
            <w:tcBorders>
              <w:top w:val="single" w:sz="4" w:space="0" w:color="auto"/>
              <w:left w:val="single" w:sz="4" w:space="0" w:color="auto"/>
              <w:bottom w:val="dotDash" w:sz="4" w:space="0" w:color="auto"/>
              <w:right w:val="nil"/>
            </w:tcBorders>
            <w:shd w:val="clear" w:color="auto" w:fill="auto"/>
            <w:vAlign w:val="center"/>
          </w:tcPr>
          <w:p w14:paraId="487947D6"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怜悯 懊悔 羞愧 愧疚</w:t>
            </w:r>
          </w:p>
        </w:tc>
      </w:tr>
      <w:tr w:rsidR="00A20A63" w14:paraId="3B7B1446" w14:textId="77777777">
        <w:trPr>
          <w:trHeight w:val="50"/>
          <w:jc w:val="center"/>
        </w:trPr>
        <w:tc>
          <w:tcPr>
            <w:tcW w:w="846" w:type="dxa"/>
            <w:vMerge/>
            <w:tcBorders>
              <w:left w:val="nil"/>
              <w:right w:val="single" w:sz="4" w:space="0" w:color="auto"/>
            </w:tcBorders>
          </w:tcPr>
          <w:p w14:paraId="0EA407AF"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dotDash" w:sz="4" w:space="0" w:color="auto"/>
              <w:right w:val="single" w:sz="4" w:space="0" w:color="auto"/>
            </w:tcBorders>
            <w:shd w:val="clear" w:color="auto" w:fill="auto"/>
            <w:vAlign w:val="center"/>
          </w:tcPr>
          <w:p w14:paraId="45C78024"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愁苦类</w:t>
            </w:r>
          </w:p>
        </w:tc>
        <w:tc>
          <w:tcPr>
            <w:tcW w:w="3786" w:type="dxa"/>
            <w:tcBorders>
              <w:top w:val="dotDash" w:sz="4" w:space="0" w:color="auto"/>
              <w:left w:val="single" w:sz="4" w:space="0" w:color="auto"/>
              <w:bottom w:val="dotDash" w:sz="4" w:space="0" w:color="auto"/>
              <w:right w:val="nil"/>
            </w:tcBorders>
            <w:shd w:val="clear" w:color="auto" w:fill="auto"/>
            <w:vAlign w:val="center"/>
          </w:tcPr>
          <w:p w14:paraId="118BCE6E"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倦怠 烦闷 颓废 愁闷 寂寞</w:t>
            </w:r>
          </w:p>
        </w:tc>
      </w:tr>
      <w:tr w:rsidR="00A20A63" w14:paraId="355D4211" w14:textId="77777777">
        <w:trPr>
          <w:trHeight w:val="270"/>
          <w:jc w:val="center"/>
        </w:trPr>
        <w:tc>
          <w:tcPr>
            <w:tcW w:w="846" w:type="dxa"/>
            <w:vMerge/>
            <w:tcBorders>
              <w:left w:val="nil"/>
              <w:bottom w:val="single" w:sz="4" w:space="0" w:color="auto"/>
              <w:right w:val="single" w:sz="4" w:space="0" w:color="auto"/>
            </w:tcBorders>
          </w:tcPr>
          <w:p w14:paraId="7BC591C0"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5756829"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悲伤类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429DF0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忧愁</w:t>
            </w:r>
          </w:p>
        </w:tc>
      </w:tr>
      <w:tr w:rsidR="00A20A63" w14:paraId="372FAEBD" w14:textId="77777777">
        <w:trPr>
          <w:trHeight w:val="270"/>
          <w:jc w:val="center"/>
        </w:trPr>
        <w:tc>
          <w:tcPr>
            <w:tcW w:w="846" w:type="dxa"/>
            <w:vMerge w:val="restart"/>
            <w:tcBorders>
              <w:top w:val="single" w:sz="4" w:space="0" w:color="auto"/>
              <w:left w:val="nil"/>
              <w:right w:val="single" w:sz="4" w:space="0" w:color="auto"/>
            </w:tcBorders>
          </w:tcPr>
          <w:p w14:paraId="55BC670F"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846" w:type="dxa"/>
            <w:tcBorders>
              <w:top w:val="single" w:sz="4" w:space="0" w:color="auto"/>
              <w:bottom w:val="dotDash" w:sz="4" w:space="0" w:color="auto"/>
              <w:right w:val="single" w:sz="4" w:space="0" w:color="auto"/>
            </w:tcBorders>
            <w:shd w:val="clear" w:color="auto" w:fill="auto"/>
            <w:vAlign w:val="center"/>
          </w:tcPr>
          <w:p w14:paraId="37CA7EF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荣耀类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6E75C5BC"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骄傲 荣耀 自豪 尊敬</w:t>
            </w:r>
          </w:p>
        </w:tc>
      </w:tr>
      <w:tr w:rsidR="00A20A63" w14:paraId="405F68FD" w14:textId="77777777">
        <w:trPr>
          <w:trHeight w:val="270"/>
          <w:jc w:val="center"/>
        </w:trPr>
        <w:tc>
          <w:tcPr>
            <w:tcW w:w="846" w:type="dxa"/>
            <w:vMerge/>
            <w:tcBorders>
              <w:left w:val="nil"/>
              <w:bottom w:val="single" w:sz="4" w:space="0" w:color="auto"/>
              <w:right w:val="single" w:sz="4" w:space="0" w:color="auto"/>
            </w:tcBorders>
          </w:tcPr>
          <w:p w14:paraId="3B4F62CD"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F8E19A7"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喜悦类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397B0AF0"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希望 快乐 喜爱</w:t>
            </w:r>
          </w:p>
        </w:tc>
      </w:tr>
      <w:tr w:rsidR="00A20A63" w14:paraId="29B84CF8" w14:textId="77777777">
        <w:trPr>
          <w:trHeight w:val="270"/>
          <w:jc w:val="center"/>
        </w:trPr>
        <w:tc>
          <w:tcPr>
            <w:tcW w:w="846" w:type="dxa"/>
            <w:vMerge w:val="restart"/>
            <w:tcBorders>
              <w:top w:val="single" w:sz="4" w:space="0" w:color="auto"/>
              <w:left w:val="nil"/>
              <w:right w:val="single" w:sz="4" w:space="0" w:color="auto"/>
            </w:tcBorders>
          </w:tcPr>
          <w:p w14:paraId="274B768C"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846" w:type="dxa"/>
            <w:tcBorders>
              <w:top w:val="single" w:sz="4" w:space="0" w:color="auto"/>
              <w:bottom w:val="dotDash" w:sz="4" w:space="0" w:color="auto"/>
              <w:right w:val="single" w:sz="4" w:space="0" w:color="auto"/>
            </w:tcBorders>
            <w:shd w:val="clear" w:color="auto" w:fill="auto"/>
            <w:vAlign w:val="center"/>
          </w:tcPr>
          <w:p w14:paraId="150F9B06"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惊恐类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12BAF79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惊慌 吃惊 惊奇 着急 焦躁</w:t>
            </w:r>
          </w:p>
        </w:tc>
      </w:tr>
      <w:tr w:rsidR="00A20A63" w14:paraId="08EEBB12" w14:textId="77777777">
        <w:trPr>
          <w:trHeight w:val="270"/>
          <w:jc w:val="center"/>
        </w:trPr>
        <w:tc>
          <w:tcPr>
            <w:tcW w:w="846" w:type="dxa"/>
            <w:vMerge/>
            <w:tcBorders>
              <w:left w:val="nil"/>
              <w:bottom w:val="single" w:sz="4" w:space="0" w:color="auto"/>
              <w:right w:val="single" w:sz="4" w:space="0" w:color="auto"/>
            </w:tcBorders>
          </w:tcPr>
          <w:p w14:paraId="1E6D9106"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C615F3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愤怒类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E8F424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愤怒 蔑视 轻蔑 憎恶 耻辱 嫉妒 怨恨</w:t>
            </w:r>
          </w:p>
        </w:tc>
      </w:tr>
    </w:tbl>
    <w:p w14:paraId="498B5F34" w14:textId="77777777" w:rsidR="00A20A63" w:rsidRDefault="001C2EF9">
      <w:pPr>
        <w:ind w:firstLine="482"/>
        <w:rPr>
          <w:b/>
        </w:rPr>
      </w:pPr>
      <w:r>
        <w:rPr>
          <w:rFonts w:hint="eastAsia"/>
          <w:b/>
        </w:rPr>
        <w:t xml:space="preserve">(b) </w:t>
      </w:r>
      <w:r>
        <w:rPr>
          <w:rFonts w:hint="eastAsia"/>
          <w:b/>
        </w:rPr>
        <w:t>层次聚类算法</w:t>
      </w:r>
    </w:p>
    <w:p w14:paraId="02D03A8A" w14:textId="77777777" w:rsidR="00A20A63" w:rsidRDefault="001C2EF9">
      <w:pPr>
        <w:ind w:firstLine="480"/>
      </w:pPr>
      <w:r>
        <w:rPr>
          <w:rFonts w:hint="eastAsia"/>
        </w:rPr>
        <w:t>层次聚类算法是无需人工干预的自动分层聚类方法，无需预先设定聚类数目。该算法采用二叉树聚类策略，可以得到聚类对象的树形结构，具体实施通过调用</w:t>
      </w:r>
      <w:r>
        <w:rPr>
          <w:rFonts w:hint="eastAsia"/>
        </w:rPr>
        <w:t>Matlab</w:t>
      </w:r>
      <w:r>
        <w:rPr>
          <w:rFonts w:hint="eastAsia"/>
        </w:rPr>
        <w:t>工具包中的</w:t>
      </w:r>
      <w:r>
        <w:rPr>
          <w:rFonts w:hint="eastAsia"/>
        </w:rPr>
        <w:t>4</w:t>
      </w:r>
      <w:r>
        <w:rPr>
          <w:rFonts w:hint="eastAsia"/>
        </w:rPr>
        <w:t>个聚类相关函数实现：</w:t>
      </w:r>
    </w:p>
    <w:p w14:paraId="09628226" w14:textId="77777777" w:rsidR="00A20A63" w:rsidRDefault="001C2EF9">
      <w:pPr>
        <w:numPr>
          <w:ilvl w:val="0"/>
          <w:numId w:val="5"/>
        </w:numPr>
        <w:ind w:leftChars="200" w:left="840" w:hangingChars="150" w:hanging="360"/>
      </w:pPr>
      <w:r>
        <w:rPr>
          <w:rFonts w:hint="eastAsia"/>
        </w:rPr>
        <w:t>调用向量距离函数</w:t>
      </w:r>
      <w:r>
        <w:t>pdist</w:t>
      </w:r>
      <w:r>
        <w:rPr>
          <w:rFonts w:hint="eastAsia"/>
        </w:rPr>
        <w:t>()</w:t>
      </w:r>
      <w:r>
        <w:rPr>
          <w:rFonts w:hint="eastAsia"/>
        </w:rPr>
        <w:t>计算两两变量之间的距离，令</w:t>
      </w:r>
      <w:r>
        <w:rPr>
          <w:rFonts w:hint="eastAsia"/>
        </w:rPr>
        <w:t>Y=</w:t>
      </w:r>
      <w:r>
        <w:t>pdist</w:t>
      </w:r>
      <w:r>
        <w:rPr>
          <w:rFonts w:hint="eastAsia"/>
        </w:rPr>
        <w:t>(A,</w:t>
      </w:r>
      <w:proofErr w:type="gramStart"/>
      <w:r>
        <w:t>’</w:t>
      </w:r>
      <w:proofErr w:type="gramEnd"/>
      <w:r>
        <w:rPr>
          <w:rFonts w:hint="eastAsia"/>
        </w:rPr>
        <w:t>distance</w:t>
      </w:r>
      <w:proofErr w:type="gramStart"/>
      <w:r>
        <w:t>’</w:t>
      </w:r>
      <w:proofErr w:type="gramEnd"/>
      <w:r>
        <w:rPr>
          <w:rFonts w:hint="eastAsia"/>
        </w:rPr>
        <w:t>)</w:t>
      </w:r>
      <w:r>
        <w:rPr>
          <w:rFonts w:hint="eastAsia"/>
        </w:rPr>
        <w:t>，</w:t>
      </w:r>
      <w:r>
        <w:rPr>
          <w:rFonts w:hint="eastAsia"/>
        </w:rPr>
        <w:t>A</w:t>
      </w:r>
      <w:r>
        <w:rPr>
          <w:rFonts w:hint="eastAsia"/>
        </w:rPr>
        <w:t>为特征矩阵，</w:t>
      </w:r>
      <w:proofErr w:type="gramStart"/>
      <w:r>
        <w:t>’</w:t>
      </w:r>
      <w:proofErr w:type="gramEnd"/>
      <w:r>
        <w:rPr>
          <w:rFonts w:hint="eastAsia"/>
        </w:rPr>
        <w:t>distance</w:t>
      </w:r>
      <w:proofErr w:type="gramStart"/>
      <w:r>
        <w:t>’</w:t>
      </w:r>
      <w:proofErr w:type="gramEnd"/>
      <w:r>
        <w:rPr>
          <w:rFonts w:hint="eastAsia"/>
        </w:rPr>
        <w:t>是距离的类型，表</w:t>
      </w:r>
      <w:r>
        <w:rPr>
          <w:rFonts w:hint="eastAsia"/>
        </w:rPr>
        <w:t>2-7</w:t>
      </w:r>
      <w:r>
        <w:rPr>
          <w:rFonts w:hint="eastAsia"/>
        </w:rPr>
        <w:t>列出几种距离类型可供选择，</w:t>
      </w:r>
      <w:r>
        <w:rPr>
          <w:rFonts w:hint="eastAsia"/>
        </w:rPr>
        <w:t>Y</w:t>
      </w:r>
      <w:r>
        <w:rPr>
          <w:rFonts w:hint="eastAsia"/>
        </w:rPr>
        <w:t>为返回的距离矩阵。距离类型的选择由第</w:t>
      </w:r>
      <w:r>
        <w:rPr>
          <w:rFonts w:hint="eastAsia"/>
        </w:rPr>
        <w:t>iv</w:t>
      </w:r>
      <w:r>
        <w:rPr>
          <w:rFonts w:hint="eastAsia"/>
        </w:rPr>
        <w:t>步的相似性分析结果决定。</w:t>
      </w:r>
    </w:p>
    <w:p w14:paraId="2327A042" w14:textId="77777777" w:rsidR="00A20A63" w:rsidRDefault="001C2EF9">
      <w:pPr>
        <w:numPr>
          <w:ilvl w:val="0"/>
          <w:numId w:val="5"/>
        </w:numPr>
        <w:ind w:leftChars="200" w:left="840" w:hangingChars="150" w:hanging="360"/>
      </w:pPr>
      <w:r>
        <w:rPr>
          <w:rFonts w:hint="eastAsia"/>
        </w:rPr>
        <w:lastRenderedPageBreak/>
        <w:t>调用连接函数</w:t>
      </w:r>
      <w:r>
        <w:rPr>
          <w:rFonts w:hint="eastAsia"/>
        </w:rPr>
        <w:t>linkage()</w:t>
      </w:r>
      <w:r>
        <w:rPr>
          <w:rFonts w:hint="eastAsia"/>
        </w:rPr>
        <w:t>定义变量之间的连接关系，令</w:t>
      </w:r>
      <w:r>
        <w:rPr>
          <w:rFonts w:hint="eastAsia"/>
        </w:rPr>
        <w:t>Z=</w:t>
      </w:r>
      <w:r>
        <w:t>linkage</w:t>
      </w:r>
      <w:r>
        <w:rPr>
          <w:rFonts w:hint="eastAsia"/>
        </w:rPr>
        <w:t>(Y)</w:t>
      </w:r>
      <w:r>
        <w:rPr>
          <w:rFonts w:hint="eastAsia"/>
        </w:rPr>
        <w:t>，</w:t>
      </w:r>
      <w:r>
        <w:rPr>
          <w:rFonts w:hint="eastAsia"/>
        </w:rPr>
        <w:t>Y</w:t>
      </w:r>
      <w:r>
        <w:rPr>
          <w:rFonts w:hint="eastAsia"/>
        </w:rPr>
        <w:t>为距离矩阵，</w:t>
      </w:r>
      <w:r>
        <w:rPr>
          <w:rFonts w:hint="eastAsia"/>
        </w:rPr>
        <w:t>Z</w:t>
      </w:r>
      <w:r>
        <w:rPr>
          <w:rFonts w:hint="eastAsia"/>
        </w:rPr>
        <w:t>为连接关系矩阵，</w:t>
      </w:r>
      <w:r>
        <w:rPr>
          <w:rFonts w:hint="eastAsia"/>
        </w:rPr>
        <w:t>Z</w:t>
      </w:r>
      <w:r>
        <w:t>前两列是索引下标列</w:t>
      </w:r>
      <w:r>
        <w:rPr>
          <w:rFonts w:hint="eastAsia"/>
        </w:rPr>
        <w:t>，用以索引聚类节点</w:t>
      </w:r>
      <w:r>
        <w:t>，最后</w:t>
      </w:r>
      <w:proofErr w:type="gramStart"/>
      <w:r>
        <w:t>一</w:t>
      </w:r>
      <w:proofErr w:type="gramEnd"/>
      <w:r>
        <w:t>列</w:t>
      </w:r>
      <w:r>
        <w:rPr>
          <w:rFonts w:hint="eastAsia"/>
        </w:rPr>
        <w:t>表示它们之间的距离</w:t>
      </w:r>
      <w:r>
        <w:t>。</w:t>
      </w:r>
      <w:r>
        <w:t>linkage</w:t>
      </w:r>
      <w:r>
        <w:t>函数</w:t>
      </w:r>
      <w:r>
        <w:rPr>
          <w:rFonts w:hint="eastAsia"/>
        </w:rPr>
        <w:t>计算</w:t>
      </w:r>
      <w:r>
        <w:t>之后，二叉树式的聚类已经完成</w:t>
      </w:r>
      <w:r>
        <w:rPr>
          <w:rFonts w:hint="eastAsia"/>
        </w:rPr>
        <w:t>，只是</w:t>
      </w:r>
      <w:r>
        <w:t>Z</w:t>
      </w:r>
      <w:r>
        <w:t>数组</w:t>
      </w:r>
      <w:r>
        <w:rPr>
          <w:rFonts w:hint="eastAsia"/>
        </w:rPr>
        <w:t>可视化不强，还需下面的步骤生成可视化聚类树。</w:t>
      </w:r>
    </w:p>
    <w:p w14:paraId="423BD424" w14:textId="77777777" w:rsidR="00A20A63" w:rsidRDefault="001C2EF9">
      <w:pPr>
        <w:numPr>
          <w:ilvl w:val="0"/>
          <w:numId w:val="5"/>
        </w:numPr>
        <w:ind w:leftChars="200" w:left="840" w:hangingChars="150" w:hanging="360"/>
      </w:pPr>
      <w:r>
        <w:rPr>
          <w:rFonts w:hint="eastAsia"/>
        </w:rPr>
        <w:t>调用树图绘制函数</w:t>
      </w:r>
      <w:r>
        <w:t>dendrogram</w:t>
      </w:r>
      <w:r>
        <w:rPr>
          <w:rFonts w:hint="eastAsia"/>
        </w:rPr>
        <w:t>()</w:t>
      </w:r>
      <w:r>
        <w:rPr>
          <w:rFonts w:hint="eastAsia"/>
        </w:rPr>
        <w:t>绘制可视化聚类树，键入</w:t>
      </w:r>
      <w:r>
        <w:t>dendrogram</w:t>
      </w:r>
      <w:r>
        <w:rPr>
          <w:rFonts w:hint="eastAsia"/>
        </w:rPr>
        <w:t>(Z)</w:t>
      </w:r>
      <w:r>
        <w:rPr>
          <w:rFonts w:hint="eastAsia"/>
        </w:rPr>
        <w:t>即可生成二叉树的</w:t>
      </w:r>
      <w:r>
        <w:rPr>
          <w:rFonts w:hint="eastAsia"/>
        </w:rPr>
        <w:t>figure</w:t>
      </w:r>
      <w:r>
        <w:rPr>
          <w:rFonts w:hint="eastAsia"/>
        </w:rPr>
        <w:t>文件，</w:t>
      </w:r>
      <w:r>
        <w:rPr>
          <w:rFonts w:hint="eastAsia"/>
        </w:rPr>
        <w:t>Z</w:t>
      </w:r>
      <w:r>
        <w:rPr>
          <w:rFonts w:hint="eastAsia"/>
        </w:rPr>
        <w:t>为上面得到的连接关系矩阵。</w:t>
      </w:r>
    </w:p>
    <w:p w14:paraId="0C46414F" w14:textId="77777777" w:rsidR="00A20A63" w:rsidRDefault="001C2EF9">
      <w:pPr>
        <w:numPr>
          <w:ilvl w:val="0"/>
          <w:numId w:val="5"/>
        </w:numPr>
        <w:ind w:leftChars="200" w:left="840" w:hangingChars="150" w:hanging="360"/>
      </w:pPr>
      <w:r>
        <w:rPr>
          <w:rFonts w:hint="eastAsia"/>
        </w:rPr>
        <w:t>调用相似性分析函数</w:t>
      </w:r>
      <w:r>
        <w:t>cophenetic</w:t>
      </w:r>
      <w:r>
        <w:rPr>
          <w:rFonts w:hint="eastAsia"/>
        </w:rPr>
        <w:t>()</w:t>
      </w:r>
      <w:proofErr w:type="gramStart"/>
      <w:r>
        <w:rPr>
          <w:rFonts w:hint="eastAsia"/>
        </w:rPr>
        <w:t>评价二叉聚类</w:t>
      </w:r>
      <w:proofErr w:type="gramEnd"/>
      <w:r>
        <w:rPr>
          <w:rFonts w:hint="eastAsia"/>
        </w:rPr>
        <w:t>树与实际距离的相符程度，令</w:t>
      </w:r>
      <w:r>
        <w:rPr>
          <w:rFonts w:hint="eastAsia"/>
        </w:rPr>
        <w:t>c=</w:t>
      </w:r>
      <w:r>
        <w:t>cophenetic</w:t>
      </w:r>
      <w:r>
        <w:rPr>
          <w:rFonts w:hint="eastAsia"/>
        </w:rPr>
        <w:t>(Z,Y)</w:t>
      </w:r>
      <w:r>
        <w:rPr>
          <w:rFonts w:hint="eastAsia"/>
        </w:rPr>
        <w:t>，</w:t>
      </w:r>
      <w:r>
        <w:rPr>
          <w:rFonts w:hint="eastAsia"/>
        </w:rPr>
        <w:t>c</w:t>
      </w:r>
      <w:r>
        <w:rPr>
          <w:rFonts w:hint="eastAsia"/>
        </w:rPr>
        <w:t>为相关系数。表</w:t>
      </w:r>
      <w:r>
        <w:rPr>
          <w:rFonts w:hint="eastAsia"/>
        </w:rPr>
        <w:t>2-7</w:t>
      </w:r>
      <w:r>
        <w:rPr>
          <w:rFonts w:hint="eastAsia"/>
        </w:rPr>
        <w:t>是</w:t>
      </w:r>
      <w:r>
        <w:rPr>
          <w:rFonts w:hint="eastAsia"/>
        </w:rPr>
        <w:t>i</w:t>
      </w:r>
      <w:r>
        <w:rPr>
          <w:rFonts w:hint="eastAsia"/>
        </w:rPr>
        <w:t>中各类型的距离与聚类树的相关性评价对比，最终选用相关性最高的标准化欧式距离</w:t>
      </w:r>
      <w:r>
        <w:t>seuclidean</w:t>
      </w:r>
      <w:r>
        <w:rPr>
          <w:rFonts w:hint="eastAsia"/>
        </w:rPr>
        <w:t>，即欧式距离用标准差归一化。</w:t>
      </w:r>
    </w:p>
    <w:p w14:paraId="7E4435C8" w14:textId="77777777" w:rsidR="00A20A63" w:rsidRDefault="001C2EF9">
      <w:pPr>
        <w:ind w:firstLine="420"/>
        <w:rPr>
          <w:sz w:val="21"/>
        </w:rPr>
      </w:pPr>
      <w:r>
        <w:rPr>
          <w:rFonts w:hint="eastAsia"/>
          <w:sz w:val="21"/>
        </w:rPr>
        <w:t>表</w:t>
      </w:r>
      <w:r>
        <w:rPr>
          <w:rFonts w:hint="eastAsia"/>
          <w:sz w:val="21"/>
        </w:rPr>
        <w:t>2-7</w:t>
      </w:r>
      <w:proofErr w:type="gramStart"/>
      <w:r>
        <w:rPr>
          <w:rFonts w:hint="eastAsia"/>
          <w:sz w:val="21"/>
        </w:rPr>
        <w:t>各</w:t>
      </w:r>
      <w:proofErr w:type="gramEnd"/>
      <w:r>
        <w:rPr>
          <w:rFonts w:hint="eastAsia"/>
          <w:sz w:val="21"/>
        </w:rPr>
        <w:t>类型距离与聚类树的相关性评价</w:t>
      </w:r>
    </w:p>
    <w:p w14:paraId="19D041CE" w14:textId="77777777" w:rsidR="00A20A63" w:rsidRDefault="001C2EF9">
      <w:pPr>
        <w:ind w:firstLine="420"/>
        <w:rPr>
          <w:sz w:val="21"/>
        </w:rPr>
      </w:pPr>
      <w:r>
        <w:rPr>
          <w:rFonts w:hint="eastAsia"/>
          <w:sz w:val="21"/>
        </w:rPr>
        <w:t xml:space="preserve">Table 2-7 </w:t>
      </w:r>
      <w:proofErr w:type="gramStart"/>
      <w:r>
        <w:rPr>
          <w:rFonts w:hint="eastAsia"/>
          <w:sz w:val="21"/>
        </w:rPr>
        <w:t>The</w:t>
      </w:r>
      <w:proofErr w:type="gramEnd"/>
      <w:r>
        <w:rPr>
          <w:rFonts w:hint="eastAsia"/>
          <w:sz w:val="21"/>
        </w:rPr>
        <w:t xml:space="preserve"> correlation evaluation between different types of distances and clustering trees</w:t>
      </w:r>
    </w:p>
    <w:tbl>
      <w:tblPr>
        <w:tblW w:w="8056" w:type="dxa"/>
        <w:jc w:val="center"/>
        <w:tblBorders>
          <w:top w:val="single" w:sz="4" w:space="0" w:color="auto"/>
          <w:bottom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834"/>
        <w:gridCol w:w="804"/>
        <w:gridCol w:w="904"/>
        <w:gridCol w:w="784"/>
        <w:gridCol w:w="915"/>
        <w:gridCol w:w="609"/>
        <w:gridCol w:w="894"/>
        <w:gridCol w:w="794"/>
        <w:gridCol w:w="634"/>
        <w:gridCol w:w="884"/>
      </w:tblGrid>
      <w:tr w:rsidR="00A20A63" w14:paraId="62805F99" w14:textId="77777777">
        <w:trPr>
          <w:jc w:val="center"/>
        </w:trPr>
        <w:tc>
          <w:tcPr>
            <w:tcW w:w="834" w:type="dxa"/>
            <w:vAlign w:val="center"/>
          </w:tcPr>
          <w:p w14:paraId="657930F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距离</w:t>
            </w:r>
          </w:p>
        </w:tc>
        <w:tc>
          <w:tcPr>
            <w:tcW w:w="804" w:type="dxa"/>
            <w:vAlign w:val="center"/>
          </w:tcPr>
          <w:p w14:paraId="75581EE3" w14:textId="77777777" w:rsidR="00A20A63" w:rsidRDefault="001C2EF9">
            <w:pPr>
              <w:adjustRightInd/>
              <w:snapToGrid/>
              <w:spacing w:line="240" w:lineRule="auto"/>
              <w:ind w:firstLineChars="0" w:firstLine="0"/>
              <w:jc w:val="center"/>
              <w:rPr>
                <w:sz w:val="18"/>
                <w:szCs w:val="20"/>
              </w:rPr>
            </w:pPr>
            <w:r>
              <w:rPr>
                <w:sz w:val="18"/>
                <w:szCs w:val="20"/>
              </w:rPr>
              <w:t>euclidean</w:t>
            </w:r>
          </w:p>
        </w:tc>
        <w:tc>
          <w:tcPr>
            <w:tcW w:w="904" w:type="dxa"/>
            <w:vAlign w:val="center"/>
          </w:tcPr>
          <w:p w14:paraId="50A5DC48" w14:textId="77777777" w:rsidR="00A20A63" w:rsidRPr="00EB7CB1" w:rsidRDefault="001C2EF9">
            <w:pPr>
              <w:adjustRightInd/>
              <w:snapToGrid/>
              <w:spacing w:line="240" w:lineRule="auto"/>
              <w:ind w:firstLineChars="0" w:firstLine="0"/>
              <w:jc w:val="center"/>
              <w:rPr>
                <w:b/>
                <w:i/>
                <w:sz w:val="18"/>
                <w:szCs w:val="20"/>
              </w:rPr>
            </w:pPr>
            <w:r w:rsidRPr="00EB7CB1">
              <w:rPr>
                <w:b/>
                <w:i/>
                <w:sz w:val="18"/>
                <w:szCs w:val="20"/>
              </w:rPr>
              <w:t>seuclidean</w:t>
            </w:r>
          </w:p>
        </w:tc>
        <w:tc>
          <w:tcPr>
            <w:tcW w:w="784" w:type="dxa"/>
            <w:vAlign w:val="center"/>
          </w:tcPr>
          <w:p w14:paraId="06008CB4" w14:textId="77777777" w:rsidR="00A20A63" w:rsidRDefault="001C2EF9">
            <w:pPr>
              <w:adjustRightInd/>
              <w:snapToGrid/>
              <w:spacing w:line="240" w:lineRule="auto"/>
              <w:ind w:firstLineChars="0" w:firstLine="0"/>
              <w:jc w:val="center"/>
              <w:rPr>
                <w:sz w:val="18"/>
                <w:szCs w:val="20"/>
              </w:rPr>
            </w:pPr>
            <w:r>
              <w:rPr>
                <w:sz w:val="18"/>
                <w:szCs w:val="20"/>
              </w:rPr>
              <w:t>cityblock</w:t>
            </w:r>
          </w:p>
        </w:tc>
        <w:tc>
          <w:tcPr>
            <w:tcW w:w="915" w:type="dxa"/>
            <w:vAlign w:val="center"/>
          </w:tcPr>
          <w:p w14:paraId="5E2280FF" w14:textId="77777777" w:rsidR="00A20A63" w:rsidRDefault="001C2EF9">
            <w:pPr>
              <w:adjustRightInd/>
              <w:snapToGrid/>
              <w:spacing w:line="240" w:lineRule="auto"/>
              <w:ind w:firstLineChars="0" w:firstLine="0"/>
              <w:jc w:val="center"/>
              <w:rPr>
                <w:sz w:val="18"/>
                <w:szCs w:val="20"/>
              </w:rPr>
            </w:pPr>
            <w:r>
              <w:rPr>
                <w:sz w:val="18"/>
                <w:szCs w:val="20"/>
              </w:rPr>
              <w:t>minkowski</w:t>
            </w:r>
          </w:p>
        </w:tc>
        <w:tc>
          <w:tcPr>
            <w:tcW w:w="609" w:type="dxa"/>
            <w:vAlign w:val="center"/>
          </w:tcPr>
          <w:p w14:paraId="6CBBABE6" w14:textId="77777777" w:rsidR="00A20A63" w:rsidRDefault="001C2EF9">
            <w:pPr>
              <w:adjustRightInd/>
              <w:snapToGrid/>
              <w:spacing w:line="240" w:lineRule="auto"/>
              <w:ind w:firstLineChars="0" w:firstLine="0"/>
              <w:jc w:val="center"/>
              <w:rPr>
                <w:sz w:val="18"/>
                <w:szCs w:val="20"/>
              </w:rPr>
            </w:pPr>
            <w:r>
              <w:rPr>
                <w:sz w:val="18"/>
                <w:szCs w:val="20"/>
              </w:rPr>
              <w:t>cosine</w:t>
            </w:r>
          </w:p>
        </w:tc>
        <w:tc>
          <w:tcPr>
            <w:tcW w:w="894" w:type="dxa"/>
            <w:vAlign w:val="center"/>
          </w:tcPr>
          <w:p w14:paraId="76BE7AA8" w14:textId="77777777" w:rsidR="00A20A63" w:rsidRDefault="001C2EF9">
            <w:pPr>
              <w:adjustRightInd/>
              <w:snapToGrid/>
              <w:spacing w:line="240" w:lineRule="auto"/>
              <w:ind w:firstLineChars="0" w:firstLine="0"/>
              <w:jc w:val="center"/>
              <w:rPr>
                <w:sz w:val="18"/>
                <w:szCs w:val="20"/>
              </w:rPr>
            </w:pPr>
            <w:r>
              <w:rPr>
                <w:sz w:val="18"/>
                <w:szCs w:val="20"/>
              </w:rPr>
              <w:t>correlation</w:t>
            </w:r>
          </w:p>
        </w:tc>
        <w:tc>
          <w:tcPr>
            <w:tcW w:w="794" w:type="dxa"/>
            <w:vAlign w:val="center"/>
          </w:tcPr>
          <w:p w14:paraId="047472A6" w14:textId="77777777" w:rsidR="00A20A63" w:rsidRDefault="001C2EF9">
            <w:pPr>
              <w:adjustRightInd/>
              <w:snapToGrid/>
              <w:spacing w:line="240" w:lineRule="auto"/>
              <w:ind w:firstLineChars="0" w:firstLine="0"/>
              <w:jc w:val="center"/>
              <w:rPr>
                <w:sz w:val="18"/>
                <w:szCs w:val="20"/>
              </w:rPr>
            </w:pPr>
            <w:r>
              <w:rPr>
                <w:sz w:val="18"/>
                <w:szCs w:val="20"/>
              </w:rPr>
              <w:t>hamming</w:t>
            </w:r>
          </w:p>
        </w:tc>
        <w:tc>
          <w:tcPr>
            <w:tcW w:w="634" w:type="dxa"/>
            <w:vAlign w:val="center"/>
          </w:tcPr>
          <w:p w14:paraId="025F0846" w14:textId="77777777" w:rsidR="00A20A63" w:rsidRDefault="001C2EF9">
            <w:pPr>
              <w:adjustRightInd/>
              <w:snapToGrid/>
              <w:spacing w:line="240" w:lineRule="auto"/>
              <w:ind w:firstLineChars="0" w:firstLine="0"/>
              <w:jc w:val="center"/>
              <w:rPr>
                <w:sz w:val="18"/>
                <w:szCs w:val="20"/>
              </w:rPr>
            </w:pPr>
            <w:r>
              <w:rPr>
                <w:sz w:val="18"/>
                <w:szCs w:val="20"/>
              </w:rPr>
              <w:t>jaccard</w:t>
            </w:r>
          </w:p>
        </w:tc>
        <w:tc>
          <w:tcPr>
            <w:tcW w:w="884" w:type="dxa"/>
            <w:vAlign w:val="center"/>
          </w:tcPr>
          <w:p w14:paraId="12CD213A" w14:textId="77777777" w:rsidR="00A20A63" w:rsidRDefault="001C2EF9">
            <w:pPr>
              <w:adjustRightInd/>
              <w:snapToGrid/>
              <w:spacing w:line="240" w:lineRule="auto"/>
              <w:ind w:firstLineChars="0" w:firstLine="0"/>
              <w:jc w:val="center"/>
              <w:rPr>
                <w:sz w:val="18"/>
                <w:szCs w:val="20"/>
              </w:rPr>
            </w:pPr>
            <w:r>
              <w:rPr>
                <w:sz w:val="18"/>
                <w:szCs w:val="20"/>
              </w:rPr>
              <w:t>chebychev</w:t>
            </w:r>
          </w:p>
        </w:tc>
      </w:tr>
      <w:tr w:rsidR="00A20A63" w14:paraId="137BD721" w14:textId="77777777">
        <w:trPr>
          <w:trHeight w:val="402"/>
          <w:jc w:val="center"/>
        </w:trPr>
        <w:tc>
          <w:tcPr>
            <w:tcW w:w="834" w:type="dxa"/>
            <w:vAlign w:val="center"/>
          </w:tcPr>
          <w:p w14:paraId="71E063E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相关系数</w:t>
            </w:r>
          </w:p>
        </w:tc>
        <w:tc>
          <w:tcPr>
            <w:tcW w:w="804" w:type="dxa"/>
            <w:vAlign w:val="center"/>
          </w:tcPr>
          <w:p w14:paraId="486536EF"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904" w:type="dxa"/>
            <w:vAlign w:val="center"/>
          </w:tcPr>
          <w:p w14:paraId="6DF95AA5" w14:textId="77777777" w:rsidR="00A20A63" w:rsidRPr="00EB7CB1" w:rsidRDefault="001C2EF9">
            <w:pPr>
              <w:adjustRightInd/>
              <w:snapToGrid/>
              <w:spacing w:line="240" w:lineRule="auto"/>
              <w:ind w:firstLineChars="0" w:firstLine="0"/>
              <w:jc w:val="center"/>
              <w:rPr>
                <w:b/>
                <w:i/>
                <w:sz w:val="18"/>
                <w:szCs w:val="20"/>
              </w:rPr>
            </w:pPr>
            <w:r w:rsidRPr="00EB7CB1">
              <w:rPr>
                <w:b/>
                <w:i/>
                <w:sz w:val="18"/>
                <w:szCs w:val="20"/>
              </w:rPr>
              <w:t>0.9292</w:t>
            </w:r>
          </w:p>
        </w:tc>
        <w:tc>
          <w:tcPr>
            <w:tcW w:w="784" w:type="dxa"/>
            <w:vAlign w:val="center"/>
          </w:tcPr>
          <w:p w14:paraId="12175465" w14:textId="77777777" w:rsidR="00A20A63" w:rsidRDefault="001C2EF9">
            <w:pPr>
              <w:adjustRightInd/>
              <w:snapToGrid/>
              <w:spacing w:line="240" w:lineRule="auto"/>
              <w:ind w:firstLineChars="0" w:firstLine="0"/>
              <w:jc w:val="center"/>
              <w:rPr>
                <w:sz w:val="18"/>
                <w:szCs w:val="20"/>
              </w:rPr>
            </w:pPr>
            <w:r>
              <w:rPr>
                <w:sz w:val="18"/>
                <w:szCs w:val="20"/>
              </w:rPr>
              <w:t>0.7911</w:t>
            </w:r>
          </w:p>
        </w:tc>
        <w:tc>
          <w:tcPr>
            <w:tcW w:w="915" w:type="dxa"/>
            <w:vAlign w:val="center"/>
          </w:tcPr>
          <w:p w14:paraId="240D6243"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609" w:type="dxa"/>
            <w:vAlign w:val="center"/>
          </w:tcPr>
          <w:p w14:paraId="307F6754" w14:textId="77777777" w:rsidR="00A20A63" w:rsidRDefault="001C2EF9">
            <w:pPr>
              <w:adjustRightInd/>
              <w:snapToGrid/>
              <w:spacing w:line="240" w:lineRule="auto"/>
              <w:ind w:firstLineChars="0" w:firstLine="0"/>
              <w:jc w:val="center"/>
              <w:rPr>
                <w:sz w:val="18"/>
                <w:szCs w:val="20"/>
              </w:rPr>
            </w:pPr>
            <w:r>
              <w:rPr>
                <w:sz w:val="18"/>
                <w:szCs w:val="20"/>
              </w:rPr>
              <w:t>0.9027</w:t>
            </w:r>
          </w:p>
        </w:tc>
        <w:tc>
          <w:tcPr>
            <w:tcW w:w="894" w:type="dxa"/>
            <w:vAlign w:val="center"/>
          </w:tcPr>
          <w:p w14:paraId="22ABC3D4" w14:textId="77777777" w:rsidR="00A20A63" w:rsidRDefault="001C2EF9">
            <w:pPr>
              <w:adjustRightInd/>
              <w:snapToGrid/>
              <w:spacing w:line="240" w:lineRule="auto"/>
              <w:ind w:firstLineChars="0" w:firstLine="0"/>
              <w:jc w:val="center"/>
              <w:rPr>
                <w:sz w:val="18"/>
                <w:szCs w:val="20"/>
              </w:rPr>
            </w:pPr>
            <w:r>
              <w:rPr>
                <w:sz w:val="18"/>
                <w:szCs w:val="20"/>
              </w:rPr>
              <w:t>0.9082</w:t>
            </w:r>
          </w:p>
        </w:tc>
        <w:tc>
          <w:tcPr>
            <w:tcW w:w="794" w:type="dxa"/>
            <w:vAlign w:val="center"/>
          </w:tcPr>
          <w:p w14:paraId="32846C57" w14:textId="77777777" w:rsidR="00A20A63" w:rsidRDefault="001C2EF9">
            <w:pPr>
              <w:adjustRightInd/>
              <w:snapToGrid/>
              <w:spacing w:line="240" w:lineRule="auto"/>
              <w:ind w:firstLineChars="0" w:firstLine="0"/>
              <w:jc w:val="center"/>
              <w:rPr>
                <w:sz w:val="18"/>
                <w:szCs w:val="20"/>
              </w:rPr>
            </w:pPr>
            <w:r>
              <w:rPr>
                <w:sz w:val="18"/>
                <w:szCs w:val="20"/>
              </w:rPr>
              <w:t>0.8658</w:t>
            </w:r>
          </w:p>
        </w:tc>
        <w:tc>
          <w:tcPr>
            <w:tcW w:w="634" w:type="dxa"/>
            <w:vAlign w:val="center"/>
          </w:tcPr>
          <w:p w14:paraId="1D3D14A8" w14:textId="77777777" w:rsidR="00A20A63" w:rsidRDefault="001C2EF9">
            <w:pPr>
              <w:adjustRightInd/>
              <w:snapToGrid/>
              <w:spacing w:line="240" w:lineRule="auto"/>
              <w:ind w:firstLineChars="0" w:firstLine="0"/>
              <w:jc w:val="center"/>
              <w:rPr>
                <w:sz w:val="18"/>
                <w:szCs w:val="20"/>
              </w:rPr>
            </w:pPr>
            <w:r>
              <w:rPr>
                <w:sz w:val="18"/>
                <w:szCs w:val="20"/>
              </w:rPr>
              <w:t>0.8542</w:t>
            </w:r>
          </w:p>
        </w:tc>
        <w:tc>
          <w:tcPr>
            <w:tcW w:w="884" w:type="dxa"/>
            <w:vAlign w:val="center"/>
          </w:tcPr>
          <w:p w14:paraId="4B4E3CB5" w14:textId="77777777" w:rsidR="00A20A63" w:rsidRDefault="001C2EF9">
            <w:pPr>
              <w:adjustRightInd/>
              <w:snapToGrid/>
              <w:spacing w:line="240" w:lineRule="auto"/>
              <w:ind w:firstLineChars="0" w:firstLine="0"/>
              <w:jc w:val="center"/>
              <w:rPr>
                <w:sz w:val="18"/>
                <w:szCs w:val="20"/>
              </w:rPr>
            </w:pPr>
            <w:r>
              <w:rPr>
                <w:sz w:val="18"/>
                <w:szCs w:val="20"/>
              </w:rPr>
              <w:t>0.8997</w:t>
            </w:r>
          </w:p>
        </w:tc>
      </w:tr>
    </w:tbl>
    <w:p w14:paraId="10F8CBA2" w14:textId="77777777" w:rsidR="00A20A63" w:rsidRDefault="001C2EF9">
      <w:pPr>
        <w:ind w:firstLine="480"/>
      </w:pPr>
      <w:r>
        <w:rPr>
          <w:rFonts w:hint="eastAsia"/>
        </w:rPr>
        <w:t>图</w:t>
      </w:r>
      <w:r>
        <w:rPr>
          <w:rFonts w:hint="eastAsia"/>
        </w:rPr>
        <w:t>2-9</w:t>
      </w:r>
      <w:r>
        <w:rPr>
          <w:rFonts w:hint="eastAsia"/>
        </w:rPr>
        <w:t>即层次聚类算法生成</w:t>
      </w:r>
      <w:proofErr w:type="gramStart"/>
      <w:r>
        <w:rPr>
          <w:rFonts w:hint="eastAsia"/>
        </w:rPr>
        <w:t>的二叉聚类</w:t>
      </w:r>
      <w:proofErr w:type="gramEnd"/>
      <w:r>
        <w:rPr>
          <w:rFonts w:hint="eastAsia"/>
        </w:rPr>
        <w:t>树，横轴为</w:t>
      </w:r>
      <w:r>
        <w:rPr>
          <w:rFonts w:hint="eastAsia"/>
        </w:rPr>
        <w:t>43</w:t>
      </w:r>
      <w:r>
        <w:rPr>
          <w:rFonts w:hint="eastAsia"/>
        </w:rPr>
        <w:t>个候选聚类词，纵轴是它们之间的标准化欧式距离。从图中可以看出，根据距离尺度由大到小的变化，聚类结果呈一种由粗到细的层级分布：最底层类别划分最细致，同一类别内成员间的融合最紧密；越往上类别数目越少，类别间区分性增加，类别内部成员间的融合度降低。</w:t>
      </w:r>
    </w:p>
    <w:p w14:paraId="33A8B3A2" w14:textId="77777777" w:rsidR="00A20A63" w:rsidRDefault="001C2EF9">
      <w:pPr>
        <w:ind w:firstLine="480"/>
      </w:pPr>
      <w:r>
        <w:rPr>
          <w:rFonts w:hint="eastAsia"/>
        </w:rPr>
        <w:t>为了使层级结构更加明显，我们对二叉树做了微调，将整棵</w:t>
      </w:r>
      <w:proofErr w:type="gramStart"/>
      <w:r>
        <w:rPr>
          <w:rFonts w:hint="eastAsia"/>
        </w:rPr>
        <w:t>树调整</w:t>
      </w:r>
      <w:proofErr w:type="gramEnd"/>
      <w:r>
        <w:rPr>
          <w:rFonts w:hint="eastAsia"/>
        </w:rPr>
        <w:t>为六层的层级结构，并给出每一层的类别名称，如图</w:t>
      </w:r>
      <w:r>
        <w:rPr>
          <w:rFonts w:hint="eastAsia"/>
        </w:rPr>
        <w:t>2-10</w:t>
      </w:r>
      <w:r>
        <w:rPr>
          <w:rFonts w:hint="eastAsia"/>
        </w:rPr>
        <w:t>所示。最顶层为心理感受；第二层分为积极感受和消极感受，二者叶子成员比例是</w:t>
      </w:r>
      <w:r>
        <w:rPr>
          <w:rFonts w:hint="eastAsia"/>
        </w:rPr>
        <w:t>16:27</w:t>
      </w:r>
      <w:r>
        <w:rPr>
          <w:rFonts w:hint="eastAsia"/>
        </w:rPr>
        <w:t>，消极感受比例偏大；第三层分为</w:t>
      </w:r>
      <w:r>
        <w:rPr>
          <w:rFonts w:hint="eastAsia"/>
        </w:rPr>
        <w:t>4</w:t>
      </w:r>
      <w:r>
        <w:rPr>
          <w:rFonts w:hint="eastAsia"/>
        </w:rPr>
        <w:t>类，积极感受、消极感受各自分为两类，分别是舒畅、同情和哀怨、惊恐，该层的类别内部的复合度依然较高；第四层被进一步分为</w:t>
      </w:r>
      <w:r>
        <w:rPr>
          <w:rFonts w:hint="eastAsia"/>
        </w:rPr>
        <w:t>7</w:t>
      </w:r>
      <w:r>
        <w:rPr>
          <w:rFonts w:hint="eastAsia"/>
        </w:rPr>
        <w:t>类，</w:t>
      </w:r>
      <w:proofErr w:type="gramStart"/>
      <w:r>
        <w:rPr>
          <w:rFonts w:hint="eastAsia"/>
        </w:rPr>
        <w:t>舒畅被</w:t>
      </w:r>
      <w:proofErr w:type="gramEnd"/>
      <w:r>
        <w:rPr>
          <w:rFonts w:hint="eastAsia"/>
        </w:rPr>
        <w:t>分为平和与喜乐，</w:t>
      </w:r>
      <w:proofErr w:type="gramStart"/>
      <w:r>
        <w:rPr>
          <w:rFonts w:hint="eastAsia"/>
        </w:rPr>
        <w:t>哀怨被</w:t>
      </w:r>
      <w:proofErr w:type="gramEnd"/>
      <w:r>
        <w:rPr>
          <w:rFonts w:hint="eastAsia"/>
        </w:rPr>
        <w:t>分为愁苦、</w:t>
      </w:r>
      <w:proofErr w:type="gramStart"/>
      <w:r>
        <w:rPr>
          <w:rFonts w:hint="eastAsia"/>
        </w:rPr>
        <w:t>悔愧和厌恶</w:t>
      </w:r>
      <w:proofErr w:type="gramEnd"/>
      <w:r>
        <w:rPr>
          <w:rFonts w:hint="eastAsia"/>
        </w:rPr>
        <w:t>，同情和惊恐保持不变，这一层大部分类别成分已经趋于单一化；第五层在此基础上进一步细分为</w:t>
      </w:r>
      <w:r>
        <w:rPr>
          <w:rFonts w:hint="eastAsia"/>
        </w:rPr>
        <w:t>19</w:t>
      </w:r>
      <w:r>
        <w:rPr>
          <w:rFonts w:hint="eastAsia"/>
        </w:rPr>
        <w:t>类，属于积极感受的</w:t>
      </w:r>
      <w:r>
        <w:rPr>
          <w:rFonts w:hint="eastAsia"/>
        </w:rPr>
        <w:t>8</w:t>
      </w:r>
      <w:r>
        <w:rPr>
          <w:rFonts w:hint="eastAsia"/>
        </w:rPr>
        <w:t>类，消极感受的</w:t>
      </w:r>
      <w:r>
        <w:rPr>
          <w:rFonts w:hint="eastAsia"/>
        </w:rPr>
        <w:t>11</w:t>
      </w:r>
      <w:r>
        <w:rPr>
          <w:rFonts w:hint="eastAsia"/>
        </w:rPr>
        <w:t>类；第六层即用来聚类的候选词，构成</w:t>
      </w:r>
      <w:r>
        <w:rPr>
          <w:rFonts w:hint="eastAsia"/>
        </w:rPr>
        <w:t>43</w:t>
      </w:r>
      <w:r>
        <w:rPr>
          <w:rFonts w:hint="eastAsia"/>
        </w:rPr>
        <w:t>个叶子节点。</w:t>
      </w:r>
    </w:p>
    <w:p w14:paraId="6A002704" w14:textId="77777777" w:rsidR="00A20A63" w:rsidRDefault="001C2EF9">
      <w:pPr>
        <w:ind w:firstLine="480"/>
      </w:pPr>
      <w:r>
        <w:rPr>
          <w:rFonts w:hint="eastAsia"/>
        </w:rPr>
        <w:t>通常情况下，第四层的划分结果已能保证工程应用的要求。这一结果与离散表示法中的基本情感有一致的地方，如喜乐、愁苦和厌恶可以视作分别对应着基本情感中的乐、哀、恶；此外，对于基本情感中相似性较高的情感进行了合并，如惊讶和</w:t>
      </w:r>
      <w:proofErr w:type="gramStart"/>
      <w:r>
        <w:rPr>
          <w:rFonts w:hint="eastAsia"/>
        </w:rPr>
        <w:t>恐惧这里</w:t>
      </w:r>
      <w:proofErr w:type="gramEnd"/>
      <w:r>
        <w:rPr>
          <w:rFonts w:hint="eastAsia"/>
        </w:rPr>
        <w:t>合并为惊恐类，愤怒归并到厌恶类，喜爱归并到喜乐类；在此基础上，还对基本情感没有涉及到的情感类型进行了补充，如平和类和</w:t>
      </w:r>
      <w:proofErr w:type="gramStart"/>
      <w:r>
        <w:rPr>
          <w:rFonts w:hint="eastAsia"/>
        </w:rPr>
        <w:t>悔愧</w:t>
      </w:r>
      <w:proofErr w:type="gramEnd"/>
      <w:r>
        <w:rPr>
          <w:rFonts w:hint="eastAsia"/>
        </w:rPr>
        <w:t>类，这在日常对话中也属于常见的情感类型。</w:t>
      </w:r>
    </w:p>
    <w:p w14:paraId="22E5A423" w14:textId="77777777" w:rsidR="00A20A63" w:rsidRDefault="001C2EF9">
      <w:pPr>
        <w:ind w:firstLine="480"/>
        <w:sectPr w:rsidR="00A20A63">
          <w:type w:val="continuous"/>
          <w:pgSz w:w="11906" w:h="16838"/>
          <w:pgMar w:top="1440" w:right="1797" w:bottom="1440" w:left="1797" w:header="851" w:footer="992" w:gutter="0"/>
          <w:cols w:space="425"/>
          <w:docGrid w:type="lines" w:linePitch="312"/>
        </w:sectPr>
      </w:pPr>
      <w:r>
        <w:rPr>
          <w:rFonts w:hint="eastAsia"/>
        </w:rPr>
        <w:lastRenderedPageBreak/>
        <w:t>至此，我们通过</w:t>
      </w:r>
      <w:r>
        <w:rPr>
          <w:rFonts w:hint="eastAsia"/>
        </w:rPr>
        <w:t>K-means</w:t>
      </w:r>
      <w:r>
        <w:rPr>
          <w:rFonts w:hint="eastAsia"/>
        </w:rPr>
        <w:t>算法和层次聚类算法分别得到了心理感受的分层聚类结果。二者结果有相通性，如：</w:t>
      </w:r>
      <w:r>
        <w:t>K</w:t>
      </w:r>
      <w:r>
        <w:rPr>
          <w:rFonts w:hint="eastAsia"/>
        </w:rPr>
        <w:t>-means</w:t>
      </w:r>
      <w:r>
        <w:rPr>
          <w:rFonts w:hint="eastAsia"/>
        </w:rPr>
        <w:t>聚类结果的第二层的大部分类别（平和、悔愧、愁苦、惊恐）与层次聚类的第四层结果重合。由于层次聚类相对于</w:t>
      </w:r>
      <w:r>
        <w:rPr>
          <w:rFonts w:hint="eastAsia"/>
        </w:rPr>
        <w:t>K-means</w:t>
      </w:r>
      <w:r>
        <w:rPr>
          <w:rFonts w:hint="eastAsia"/>
        </w:rPr>
        <w:t>算法需要人为参与的部分更少，因此我们更倾向于使用层次聚类算法。</w:t>
      </w:r>
    </w:p>
    <w:p w14:paraId="5ED6AAD4" w14:textId="77777777" w:rsidR="00A20A63" w:rsidRDefault="00B10039" w:rsidP="00B10039">
      <w:pPr>
        <w:spacing w:line="240" w:lineRule="auto"/>
        <w:ind w:firstLineChars="0" w:firstLine="0"/>
        <w:jc w:val="center"/>
      </w:pPr>
      <w:r>
        <w:rPr>
          <w:rFonts w:hint="eastAsia"/>
          <w:noProof/>
          <w:sz w:val="21"/>
          <w:szCs w:val="21"/>
        </w:rPr>
        <w:lastRenderedPageBreak/>
        <mc:AlternateContent>
          <mc:Choice Requires="wps">
            <w:drawing>
              <wp:anchor distT="0" distB="0" distL="114300" distR="114300" simplePos="0" relativeHeight="251659264" behindDoc="0" locked="0" layoutInCell="1" allowOverlap="1" wp14:anchorId="59862F26" wp14:editId="0BCBA4F1">
                <wp:simplePos x="0" y="0"/>
                <wp:positionH relativeFrom="column">
                  <wp:posOffset>4945380</wp:posOffset>
                </wp:positionH>
                <wp:positionV relativeFrom="paragraph">
                  <wp:posOffset>2052211</wp:posOffset>
                </wp:positionV>
                <wp:extent cx="914400" cy="914400"/>
                <wp:effectExtent l="0" t="5715" r="5715" b="5715"/>
                <wp:wrapNone/>
                <wp:docPr id="50" name="文本框 50"/>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265C3" w14:textId="77777777" w:rsidR="009C326D" w:rsidRDefault="009C326D"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C326D" w:rsidRDefault="009C326D" w:rsidP="00B10039">
                            <w:pPr>
                              <w:ind w:firstLine="420"/>
                            </w:pPr>
                            <w:r>
                              <w:rPr>
                                <w:sz w:val="21"/>
                                <w:szCs w:val="21"/>
                              </w:rPr>
                              <w:t>Fig</w:t>
                            </w:r>
                            <w:r>
                              <w:rPr>
                                <w:rFonts w:hint="eastAsia"/>
                                <w:sz w:val="21"/>
                                <w:szCs w:val="21"/>
                              </w:rPr>
                              <w:t xml:space="preserve">. 2-9 </w:t>
                            </w:r>
                            <w:proofErr w:type="gramStart"/>
                            <w:r>
                              <w:rPr>
                                <w:rFonts w:hint="eastAsia"/>
                                <w:sz w:val="21"/>
                                <w:szCs w:val="21"/>
                              </w:rPr>
                              <w:t>The</w:t>
                            </w:r>
                            <w:proofErr w:type="gramEnd"/>
                            <w:r>
                              <w:rPr>
                                <w:rFonts w:hint="eastAsia"/>
                                <w:sz w:val="21"/>
                                <w:szCs w:val="21"/>
                              </w:rPr>
                              <w:t xml:space="preserve"> hierarchical clustering result (binary tree) of psychological feelings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862F26" id="_x0000_t202" coordsize="21600,21600" o:spt="202" path="m,l,21600r21600,l21600,xe">
                <v:stroke joinstyle="miter"/>
                <v:path gradientshapeok="t" o:connecttype="rect"/>
              </v:shapetype>
              <v:shape id="文本框 50" o:spid="_x0000_s1026" type="#_x0000_t202" style="position:absolute;left:0;text-align:left;margin-left:389.4pt;margin-top:161.6pt;width:1in;height:1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" fillcolor="white [3201]" stroked="f" strokeweight=".5pt">
                <v:textbox>
                  <w:txbxContent>
                    <w:p w14:paraId="4C6265C3" w14:textId="77777777" w:rsidR="009C326D" w:rsidRDefault="009C326D"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C326D" w:rsidRDefault="009C326D" w:rsidP="00B10039">
                      <w:pPr>
                        <w:ind w:firstLine="420"/>
                      </w:pPr>
                      <w:r>
                        <w:rPr>
                          <w:sz w:val="21"/>
                          <w:szCs w:val="21"/>
                        </w:rPr>
                        <w:t>Fig</w:t>
                      </w:r>
                      <w:r>
                        <w:rPr>
                          <w:rFonts w:hint="eastAsia"/>
                          <w:sz w:val="21"/>
                          <w:szCs w:val="21"/>
                        </w:rPr>
                        <w:t xml:space="preserve">. 2-9 </w:t>
                      </w:r>
                      <w:proofErr w:type="gramStart"/>
                      <w:r>
                        <w:rPr>
                          <w:rFonts w:hint="eastAsia"/>
                          <w:sz w:val="21"/>
                          <w:szCs w:val="21"/>
                        </w:rPr>
                        <w:t>The</w:t>
                      </w:r>
                      <w:proofErr w:type="gramEnd"/>
                      <w:r>
                        <w:rPr>
                          <w:rFonts w:hint="eastAsia"/>
                          <w:sz w:val="21"/>
                          <w:szCs w:val="21"/>
                        </w:rPr>
                        <w:t xml:space="preserve"> hierarchical clustering result (binary tree) of psychological feelings</w:t>
                      </w:r>
                    </w:p>
                  </w:txbxContent>
                </v:textbox>
              </v:shape>
            </w:pict>
          </mc:Fallback>
        </mc:AlternateContent>
      </w:r>
      <w:r w:rsidR="00BC159A">
        <w:rPr>
          <w:noProof/>
        </w:rPr>
        <w:drawing>
          <wp:inline distT="0" distB="0" distL="0" distR="0" wp14:anchorId="1E8366C1" wp14:editId="3209AC3E">
            <wp:extent cx="8301687" cy="4676775"/>
            <wp:effectExtent l="2540" t="0" r="698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303306" cy="4677687"/>
                    </a:xfrm>
                    <a:prstGeom prst="rect">
                      <a:avLst/>
                    </a:prstGeom>
                    <a:noFill/>
                  </pic:spPr>
                </pic:pic>
              </a:graphicData>
            </a:graphic>
          </wp:inline>
        </w:drawing>
      </w:r>
    </w:p>
    <w:p w14:paraId="6C64783B" w14:textId="77777777" w:rsidR="00A20A63" w:rsidRDefault="00A20A63" w:rsidP="00B10039">
      <w:pPr>
        <w:ind w:firstLineChars="0" w:firstLine="0"/>
        <w:rPr>
          <w:sz w:val="21"/>
          <w:szCs w:val="21"/>
        </w:rPr>
      </w:pPr>
    </w:p>
    <w:p w14:paraId="65655AE1" w14:textId="77777777" w:rsidR="00A20A63" w:rsidRDefault="00A20A63">
      <w:pPr>
        <w:ind w:firstLineChars="0" w:firstLine="0"/>
        <w:sectPr w:rsidR="00A20A63" w:rsidSect="00B10039">
          <w:pgSz w:w="11906" w:h="16838"/>
          <w:pgMar w:top="1440" w:right="1797" w:bottom="1440" w:left="1797" w:header="851" w:footer="992" w:gutter="0"/>
          <w:cols w:space="425"/>
          <w:docGrid w:type="lines" w:linePitch="326"/>
        </w:sectPr>
      </w:pPr>
    </w:p>
    <w:p w14:paraId="7C5C55DB" w14:textId="77777777" w:rsidR="00A20A63" w:rsidRDefault="00B10039">
      <w:pPr>
        <w:spacing w:line="240" w:lineRule="auto"/>
        <w:ind w:firstLineChars="0" w:firstLine="0"/>
        <w:jc w:val="left"/>
      </w:pPr>
      <w:r>
        <w:rPr>
          <w:rFonts w:hint="eastAsia"/>
          <w:noProof/>
          <w:sz w:val="21"/>
          <w:szCs w:val="21"/>
        </w:rPr>
        <w:lastRenderedPageBreak/>
        <mc:AlternateContent>
          <mc:Choice Requires="wps">
            <w:drawing>
              <wp:anchor distT="0" distB="0" distL="114300" distR="114300" simplePos="0" relativeHeight="251660288" behindDoc="0" locked="0" layoutInCell="1" allowOverlap="1" wp14:anchorId="38218DDB" wp14:editId="7A4BE166">
                <wp:simplePos x="0" y="0"/>
                <wp:positionH relativeFrom="column">
                  <wp:posOffset>2782887</wp:posOffset>
                </wp:positionH>
                <wp:positionV relativeFrom="paragraph">
                  <wp:posOffset>3862833</wp:posOffset>
                </wp:positionV>
                <wp:extent cx="3954582" cy="688769"/>
                <wp:effectExtent l="0" t="5397" r="2857" b="2858"/>
                <wp:wrapNone/>
                <wp:docPr id="51" name="文本框 51"/>
                <wp:cNvGraphicFramePr/>
                <a:graphic xmlns:a="http://schemas.openxmlformats.org/drawingml/2006/main">
                  <a:graphicData uri="http://schemas.microsoft.com/office/word/2010/wordprocessingShape">
                    <wps:wsp>
                      <wps:cNvSpPr txBox="1"/>
                      <wps:spPr>
                        <a:xfrm rot="16200000">
                          <a:off x="0" y="0"/>
                          <a:ext cx="3954582" cy="6887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4D085" w14:textId="77777777" w:rsidR="009C326D" w:rsidRDefault="009C326D"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C326D" w:rsidRPr="00B10039" w:rsidRDefault="009C326D" w:rsidP="00B10039">
                            <w:pPr>
                              <w:ind w:firstLine="420"/>
                              <w:jc w:val="center"/>
                              <w:rPr>
                                <w:sz w:val="21"/>
                                <w:szCs w:val="21"/>
                              </w:rPr>
                            </w:pPr>
                            <w:r>
                              <w:rPr>
                                <w:sz w:val="21"/>
                                <w:szCs w:val="21"/>
                              </w:rPr>
                              <w:t>Fig</w:t>
                            </w:r>
                            <w:r>
                              <w:rPr>
                                <w:rFonts w:hint="eastAsia"/>
                                <w:sz w:val="21"/>
                                <w:szCs w:val="21"/>
                              </w:rPr>
                              <w:t xml:space="preserve">. 2-10 </w:t>
                            </w:r>
                            <w:proofErr w:type="gramStart"/>
                            <w:r>
                              <w:rPr>
                                <w:rFonts w:hint="eastAsia"/>
                                <w:sz w:val="21"/>
                                <w:szCs w:val="21"/>
                              </w:rPr>
                              <w:t>The</w:t>
                            </w:r>
                            <w:proofErr w:type="gramEnd"/>
                            <w:r>
                              <w:rPr>
                                <w:rFonts w:hint="eastAsia"/>
                                <w:sz w:val="21"/>
                                <w:szCs w:val="21"/>
                              </w:rPr>
                              <w:t xml:space="preserve"> hierarchical structure of psychological feelings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8DDB" id="文本框 51" o:spid="_x0000_s1027" type="#_x0000_t202" style="position:absolute;margin-left:219.1pt;margin-top:304.15pt;width:311.4pt;height:54.2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" fillcolor="white [3201]" stroked="f" strokeweight=".5pt">
                <v:textbox>
                  <w:txbxContent>
                    <w:p w14:paraId="4AB4D085" w14:textId="77777777" w:rsidR="009C326D" w:rsidRDefault="009C326D"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C326D" w:rsidRPr="00B10039" w:rsidRDefault="009C326D" w:rsidP="00B10039">
                      <w:pPr>
                        <w:ind w:firstLine="420"/>
                        <w:jc w:val="center"/>
                        <w:rPr>
                          <w:sz w:val="21"/>
                          <w:szCs w:val="21"/>
                        </w:rPr>
                      </w:pPr>
                      <w:r>
                        <w:rPr>
                          <w:sz w:val="21"/>
                          <w:szCs w:val="21"/>
                        </w:rPr>
                        <w:t>Fig</w:t>
                      </w:r>
                      <w:r>
                        <w:rPr>
                          <w:rFonts w:hint="eastAsia"/>
                          <w:sz w:val="21"/>
                          <w:szCs w:val="21"/>
                        </w:rPr>
                        <w:t xml:space="preserve">. 2-10 </w:t>
                      </w:r>
                      <w:proofErr w:type="gramStart"/>
                      <w:r>
                        <w:rPr>
                          <w:rFonts w:hint="eastAsia"/>
                          <w:sz w:val="21"/>
                          <w:szCs w:val="21"/>
                        </w:rPr>
                        <w:t>The</w:t>
                      </w:r>
                      <w:proofErr w:type="gramEnd"/>
                      <w:r>
                        <w:rPr>
                          <w:rFonts w:hint="eastAsia"/>
                          <w:sz w:val="21"/>
                          <w:szCs w:val="21"/>
                        </w:rPr>
                        <w:t xml:space="preserve"> hierarchical structure of psychological feelings</w:t>
                      </w:r>
                    </w:p>
                  </w:txbxContent>
                </v:textbox>
              </v:shape>
            </w:pict>
          </mc:Fallback>
        </mc:AlternateContent>
      </w:r>
      <w:r w:rsidR="001C2EF9">
        <w:rPr>
          <w:noProof/>
        </w:rPr>
        <w:drawing>
          <wp:inline distT="0" distB="0" distL="0" distR="0" wp14:anchorId="4C12F3E6" wp14:editId="0E23A37D">
            <wp:extent cx="7981950" cy="4333875"/>
            <wp:effectExtent l="0" t="4763"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preferRelativeResize="0">
                      <a:picLocks noChangeAspect="1" noChangeArrowheads="1"/>
                    </pic:cNvPicPr>
                  </pic:nvPicPr>
                  <pic:blipFill>
                    <a:blip r:embed="rId42" cstate="print"/>
                    <a:srcRect b="3247"/>
                    <a:stretch>
                      <a:fillRect/>
                    </a:stretch>
                  </pic:blipFill>
                  <pic:spPr>
                    <a:xfrm rot="16200000">
                      <a:off x="0" y="0"/>
                      <a:ext cx="7981950" cy="4333875"/>
                    </a:xfrm>
                    <a:prstGeom prst="rect">
                      <a:avLst/>
                    </a:prstGeom>
                    <a:noFill/>
                    <a:ln w="9525">
                      <a:noFill/>
                      <a:miter lim="800000"/>
                      <a:headEnd/>
                      <a:tailEnd/>
                    </a:ln>
                  </pic:spPr>
                </pic:pic>
              </a:graphicData>
            </a:graphic>
          </wp:inline>
        </w:drawing>
      </w:r>
    </w:p>
    <w:p w14:paraId="7D56B6E1" w14:textId="77777777" w:rsidR="00A20A63" w:rsidRDefault="00A20A63">
      <w:pPr>
        <w:spacing w:line="240" w:lineRule="auto"/>
        <w:ind w:firstLineChars="0" w:firstLine="0"/>
        <w:jc w:val="center"/>
        <w:sectPr w:rsidR="00A20A63" w:rsidSect="00B10039">
          <w:pgSz w:w="11907" w:h="16840"/>
          <w:pgMar w:top="1701" w:right="1418" w:bottom="1418" w:left="1418" w:header="907" w:footer="851" w:gutter="567"/>
          <w:cols w:space="720"/>
          <w:docGrid w:type="linesAndChars" w:linePitch="326"/>
        </w:sectPr>
      </w:pPr>
    </w:p>
    <w:p w14:paraId="02B2CD8D" w14:textId="77777777" w:rsidR="00A20A63" w:rsidRDefault="001C2EF9">
      <w:pPr>
        <w:pStyle w:val="33"/>
      </w:pPr>
      <w:bookmarkStart w:id="96" w:name="_Toc437135848"/>
      <w:r>
        <w:rPr>
          <w:rFonts w:hint="eastAsia"/>
        </w:rPr>
        <w:lastRenderedPageBreak/>
        <w:t xml:space="preserve">2.3.3 </w:t>
      </w:r>
      <w:r>
        <w:rPr>
          <w:rFonts w:hint="eastAsia"/>
        </w:rPr>
        <w:t>生理状态</w:t>
      </w:r>
      <w:bookmarkEnd w:id="96"/>
    </w:p>
    <w:p w14:paraId="20845EC9" w14:textId="77777777" w:rsidR="00A20A63" w:rsidRDefault="001C2EF9">
      <w:pPr>
        <w:ind w:firstLine="480"/>
      </w:pPr>
      <w:r>
        <w:rPr>
          <w:rFonts w:hint="eastAsia"/>
        </w:rPr>
        <w:t>生理状态描述的是个体的生理唤起水平，因此通常用激活度表示。在此基础上，我们加入另一维度——控制度，注意这里的控制度有别于</w:t>
      </w:r>
      <w:r>
        <w:rPr>
          <w:rFonts w:hint="eastAsia"/>
        </w:rPr>
        <w:t>PAD</w:t>
      </w:r>
      <w:r>
        <w:rPr>
          <w:rFonts w:hint="eastAsia"/>
        </w:rPr>
        <w:t>模型中对情景和他人的控制，而是强调个体对于自身生理状态的控制水平。控制度的加入是为了进一步增强对情感的区分能力，如：“紧张”和“慌乱”是两种激活度都比较高的情感，但是“慌乱”要比“紧张”更失控，即控制度更低。</w:t>
      </w:r>
    </w:p>
    <w:p w14:paraId="11350038" w14:textId="77777777" w:rsidR="00A20A63" w:rsidRDefault="001C2EF9">
      <w:pPr>
        <w:ind w:firstLine="480"/>
      </w:pPr>
      <w:r>
        <w:rPr>
          <w:rFonts w:hint="eastAsia"/>
        </w:rPr>
        <w:t>选用一组常用来形容情绪（强调生理上的变化）的词语作为测试词语对这两维的刻画能力进行验证，每个维度分为“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”四个刻度。</w:t>
      </w:r>
    </w:p>
    <w:p w14:paraId="39561B7E" w14:textId="77777777" w:rsidR="00A20A63" w:rsidRDefault="001C2EF9">
      <w:pPr>
        <w:ind w:firstLine="480"/>
      </w:pPr>
      <w:r>
        <w:rPr>
          <w:rFonts w:hint="eastAsia"/>
        </w:rPr>
        <w:t>测试词语为：平和、激动、紧张、焦躁、烦闷、抑制、轻松、放纵、活跃、郁闷、压抑、失落、慌乱、惊慌失措、镇定。</w:t>
      </w:r>
    </w:p>
    <w:p w14:paraId="37697EA0" w14:textId="77777777" w:rsidR="00A20A63" w:rsidRDefault="001C2EF9">
      <w:pPr>
        <w:ind w:firstLine="480"/>
      </w:pPr>
      <w:r>
        <w:rPr>
          <w:rFonts w:hint="eastAsia"/>
        </w:rPr>
        <w:t>图</w:t>
      </w:r>
      <w:r>
        <w:rPr>
          <w:rFonts w:hint="eastAsia"/>
        </w:rPr>
        <w:t>2-11</w:t>
      </w:r>
      <w:r>
        <w:rPr>
          <w:rFonts w:hint="eastAsia"/>
        </w:rPr>
        <w:t>显示测试词语在“激活度</w:t>
      </w:r>
      <w:r>
        <w:rPr>
          <w:rFonts w:hint="eastAsia"/>
        </w:rPr>
        <w:t>-</w:t>
      </w:r>
      <w:r>
        <w:rPr>
          <w:rFonts w:hint="eastAsia"/>
        </w:rPr>
        <w:t>控制度”构成的二维空间的分布，同样椭圆圆心表示被试打分的均值，长短轴为标准差。可以看出：</w:t>
      </w:r>
      <w:r w:rsidR="007F2B46">
        <w:rPr>
          <w:rFonts w:hint="eastAsia"/>
        </w:rPr>
        <w:t>激活度可以区分大部分情绪，但控制度的加入使得“平和”、“轻松”与“郁闷”、“压抑”等激活度均较低的情感区分开。具体来说：“</w:t>
      </w:r>
      <w:r>
        <w:rPr>
          <w:rFonts w:hint="eastAsia"/>
        </w:rPr>
        <w:t>平和”的激活度和控制度均较低，激活度越高越偏向“激动”，控制度越高越偏向“抑制”；激活度较高、控制度较低情况下是“放纵”、“活跃”，激活度较低、控制度较高情况下是“郁闷”、“压抑”，“失落”相比这两种情绪控制度较低；“烦闷</w:t>
      </w:r>
      <w:r>
        <w:rPr>
          <w:rFonts w:hint="eastAsia"/>
        </w:rPr>
        <w:t>-</w:t>
      </w:r>
      <w:r>
        <w:rPr>
          <w:rFonts w:hint="eastAsia"/>
        </w:rPr>
        <w:t>焦躁</w:t>
      </w:r>
      <w:r>
        <w:rPr>
          <w:rFonts w:hint="eastAsia"/>
        </w:rPr>
        <w:t>-</w:t>
      </w:r>
      <w:r>
        <w:rPr>
          <w:rFonts w:hint="eastAsia"/>
        </w:rPr>
        <w:t>慌乱</w:t>
      </w:r>
      <w:r>
        <w:rPr>
          <w:rFonts w:hint="eastAsia"/>
        </w:rPr>
        <w:t>-</w:t>
      </w:r>
      <w:r>
        <w:rPr>
          <w:rFonts w:hint="eastAsia"/>
        </w:rPr>
        <w:t>惊慌失措”是一组激活度逐渐递增，控制度逐渐递减的情绪，“紧张”与“慌乱”的激活度相当，控制度比“慌乱”高；“镇定”是一种激活度略高于“平和”，控制度又很高的情绪；“轻松”的激活度也略高于“平和”，但控制度与“平和”相当。</w:t>
      </w:r>
    </w:p>
    <w:p w14:paraId="652B8F66" w14:textId="77777777" w:rsidR="00A20A63" w:rsidRDefault="001C2EF9">
      <w:pPr>
        <w:adjustRightInd/>
        <w:snapToGrid/>
        <w:spacing w:line="240" w:lineRule="auto"/>
        <w:ind w:firstLineChars="0" w:firstLine="0"/>
        <w:jc w:val="center"/>
      </w:pPr>
      <w:r>
        <w:rPr>
          <w:noProof/>
        </w:rPr>
        <w:drawing>
          <wp:inline distT="0" distB="0" distL="0" distR="0" wp14:anchorId="0843993A" wp14:editId="2459FCFF">
            <wp:extent cx="4819650" cy="2476500"/>
            <wp:effectExtent l="0" t="0" r="0" b="0"/>
            <wp:docPr id="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8"/>
                    <pic:cNvPicPr>
                      <a:picLocks noChangeAspect="1" noChangeArrowheads="1"/>
                    </pic:cNvPicPr>
                  </pic:nvPicPr>
                  <pic:blipFill>
                    <a:blip r:embed="rId43" cstate="print"/>
                    <a:srcRect/>
                    <a:stretch>
                      <a:fillRect/>
                    </a:stretch>
                  </pic:blipFill>
                  <pic:spPr>
                    <a:xfrm>
                      <a:off x="0" y="0"/>
                      <a:ext cx="4820637" cy="2477007"/>
                    </a:xfrm>
                    <a:prstGeom prst="rect">
                      <a:avLst/>
                    </a:prstGeom>
                    <a:noFill/>
                    <a:ln w="9525">
                      <a:noFill/>
                      <a:miter lim="800000"/>
                      <a:headEnd/>
                      <a:tailEnd/>
                    </a:ln>
                  </pic:spPr>
                </pic:pic>
              </a:graphicData>
            </a:graphic>
          </wp:inline>
        </w:drawing>
      </w:r>
    </w:p>
    <w:p w14:paraId="53291CA3" w14:textId="77777777" w:rsidR="00A20A63" w:rsidRDefault="001C2EF9">
      <w:pPr>
        <w:ind w:firstLine="420"/>
        <w:jc w:val="center"/>
        <w:rPr>
          <w:sz w:val="21"/>
        </w:rPr>
      </w:pPr>
      <w:r>
        <w:rPr>
          <w:rFonts w:hint="eastAsia"/>
          <w:sz w:val="21"/>
        </w:rPr>
        <w:t>图</w:t>
      </w:r>
      <w:r>
        <w:rPr>
          <w:sz w:val="21"/>
        </w:rPr>
        <w:t xml:space="preserve">2-11 </w:t>
      </w:r>
      <w:r>
        <w:rPr>
          <w:rFonts w:hint="eastAsia"/>
          <w:sz w:val="21"/>
        </w:rPr>
        <w:t>生理状态测试词在“激活度</w:t>
      </w:r>
      <w:r>
        <w:rPr>
          <w:sz w:val="21"/>
        </w:rPr>
        <w:t>-</w:t>
      </w:r>
      <w:r>
        <w:rPr>
          <w:rFonts w:hint="eastAsia"/>
          <w:sz w:val="21"/>
        </w:rPr>
        <w:t>控制度”二维空间的分布</w:t>
      </w:r>
    </w:p>
    <w:p w14:paraId="6B3C7839" w14:textId="77777777" w:rsidR="00A20A63" w:rsidRDefault="001C2EF9">
      <w:pPr>
        <w:ind w:firstLine="420"/>
        <w:jc w:val="center"/>
        <w:rPr>
          <w:sz w:val="21"/>
        </w:rPr>
      </w:pPr>
      <w:r>
        <w:rPr>
          <w:rFonts w:hint="eastAsia"/>
          <w:sz w:val="21"/>
        </w:rPr>
        <w:t xml:space="preserve">Fig. 2-11 </w:t>
      </w:r>
      <w:proofErr w:type="gramStart"/>
      <w:r>
        <w:rPr>
          <w:rFonts w:hint="eastAsia"/>
          <w:sz w:val="21"/>
        </w:rPr>
        <w:t>The</w:t>
      </w:r>
      <w:proofErr w:type="gramEnd"/>
      <w:r>
        <w:rPr>
          <w:rFonts w:hint="eastAsia"/>
          <w:sz w:val="21"/>
        </w:rPr>
        <w:t xml:space="preserve"> distribution of physical states test words in </w:t>
      </w:r>
      <w:r>
        <w:rPr>
          <w:sz w:val="21"/>
        </w:rPr>
        <w:t>“</w:t>
      </w:r>
      <w:r>
        <w:rPr>
          <w:rFonts w:hint="eastAsia"/>
          <w:sz w:val="21"/>
        </w:rPr>
        <w:t>Activation-Dominance</w:t>
      </w:r>
      <w:r>
        <w:rPr>
          <w:sz w:val="21"/>
        </w:rPr>
        <w:t>”</w:t>
      </w:r>
      <w:r>
        <w:rPr>
          <w:rFonts w:hint="eastAsia"/>
          <w:sz w:val="21"/>
        </w:rPr>
        <w:t xml:space="preserve"> space</w:t>
      </w:r>
    </w:p>
    <w:p w14:paraId="09DD08D7" w14:textId="77777777" w:rsidR="00A20A63" w:rsidRDefault="001C2EF9">
      <w:pPr>
        <w:ind w:firstLine="480"/>
      </w:pPr>
      <w:r>
        <w:rPr>
          <w:rFonts w:hint="eastAsia"/>
        </w:rPr>
        <w:lastRenderedPageBreak/>
        <w:t>综合来看，整个生理状态描述空间可以分为激活度高</w:t>
      </w:r>
      <w:r>
        <w:rPr>
          <w:rFonts w:hint="eastAsia"/>
        </w:rPr>
        <w:t>-</w:t>
      </w:r>
      <w:r>
        <w:rPr>
          <w:rFonts w:hint="eastAsia"/>
        </w:rPr>
        <w:t>控制度高、激活度高</w:t>
      </w:r>
      <w:r>
        <w:rPr>
          <w:rFonts w:hint="eastAsia"/>
        </w:rPr>
        <w:t>-</w:t>
      </w:r>
      <w:r>
        <w:rPr>
          <w:rFonts w:hint="eastAsia"/>
        </w:rPr>
        <w:t>控制度低、激活度低</w:t>
      </w:r>
      <w:r>
        <w:rPr>
          <w:rFonts w:hint="eastAsia"/>
        </w:rPr>
        <w:t>-</w:t>
      </w:r>
      <w:r>
        <w:rPr>
          <w:rFonts w:hint="eastAsia"/>
        </w:rPr>
        <w:t>控制度高和激活度低</w:t>
      </w:r>
      <w:r>
        <w:rPr>
          <w:rFonts w:hint="eastAsia"/>
        </w:rPr>
        <w:t>-</w:t>
      </w:r>
      <w:r>
        <w:rPr>
          <w:rFonts w:hint="eastAsia"/>
        </w:rPr>
        <w:t>控制度低四大类。目前测试的这些词语在激活度和控制度都很高的区域没有分布，这与人们对测试词语的理解和测试词语的选取都有关系。通过其他三大类以及类别内部程度的差别，可以对测试词语进行刻画和区分，从而验证了这个描述空间对常见情绪状态的刻画能力。</w:t>
      </w:r>
    </w:p>
    <w:p w14:paraId="7FA8C365" w14:textId="77777777" w:rsidR="00A20A63" w:rsidRDefault="001C2EF9">
      <w:pPr>
        <w:pStyle w:val="33"/>
      </w:pPr>
      <w:bookmarkStart w:id="97" w:name="_Toc437135849"/>
      <w:r>
        <w:rPr>
          <w:rFonts w:hint="eastAsia"/>
        </w:rPr>
        <w:t xml:space="preserve">2.3.4 </w:t>
      </w:r>
      <w:r>
        <w:rPr>
          <w:rFonts w:hint="eastAsia"/>
        </w:rPr>
        <w:t>发音描述</w:t>
      </w:r>
      <w:bookmarkEnd w:id="97"/>
    </w:p>
    <w:p w14:paraId="085CE8BD" w14:textId="77777777" w:rsidR="00A20A63" w:rsidRDefault="001C2EF9">
      <w:pPr>
        <w:ind w:firstLine="480"/>
      </w:pPr>
      <w:r>
        <w:rPr>
          <w:rFonts w:hint="eastAsia"/>
        </w:rPr>
        <w:t>发音方式的描述是连接前端抽象的情感信息和后端具体的声学特征的桥梁，相比声学参数可感知性更强，相比认知、心理和生理等特征与声学特征的对应关系更为明确、清晰。</w:t>
      </w:r>
    </w:p>
    <w:p w14:paraId="6F5955A0" w14:textId="77777777" w:rsidR="004F5AD4" w:rsidRDefault="004F5AD4" w:rsidP="004267CF">
      <w:pPr>
        <w:ind w:firstLine="480"/>
      </w:pPr>
      <w:r>
        <w:rPr>
          <w:rFonts w:hint="eastAsia"/>
        </w:rPr>
        <w:t>关于不同情感发音方式的描述，在朗读学中</w:t>
      </w:r>
      <w:r w:rsidR="004267CF">
        <w:rPr>
          <w:rFonts w:hint="eastAsia"/>
        </w:rPr>
        <w:t>，张颂先生将</w:t>
      </w:r>
      <w:r>
        <w:rPr>
          <w:rFonts w:hint="eastAsia"/>
        </w:rPr>
        <w:t>语气的感情色彩的描述为：爱的感情是“气徐声柔”的</w:t>
      </w:r>
      <w:r w:rsidR="004267CF">
        <w:rPr>
          <w:rFonts w:hint="eastAsia"/>
        </w:rPr>
        <w:t>；</w:t>
      </w:r>
      <w:proofErr w:type="gramStart"/>
      <w:r>
        <w:rPr>
          <w:rFonts w:hint="eastAsia"/>
        </w:rPr>
        <w:t>憎的</w:t>
      </w:r>
      <w:proofErr w:type="gramEnd"/>
      <w:r>
        <w:rPr>
          <w:rFonts w:hint="eastAsia"/>
        </w:rPr>
        <w:t>感情是“气足声硬”的；悲的感情是“气沉</w:t>
      </w:r>
      <w:proofErr w:type="gramStart"/>
      <w:r>
        <w:rPr>
          <w:rFonts w:hint="eastAsia"/>
        </w:rPr>
        <w:t>声缓</w:t>
      </w:r>
      <w:proofErr w:type="gramEnd"/>
      <w:r>
        <w:rPr>
          <w:rFonts w:hint="eastAsia"/>
        </w:rPr>
        <w:t>”的</w:t>
      </w:r>
      <w:r w:rsidR="004267CF">
        <w:rPr>
          <w:rFonts w:hint="eastAsia"/>
        </w:rPr>
        <w:t>；</w:t>
      </w:r>
      <w:r>
        <w:rPr>
          <w:rFonts w:hint="eastAsia"/>
        </w:rPr>
        <w:t>喜的感情是“气满声高”的；惧的感情是“气提声凝”的</w:t>
      </w:r>
      <w:r w:rsidR="004267CF">
        <w:rPr>
          <w:rFonts w:hint="eastAsia"/>
        </w:rPr>
        <w:t>；</w:t>
      </w:r>
      <w:r>
        <w:rPr>
          <w:rFonts w:hint="eastAsia"/>
        </w:rPr>
        <w:t>欲的感情是“气多声放”的；急的感情是“气短声促”的</w:t>
      </w:r>
      <w:r w:rsidR="004267CF">
        <w:rPr>
          <w:rFonts w:hint="eastAsia"/>
        </w:rPr>
        <w:t>；</w:t>
      </w:r>
      <w:r>
        <w:rPr>
          <w:rFonts w:hint="eastAsia"/>
        </w:rPr>
        <w:t>冷的感情是“气少声平”的；怒的感情是“气粗声重”的</w:t>
      </w:r>
      <w:r w:rsidR="004267CF">
        <w:rPr>
          <w:rFonts w:hint="eastAsia"/>
        </w:rPr>
        <w:t>；</w:t>
      </w:r>
      <w:proofErr w:type="gramStart"/>
      <w:r>
        <w:rPr>
          <w:rFonts w:hint="eastAsia"/>
        </w:rPr>
        <w:t>疑</w:t>
      </w:r>
      <w:proofErr w:type="gramEnd"/>
      <w:r>
        <w:rPr>
          <w:rFonts w:hint="eastAsia"/>
        </w:rPr>
        <w:t>的感情是“气细声</w:t>
      </w:r>
      <w:proofErr w:type="gramStart"/>
      <w:r>
        <w:rPr>
          <w:rFonts w:hint="eastAsia"/>
        </w:rPr>
        <w:t>黏</w:t>
      </w:r>
      <w:proofErr w:type="gramEnd"/>
      <w:r>
        <w:rPr>
          <w:rFonts w:hint="eastAsia"/>
        </w:rPr>
        <w:t>”的；</w:t>
      </w:r>
    </w:p>
    <w:p w14:paraId="5136D974" w14:textId="77777777" w:rsidR="004F5AD4" w:rsidRDefault="00EF6412" w:rsidP="00017314">
      <w:pPr>
        <w:ind w:firstLine="480"/>
      </w:pPr>
      <w:r>
        <w:t>在播音学中</w:t>
      </w:r>
      <w:r>
        <w:rPr>
          <w:rFonts w:hint="eastAsia"/>
        </w:rPr>
        <w:t>，</w:t>
      </w:r>
      <w:r w:rsidR="00017314">
        <w:rPr>
          <w:rFonts w:hint="eastAsia"/>
        </w:rPr>
        <w:t>有关于声音色彩的描述，声音色彩是人通过听觉所获得的对于一种声音的综合印象。声音色彩的发生和变化，与呼吸、共鸣、吐字等诸器官的运用技巧以及声带的闭合状况及其张力方面有关。刻画声音变化的对比形式包含：高与低、强与弱、实与虚、快与慢、松与紧、刚与柔、纵与收、厚与薄、明与暗。</w:t>
      </w:r>
    </w:p>
    <w:p w14:paraId="40411A92" w14:textId="77777777" w:rsidR="00074350" w:rsidRDefault="00074350">
      <w:pPr>
        <w:ind w:firstLine="480"/>
      </w:pPr>
      <w:r>
        <w:rPr>
          <w:rFonts w:hint="eastAsia"/>
        </w:rPr>
        <w:t>这些关于发音的描述对于计算机建模来说是抽象的、难以理解的，为实现在</w:t>
      </w:r>
      <w:r w:rsidR="000C29D0">
        <w:rPr>
          <w:rFonts w:hint="eastAsia"/>
        </w:rPr>
        <w:t>合成语音系统中的应用，还需与</w:t>
      </w:r>
      <w:r w:rsidR="00117412">
        <w:rPr>
          <w:rFonts w:hint="eastAsia"/>
        </w:rPr>
        <w:t>声学</w:t>
      </w:r>
      <w:r w:rsidR="000C29D0">
        <w:rPr>
          <w:rFonts w:hint="eastAsia"/>
        </w:rPr>
        <w:t>参数对应起来。</w:t>
      </w:r>
    </w:p>
    <w:p w14:paraId="1CA52E4E" w14:textId="77777777" w:rsidR="00A20A63" w:rsidRDefault="001C2EF9">
      <w:pPr>
        <w:ind w:firstLine="480"/>
      </w:pPr>
      <w:r>
        <w:rPr>
          <w:rFonts w:hint="eastAsia"/>
        </w:rPr>
        <w:t>Peter Roach</w:t>
      </w:r>
      <w:r>
        <w:rPr>
          <w:vertAlign w:val="superscript"/>
        </w:rPr>
        <w:t>[</w:t>
      </w:r>
      <w:r>
        <w:rPr>
          <w:rFonts w:hint="eastAsia"/>
          <w:vertAlign w:val="superscript"/>
        </w:rPr>
        <w:t>13</w:t>
      </w:r>
      <w:r>
        <w:rPr>
          <w:vertAlign w:val="superscript"/>
        </w:rPr>
        <w:t>]</w:t>
      </w:r>
      <w:r>
        <w:rPr>
          <w:rFonts w:hint="eastAsia"/>
        </w:rPr>
        <w:t>曾提出情感语音的语音学描述（</w:t>
      </w:r>
      <w:r>
        <w:rPr>
          <w:rFonts w:hint="eastAsia"/>
        </w:rPr>
        <w:t>phonetic description</w:t>
      </w:r>
      <w:r>
        <w:rPr>
          <w:rFonts w:hint="eastAsia"/>
        </w:rPr>
        <w:t>）体系，包含韵律（</w:t>
      </w:r>
      <w:r>
        <w:rPr>
          <w:rFonts w:hint="eastAsia"/>
        </w:rPr>
        <w:t>prosodic</w:t>
      </w:r>
      <w:r>
        <w:rPr>
          <w:rFonts w:hint="eastAsia"/>
        </w:rPr>
        <w:t>）特征和副语言学（</w:t>
      </w:r>
      <w:r>
        <w:rPr>
          <w:rFonts w:hint="eastAsia"/>
        </w:rPr>
        <w:t>paralinguistic</w:t>
      </w:r>
      <w:r>
        <w:rPr>
          <w:rFonts w:hint="eastAsia"/>
        </w:rPr>
        <w:t>）特征两大类特征：前者包括停顿、基频（高</w:t>
      </w:r>
      <w:r>
        <w:rPr>
          <w:rFonts w:hint="eastAsia"/>
        </w:rPr>
        <w:t>-</w:t>
      </w:r>
      <w:r>
        <w:rPr>
          <w:rFonts w:hint="eastAsia"/>
        </w:rPr>
        <w:t>低、宽</w:t>
      </w:r>
      <w:r>
        <w:rPr>
          <w:rFonts w:hint="eastAsia"/>
        </w:rPr>
        <w:t>-</w:t>
      </w:r>
      <w:r>
        <w:rPr>
          <w:rFonts w:hint="eastAsia"/>
        </w:rPr>
        <w:t>窄）、响度（响</w:t>
      </w:r>
      <w:r>
        <w:rPr>
          <w:rFonts w:hint="eastAsia"/>
        </w:rPr>
        <w:t>-</w:t>
      </w:r>
      <w:r>
        <w:rPr>
          <w:rFonts w:hint="eastAsia"/>
        </w:rPr>
        <w:t>静、渐强</w:t>
      </w:r>
      <w:r>
        <w:rPr>
          <w:rFonts w:hint="eastAsia"/>
        </w:rPr>
        <w:t>-</w:t>
      </w:r>
      <w:r>
        <w:rPr>
          <w:rFonts w:hint="eastAsia"/>
        </w:rPr>
        <w:t>减弱）和语速（快</w:t>
      </w:r>
      <w:r>
        <w:rPr>
          <w:rFonts w:hint="eastAsia"/>
        </w:rPr>
        <w:t>-</w:t>
      </w:r>
      <w:r>
        <w:rPr>
          <w:rFonts w:hint="eastAsia"/>
        </w:rPr>
        <w:t>慢、加快</w:t>
      </w:r>
      <w:r>
        <w:rPr>
          <w:rFonts w:hint="eastAsia"/>
        </w:rPr>
        <w:t>-</w:t>
      </w:r>
      <w:r>
        <w:rPr>
          <w:rFonts w:hint="eastAsia"/>
        </w:rPr>
        <w:t>减慢、清脆</w:t>
      </w:r>
      <w:r>
        <w:rPr>
          <w:rFonts w:hint="eastAsia"/>
        </w:rPr>
        <w:t>-</w:t>
      </w:r>
      <w:r>
        <w:rPr>
          <w:rFonts w:hint="eastAsia"/>
        </w:rPr>
        <w:t>吞吐（</w:t>
      </w:r>
      <w:r>
        <w:rPr>
          <w:rFonts w:hint="eastAsia"/>
        </w:rPr>
        <w:t>clipped -drawled</w:t>
      </w:r>
      <w:r>
        <w:rPr>
          <w:rFonts w:hint="eastAsia"/>
        </w:rPr>
        <w:t>））；后者包括假声（</w:t>
      </w:r>
      <w:r>
        <w:rPr>
          <w:rFonts w:hint="eastAsia"/>
        </w:rPr>
        <w:t>falsetto</w:t>
      </w:r>
      <w:r>
        <w:rPr>
          <w:rFonts w:hint="eastAsia"/>
        </w:rPr>
        <w:t>）、耳语（</w:t>
      </w:r>
      <w:r>
        <w:rPr>
          <w:rFonts w:hint="eastAsia"/>
        </w:rPr>
        <w:t>whisper</w:t>
      </w:r>
      <w:r>
        <w:rPr>
          <w:rFonts w:hint="eastAsia"/>
        </w:rPr>
        <w:t>）、气嗓（</w:t>
      </w:r>
      <w:r>
        <w:rPr>
          <w:rFonts w:hint="eastAsia"/>
        </w:rPr>
        <w:t>breathy</w:t>
      </w:r>
      <w:r>
        <w:rPr>
          <w:rFonts w:hint="eastAsia"/>
        </w:rPr>
        <w:t>）、粗嗓（</w:t>
      </w:r>
      <w:r>
        <w:rPr>
          <w:rFonts w:hint="eastAsia"/>
        </w:rPr>
        <w:t>rough</w:t>
      </w:r>
      <w:r>
        <w:rPr>
          <w:rFonts w:hint="eastAsia"/>
        </w:rPr>
        <w:t>）、挤喉嗓（</w:t>
      </w:r>
      <w:r>
        <w:rPr>
          <w:rFonts w:hint="eastAsia"/>
        </w:rPr>
        <w:t>creak</w:t>
      </w:r>
      <w:r>
        <w:rPr>
          <w:rFonts w:hint="eastAsia"/>
        </w:rPr>
        <w:t>）、鼻音（</w:t>
      </w:r>
      <w:r>
        <w:rPr>
          <w:rFonts w:hint="eastAsia"/>
        </w:rPr>
        <w:t>nasal</w:t>
      </w:r>
      <w:r>
        <w:rPr>
          <w:rFonts w:hint="eastAsia"/>
        </w:rPr>
        <w:t>）等描述音质类型的特征和清喉（</w:t>
      </w:r>
      <w:r>
        <w:rPr>
          <w:rFonts w:hint="eastAsia"/>
        </w:rPr>
        <w:t>clear-throat</w:t>
      </w:r>
      <w:r>
        <w:rPr>
          <w:rFonts w:hint="eastAsia"/>
        </w:rPr>
        <w:t>）、吸气（</w:t>
      </w:r>
      <w:r>
        <w:rPr>
          <w:rFonts w:hint="eastAsia"/>
        </w:rPr>
        <w:t>sniff</w:t>
      </w:r>
      <w:r>
        <w:rPr>
          <w:rFonts w:hint="eastAsia"/>
        </w:rPr>
        <w:t>）、吞咽（</w:t>
      </w:r>
      <w:r>
        <w:rPr>
          <w:rFonts w:hint="eastAsia"/>
        </w:rPr>
        <w:t>gulp</w:t>
      </w:r>
      <w:r>
        <w:rPr>
          <w:rFonts w:hint="eastAsia"/>
        </w:rPr>
        <w:t>）、打哈欠（</w:t>
      </w:r>
      <w:r>
        <w:rPr>
          <w:rFonts w:hint="eastAsia"/>
        </w:rPr>
        <w:t>yawn</w:t>
      </w:r>
      <w:r>
        <w:rPr>
          <w:rFonts w:hint="eastAsia"/>
        </w:rPr>
        <w:t>）、笑、哭、颤音（</w:t>
      </w:r>
      <w:r>
        <w:rPr>
          <w:rFonts w:hint="eastAsia"/>
        </w:rPr>
        <w:t>tremulous</w:t>
      </w:r>
      <w:r>
        <w:rPr>
          <w:rFonts w:hint="eastAsia"/>
        </w:rPr>
        <w:t>）等自然声。</w:t>
      </w:r>
    </w:p>
    <w:p w14:paraId="07EE22F5" w14:textId="77777777" w:rsidR="00A20A63" w:rsidRDefault="001C2EF9">
      <w:pPr>
        <w:ind w:firstLine="480"/>
      </w:pPr>
      <w:r>
        <w:rPr>
          <w:rFonts w:hint="eastAsia"/>
        </w:rPr>
        <w:t>陶建华等学者</w:t>
      </w:r>
      <w:r>
        <w:rPr>
          <w:rFonts w:hint="eastAsia"/>
          <w:vertAlign w:val="superscript"/>
        </w:rPr>
        <w:t>[1]</w:t>
      </w:r>
      <w:r>
        <w:rPr>
          <w:rFonts w:hint="eastAsia"/>
        </w:rPr>
        <w:t>将情感语音的声学特征分为韵律类、音质类和清晰度类三种：韵律类包含基频（均值、范围、高低线倾斜程度、抖动）、语速、重音突变、停顿连贯性、重音频度和音强；音质类包含呼吸声、明亮度和</w:t>
      </w:r>
      <w:proofErr w:type="gramStart"/>
      <w:r>
        <w:rPr>
          <w:rFonts w:hint="eastAsia"/>
        </w:rPr>
        <w:t>喉化</w:t>
      </w:r>
      <w:proofErr w:type="gramEnd"/>
      <w:r>
        <w:rPr>
          <w:rFonts w:hint="eastAsia"/>
        </w:rPr>
        <w:t>度；清晰度分为正常、焦急、模糊和准确。</w:t>
      </w:r>
    </w:p>
    <w:p w14:paraId="55BFC275" w14:textId="77777777" w:rsidR="00A20A63" w:rsidRDefault="001C2EF9">
      <w:pPr>
        <w:ind w:firstLine="480"/>
      </w:pPr>
      <w:r>
        <w:rPr>
          <w:rFonts w:hint="eastAsia"/>
        </w:rPr>
        <w:t>孟子厚</w:t>
      </w:r>
      <w:r>
        <w:rPr>
          <w:vertAlign w:val="superscript"/>
        </w:rPr>
        <w:t>[</w:t>
      </w:r>
      <w:r>
        <w:rPr>
          <w:rFonts w:hint="eastAsia"/>
          <w:vertAlign w:val="superscript"/>
        </w:rPr>
        <w:t>96</w:t>
      </w:r>
      <w:r>
        <w:rPr>
          <w:vertAlign w:val="superscript"/>
        </w:rPr>
        <w:t>]</w:t>
      </w:r>
      <w:r>
        <w:rPr>
          <w:rFonts w:hint="eastAsia"/>
        </w:rPr>
        <w:t>统计的音质的主观评价用语包括：清晰</w:t>
      </w:r>
      <w:r>
        <w:rPr>
          <w:rFonts w:hint="eastAsia"/>
        </w:rPr>
        <w:t>-</w:t>
      </w:r>
      <w:r>
        <w:rPr>
          <w:rFonts w:hint="eastAsia"/>
        </w:rPr>
        <w:t>模糊、丰满</w:t>
      </w:r>
      <w:r>
        <w:rPr>
          <w:rFonts w:hint="eastAsia"/>
        </w:rPr>
        <w:t>-</w:t>
      </w:r>
      <w:r>
        <w:rPr>
          <w:rFonts w:hint="eastAsia"/>
        </w:rPr>
        <w:t>干瘪、圆润</w:t>
      </w:r>
      <w:r>
        <w:rPr>
          <w:rFonts w:hint="eastAsia"/>
        </w:rPr>
        <w:t>-</w:t>
      </w:r>
      <w:r>
        <w:rPr>
          <w:rFonts w:hint="eastAsia"/>
        </w:rPr>
        <w:t>粗</w:t>
      </w:r>
      <w:r>
        <w:rPr>
          <w:rFonts w:hint="eastAsia"/>
        </w:rPr>
        <w:lastRenderedPageBreak/>
        <w:t>糙、明亮</w:t>
      </w:r>
      <w:r>
        <w:rPr>
          <w:rFonts w:hint="eastAsia"/>
        </w:rPr>
        <w:t>-</w:t>
      </w:r>
      <w:r>
        <w:rPr>
          <w:rFonts w:hint="eastAsia"/>
        </w:rPr>
        <w:t>灰暗、柔和</w:t>
      </w:r>
      <w:r>
        <w:rPr>
          <w:rFonts w:hint="eastAsia"/>
        </w:rPr>
        <w:t>-</w:t>
      </w:r>
      <w:r>
        <w:rPr>
          <w:rFonts w:hint="eastAsia"/>
        </w:rPr>
        <w:t>坚硬、融合</w:t>
      </w:r>
      <w:r>
        <w:rPr>
          <w:rFonts w:hint="eastAsia"/>
        </w:rPr>
        <w:t>-</w:t>
      </w:r>
      <w:r>
        <w:rPr>
          <w:rFonts w:hint="eastAsia"/>
        </w:rPr>
        <w:t>散、清澈</w:t>
      </w:r>
      <w:r>
        <w:rPr>
          <w:rFonts w:hint="eastAsia"/>
        </w:rPr>
        <w:t>-</w:t>
      </w:r>
      <w:r>
        <w:rPr>
          <w:rFonts w:hint="eastAsia"/>
        </w:rPr>
        <w:t>浑浊、自然</w:t>
      </w:r>
      <w:r>
        <w:rPr>
          <w:rFonts w:hint="eastAsia"/>
        </w:rPr>
        <w:t>-</w:t>
      </w:r>
      <w:r>
        <w:rPr>
          <w:rFonts w:hint="eastAsia"/>
        </w:rPr>
        <w:t>呆板等，这些用语既有形容人声的，也有形容乐声的。</w:t>
      </w:r>
    </w:p>
    <w:p w14:paraId="3893D7D9" w14:textId="77777777" w:rsidR="004F5AD4" w:rsidRDefault="008537F2" w:rsidP="004F5AD4">
      <w:pPr>
        <w:ind w:firstLine="480"/>
      </w:pPr>
      <w:r>
        <w:rPr>
          <w:rFonts w:hint="eastAsia"/>
        </w:rPr>
        <w:t>综合以上不同</w:t>
      </w:r>
      <w:r w:rsidR="00117412">
        <w:rPr>
          <w:rFonts w:hint="eastAsia"/>
        </w:rPr>
        <w:t>领域的研究，我们</w:t>
      </w:r>
      <w:r w:rsidR="00117412">
        <w:t>提取出</w:t>
      </w:r>
      <w:proofErr w:type="gramStart"/>
      <w:r w:rsidR="00117412">
        <w:t>刻画刻画</w:t>
      </w:r>
      <w:proofErr w:type="gramEnd"/>
      <w:r w:rsidR="00117412">
        <w:t>发音方式的七个维度</w:t>
      </w:r>
      <w:r w:rsidR="00117412">
        <w:rPr>
          <w:rFonts w:hint="eastAsia"/>
        </w:rPr>
        <w:t>，</w:t>
      </w:r>
      <w:r w:rsidR="00117412">
        <w:t>每一维度与一个或多个声学</w:t>
      </w:r>
      <w:proofErr w:type="gramStart"/>
      <w:r w:rsidR="00117412">
        <w:t>参数参数</w:t>
      </w:r>
      <w:proofErr w:type="gramEnd"/>
      <w:r w:rsidR="00117412">
        <w:t>相关</w:t>
      </w:r>
      <w:r w:rsidR="00117412">
        <w:rPr>
          <w:rFonts w:hint="eastAsia"/>
        </w:rPr>
        <w:t>：</w:t>
      </w:r>
    </w:p>
    <w:p w14:paraId="1ACC7567" w14:textId="77777777" w:rsidR="00117412" w:rsidRDefault="00117412" w:rsidP="00050705">
      <w:pPr>
        <w:pStyle w:val="aff0"/>
        <w:numPr>
          <w:ilvl w:val="0"/>
          <w:numId w:val="15"/>
        </w:numPr>
        <w:ind w:firstLineChars="0"/>
      </w:pPr>
      <w:r>
        <w:rPr>
          <w:rFonts w:hint="eastAsia"/>
        </w:rPr>
        <w:t>音色</w:t>
      </w:r>
    </w:p>
    <w:p w14:paraId="30C0B487" w14:textId="77777777" w:rsidR="00117412" w:rsidRDefault="00050705" w:rsidP="00A57F68">
      <w:pPr>
        <w:ind w:leftChars="100" w:left="240" w:firstLine="480"/>
      </w:pPr>
      <w:r>
        <w:rPr>
          <w:rFonts w:hint="eastAsia"/>
        </w:rPr>
        <w:t>1</w:t>
      </w:r>
      <w:r w:rsidR="00117412">
        <w:rPr>
          <w:rFonts w:hint="eastAsia"/>
        </w:rPr>
        <w:t>）暗</w:t>
      </w:r>
      <w:r w:rsidR="00117412">
        <w:t>-</w:t>
      </w:r>
      <w:r w:rsidR="00117412">
        <w:rPr>
          <w:rFonts w:hint="eastAsia"/>
        </w:rPr>
        <w:t>明：声音的明亮程度；</w:t>
      </w:r>
    </w:p>
    <w:p w14:paraId="6BDA7D27" w14:textId="77777777" w:rsidR="00117412" w:rsidRPr="00117412" w:rsidRDefault="00050705" w:rsidP="00A57F68">
      <w:pPr>
        <w:ind w:leftChars="100" w:left="240" w:firstLine="480"/>
      </w:pPr>
      <w:r>
        <w:rPr>
          <w:rFonts w:hint="eastAsia"/>
        </w:rPr>
        <w:t>2</w:t>
      </w:r>
      <w:r w:rsidR="00117412">
        <w:rPr>
          <w:rFonts w:hint="eastAsia"/>
        </w:rPr>
        <w:t>）瘪</w:t>
      </w:r>
      <w:r w:rsidR="00117412">
        <w:t>-</w:t>
      </w:r>
      <w:r w:rsidR="00117412">
        <w:rPr>
          <w:rFonts w:hint="eastAsia"/>
        </w:rPr>
        <w:t>满：发音是否到位，音节的饱满程度。</w:t>
      </w:r>
    </w:p>
    <w:p w14:paraId="38002067" w14:textId="77777777" w:rsidR="00CA159B" w:rsidRDefault="00117412" w:rsidP="00050705">
      <w:pPr>
        <w:pStyle w:val="aff0"/>
        <w:numPr>
          <w:ilvl w:val="0"/>
          <w:numId w:val="15"/>
        </w:numPr>
        <w:ind w:firstLineChars="0"/>
      </w:pPr>
      <w:r>
        <w:t>语调</w:t>
      </w:r>
    </w:p>
    <w:p w14:paraId="77E7E429" w14:textId="77777777" w:rsidR="00117412" w:rsidRDefault="00050705" w:rsidP="00A57F68">
      <w:pPr>
        <w:ind w:leftChars="100" w:left="240" w:firstLine="480"/>
      </w:pPr>
      <w:r>
        <w:rPr>
          <w:rFonts w:hint="eastAsia"/>
        </w:rPr>
        <w:t>3</w:t>
      </w:r>
      <w:r w:rsidR="00117412">
        <w:rPr>
          <w:rFonts w:hint="eastAsia"/>
        </w:rPr>
        <w:t>）低</w:t>
      </w:r>
      <w:r w:rsidR="00117412">
        <w:t>-</w:t>
      </w:r>
      <w:r w:rsidR="00117412">
        <w:rPr>
          <w:rFonts w:hint="eastAsia"/>
        </w:rPr>
        <w:t>高：音调高低；</w:t>
      </w:r>
    </w:p>
    <w:p w14:paraId="1628E372" w14:textId="77777777" w:rsidR="00117412" w:rsidRDefault="00050705" w:rsidP="00A57F68">
      <w:pPr>
        <w:ind w:leftChars="100" w:left="240" w:firstLineChars="0" w:firstLine="480"/>
      </w:pPr>
      <w:r>
        <w:rPr>
          <w:rFonts w:hint="eastAsia"/>
        </w:rPr>
        <w:t>4</w:t>
      </w:r>
      <w:r w:rsidR="00117412">
        <w:rPr>
          <w:rFonts w:hint="eastAsia"/>
        </w:rPr>
        <w:t>）平</w:t>
      </w:r>
      <w:r w:rsidR="00117412">
        <w:t>-</w:t>
      </w:r>
      <w:r w:rsidR="0037381F">
        <w:rPr>
          <w:rFonts w:hint="eastAsia"/>
        </w:rPr>
        <w:t>曲：语调</w:t>
      </w:r>
      <w:r w:rsidR="00117412">
        <w:rPr>
          <w:rFonts w:hint="eastAsia"/>
        </w:rPr>
        <w:t>变化是否丰富；</w:t>
      </w:r>
    </w:p>
    <w:p w14:paraId="39AA4B48" w14:textId="77777777" w:rsidR="00117412" w:rsidRDefault="00117412" w:rsidP="00050705">
      <w:pPr>
        <w:pStyle w:val="aff0"/>
        <w:numPr>
          <w:ilvl w:val="0"/>
          <w:numId w:val="15"/>
        </w:numPr>
        <w:ind w:firstLineChars="0"/>
      </w:pPr>
      <w:r>
        <w:rPr>
          <w:rFonts w:hint="eastAsia"/>
        </w:rPr>
        <w:t>节奏</w:t>
      </w:r>
    </w:p>
    <w:p w14:paraId="5516CBD7" w14:textId="77777777" w:rsidR="00117412" w:rsidRDefault="00050705" w:rsidP="00A57F68">
      <w:pPr>
        <w:ind w:leftChars="100" w:left="240" w:firstLineChars="0" w:firstLine="480"/>
      </w:pPr>
      <w:r>
        <w:rPr>
          <w:rFonts w:hint="eastAsia"/>
        </w:rPr>
        <w:t>5</w:t>
      </w:r>
      <w:r w:rsidR="00117412">
        <w:rPr>
          <w:rFonts w:hint="eastAsia"/>
        </w:rPr>
        <w:t>）慢</w:t>
      </w:r>
      <w:r w:rsidR="00117412">
        <w:rPr>
          <w:rFonts w:hint="eastAsia"/>
        </w:rPr>
        <w:t>-</w:t>
      </w:r>
      <w:r w:rsidR="00117412">
        <w:rPr>
          <w:rFonts w:hint="eastAsia"/>
        </w:rPr>
        <w:t>快：话语速度；</w:t>
      </w:r>
    </w:p>
    <w:p w14:paraId="6696EA45" w14:textId="77777777" w:rsidR="00117412" w:rsidRDefault="00050705" w:rsidP="00A57F68">
      <w:pPr>
        <w:ind w:leftChars="100" w:left="240" w:firstLineChars="0" w:firstLine="480"/>
      </w:pPr>
      <w:r>
        <w:rPr>
          <w:rFonts w:hint="eastAsia"/>
        </w:rPr>
        <w:t>6</w:t>
      </w:r>
      <w:r w:rsidR="00117412">
        <w:rPr>
          <w:rFonts w:hint="eastAsia"/>
        </w:rPr>
        <w:t>）散</w:t>
      </w:r>
      <w:r w:rsidR="00117412">
        <w:rPr>
          <w:rFonts w:hint="eastAsia"/>
        </w:rPr>
        <w:t>-</w:t>
      </w:r>
      <w:r w:rsidR="00117412">
        <w:rPr>
          <w:rFonts w:hint="eastAsia"/>
        </w:rPr>
        <w:t>粘：音节间相互关系，是否黏着；</w:t>
      </w:r>
    </w:p>
    <w:p w14:paraId="46A639E0" w14:textId="77777777" w:rsidR="00117412" w:rsidRPr="00117412" w:rsidRDefault="00050705" w:rsidP="00A57F68">
      <w:pPr>
        <w:ind w:leftChars="100" w:left="240" w:firstLineChars="0" w:firstLine="480"/>
      </w:pPr>
      <w:r>
        <w:rPr>
          <w:rFonts w:hint="eastAsia"/>
        </w:rPr>
        <w:t>7</w:t>
      </w:r>
      <w:r w:rsidR="00117412">
        <w:rPr>
          <w:rFonts w:hint="eastAsia"/>
        </w:rPr>
        <w:t>）</w:t>
      </w:r>
      <w:r w:rsidR="0037381F" w:rsidRPr="0037381F">
        <w:rPr>
          <w:rFonts w:hint="eastAsia"/>
        </w:rPr>
        <w:t>稳</w:t>
      </w:r>
      <w:r w:rsidR="0037381F" w:rsidRPr="0037381F">
        <w:rPr>
          <w:rFonts w:hint="eastAsia"/>
        </w:rPr>
        <w:t>-</w:t>
      </w:r>
      <w:r w:rsidR="0037381F">
        <w:rPr>
          <w:rFonts w:hint="eastAsia"/>
        </w:rPr>
        <w:t>变：节奏</w:t>
      </w:r>
      <w:r w:rsidR="0037381F" w:rsidRPr="0037381F">
        <w:rPr>
          <w:rFonts w:hint="eastAsia"/>
        </w:rPr>
        <w:t>变化</w:t>
      </w:r>
      <w:r w:rsidR="0037381F">
        <w:rPr>
          <w:rFonts w:hint="eastAsia"/>
        </w:rPr>
        <w:t>是否显著。</w:t>
      </w:r>
    </w:p>
    <w:p w14:paraId="720713EC" w14:textId="77777777" w:rsidR="00AC5963" w:rsidRDefault="00D04152" w:rsidP="005B0DAA">
      <w:pPr>
        <w:ind w:firstLine="480"/>
      </w:pPr>
      <w:r>
        <w:rPr>
          <w:rFonts w:hint="eastAsia"/>
        </w:rPr>
        <w:t>发音方式的描述是对情感的语音学表达的总体性描述，独立于个人生理特点和具体言语内容</w:t>
      </w:r>
      <w:r w:rsidR="00DA3342">
        <w:rPr>
          <w:rFonts w:hint="eastAsia"/>
        </w:rPr>
        <w:t>。</w:t>
      </w:r>
      <w:r w:rsidR="00BF605B">
        <w:rPr>
          <w:rFonts w:hint="eastAsia"/>
        </w:rPr>
        <w:t>发音描述将作为情感预测的最终输出内容，如图</w:t>
      </w:r>
      <w:r w:rsidR="00BF605B">
        <w:rPr>
          <w:rFonts w:hint="eastAsia"/>
        </w:rPr>
        <w:t>2-12</w:t>
      </w:r>
      <w:r w:rsidR="00BF605B">
        <w:rPr>
          <w:rFonts w:hint="eastAsia"/>
        </w:rPr>
        <w:t>所示，图中实线框为基于参数调整的中性语音合成框架，</w:t>
      </w:r>
      <w:r w:rsidR="006E25EC">
        <w:rPr>
          <w:rFonts w:hint="eastAsia"/>
        </w:rPr>
        <w:t>本文</w:t>
      </w:r>
      <w:r w:rsidR="004C1FD0">
        <w:rPr>
          <w:rFonts w:hint="eastAsia"/>
        </w:rPr>
        <w:t>在此基础上，加入基于文本的情感预测（如图</w:t>
      </w:r>
      <w:r w:rsidR="004C1FD0">
        <w:rPr>
          <w:rFonts w:hint="eastAsia"/>
        </w:rPr>
        <w:t>2-12</w:t>
      </w:r>
      <w:r w:rsidR="004C1FD0">
        <w:rPr>
          <w:rFonts w:hint="eastAsia"/>
        </w:rPr>
        <w:t>虚线框所示），</w:t>
      </w:r>
      <w:r w:rsidR="00B1470E">
        <w:rPr>
          <w:rFonts w:hint="eastAsia"/>
        </w:rPr>
        <w:t>通过语义分析，触发认知、心理及生理等一系列子系统的</w:t>
      </w:r>
      <w:r w:rsidR="006E25EC">
        <w:rPr>
          <w:rFonts w:hint="eastAsia"/>
        </w:rPr>
        <w:t>情绪</w:t>
      </w:r>
      <w:r w:rsidR="00B1470E">
        <w:rPr>
          <w:rFonts w:hint="eastAsia"/>
        </w:rPr>
        <w:t>反应，</w:t>
      </w:r>
      <w:r w:rsidR="005A3E51">
        <w:rPr>
          <w:rFonts w:hint="eastAsia"/>
        </w:rPr>
        <w:t>最终</w:t>
      </w:r>
      <w:r w:rsidR="00B1470E">
        <w:rPr>
          <w:rFonts w:hint="eastAsia"/>
        </w:rPr>
        <w:t>体现于发音方式的变化上，发音方式又通过音色、语调和节奏等三个层面的语音学特征描述</w:t>
      </w:r>
      <w:r w:rsidR="00AC5963">
        <w:rPr>
          <w:rFonts w:hint="eastAsia"/>
        </w:rPr>
        <w:t>。</w:t>
      </w:r>
      <w:r w:rsidR="00735919">
        <w:rPr>
          <w:rFonts w:hint="eastAsia"/>
        </w:rPr>
        <w:t>关于韵律预测的研究，许多学者做过针对重音、语调</w:t>
      </w:r>
      <w:ins w:id="98" w:author="wbzhu" w:date="2015-12-21T19:14:00Z">
        <w:r w:rsidR="00C86358">
          <w:rPr>
            <w:rFonts w:hint="eastAsia"/>
          </w:rPr>
          <w:t>合成</w:t>
        </w:r>
      </w:ins>
      <w:r w:rsidR="00735919">
        <w:rPr>
          <w:rFonts w:hint="eastAsia"/>
        </w:rPr>
        <w:t>的实验性研究</w:t>
      </w:r>
      <w:r w:rsidR="005B0DAA">
        <w:rPr>
          <w:rFonts w:hint="eastAsia"/>
          <w:vertAlign w:val="superscript"/>
        </w:rPr>
        <w:t>[]</w:t>
      </w:r>
      <w:r w:rsidR="00735919">
        <w:rPr>
          <w:rFonts w:hint="eastAsia"/>
        </w:rPr>
        <w:t>，但当前实用语音合成系统中韵律特征仍主要由</w:t>
      </w:r>
      <w:ins w:id="99" w:author="wbzhu" w:date="2015-12-21T19:12:00Z">
        <w:r w:rsidR="00C86358">
          <w:rPr>
            <w:rFonts w:hint="eastAsia"/>
          </w:rPr>
          <w:t>韵律</w:t>
        </w:r>
      </w:ins>
      <w:r w:rsidR="00735919">
        <w:rPr>
          <w:rFonts w:hint="eastAsia"/>
        </w:rPr>
        <w:t>层级结构</w:t>
      </w:r>
      <w:ins w:id="100" w:author="wbzhu" w:date="2015-12-21T19:13:00Z">
        <w:r w:rsidR="00C86358">
          <w:rPr>
            <w:rFonts w:hint="eastAsia"/>
          </w:rPr>
          <w:t>刻画</w:t>
        </w:r>
      </w:ins>
      <w:del w:id="101" w:author="wbzhu" w:date="2015-12-21T19:13:00Z">
        <w:r w:rsidR="00735919" w:rsidDel="00C86358">
          <w:rPr>
            <w:rFonts w:hint="eastAsia"/>
          </w:rPr>
          <w:delText>体现</w:delText>
        </w:r>
      </w:del>
      <w:r w:rsidR="005B0DAA">
        <w:rPr>
          <w:rFonts w:hint="eastAsia"/>
          <w:vertAlign w:val="superscript"/>
        </w:rPr>
        <w:t>[]</w:t>
      </w:r>
      <w:r w:rsidR="00735919">
        <w:rPr>
          <w:rFonts w:hint="eastAsia"/>
        </w:rPr>
        <w:t>。本文</w:t>
      </w:r>
      <w:r w:rsidR="005B0DAA">
        <w:rPr>
          <w:rFonts w:hint="eastAsia"/>
        </w:rPr>
        <w:t>通过加入</w:t>
      </w:r>
      <w:r w:rsidR="00AC5963">
        <w:rPr>
          <w:rFonts w:hint="eastAsia"/>
        </w:rPr>
        <w:t>发音方式的描述</w:t>
      </w:r>
      <w:r w:rsidR="005B0DAA">
        <w:rPr>
          <w:rFonts w:hint="eastAsia"/>
        </w:rPr>
        <w:t>，</w:t>
      </w:r>
      <w:r w:rsidR="00AC5963">
        <w:rPr>
          <w:rFonts w:hint="eastAsia"/>
        </w:rPr>
        <w:t>与发音内容描述和韵律特征描述共同作用于合成语音模块，实现基频、能量、时长以及音质参数等声学参数的生成。</w:t>
      </w:r>
    </w:p>
    <w:p w14:paraId="149444DD" w14:textId="77777777" w:rsidR="00F05844" w:rsidRDefault="00AC5963" w:rsidP="00AC5963">
      <w:pPr>
        <w:adjustRightInd/>
        <w:snapToGrid/>
        <w:spacing w:beforeLines="50" w:before="163" w:line="240" w:lineRule="auto"/>
        <w:ind w:firstLineChars="0" w:firstLine="0"/>
        <w:jc w:val="center"/>
      </w:pPr>
      <w:commentRangeStart w:id="102"/>
      <w:r>
        <w:rPr>
          <w:noProof/>
        </w:rPr>
        <w:drawing>
          <wp:inline distT="0" distB="0" distL="0" distR="0" wp14:anchorId="4CEE4159" wp14:editId="6B4DC53A">
            <wp:extent cx="4843436" cy="2564963"/>
            <wp:effectExtent l="0" t="0" r="0" b="6985"/>
            <wp:docPr id="48532" name="图片 4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8196" cy="2567484"/>
                    </a:xfrm>
                    <a:prstGeom prst="rect">
                      <a:avLst/>
                    </a:prstGeom>
                    <a:noFill/>
                  </pic:spPr>
                </pic:pic>
              </a:graphicData>
            </a:graphic>
          </wp:inline>
        </w:drawing>
      </w:r>
      <w:commentRangeEnd w:id="102"/>
      <w:r w:rsidR="00C86358">
        <w:rPr>
          <w:rStyle w:val="af1"/>
        </w:rPr>
        <w:commentReference w:id="102"/>
      </w:r>
    </w:p>
    <w:p w14:paraId="17229D24" w14:textId="77777777" w:rsidR="00BF605B" w:rsidRPr="00BF605B" w:rsidRDefault="00BF605B" w:rsidP="00BF605B">
      <w:pPr>
        <w:adjustRightInd/>
        <w:snapToGrid/>
        <w:ind w:firstLineChars="0" w:firstLine="0"/>
        <w:jc w:val="center"/>
        <w:rPr>
          <w:sz w:val="21"/>
        </w:rPr>
      </w:pPr>
      <w:r w:rsidRPr="00BF605B">
        <w:rPr>
          <w:rFonts w:hint="eastAsia"/>
          <w:sz w:val="21"/>
        </w:rPr>
        <w:lastRenderedPageBreak/>
        <w:t>图</w:t>
      </w:r>
      <w:r w:rsidRPr="00BF605B">
        <w:rPr>
          <w:rFonts w:hint="eastAsia"/>
          <w:sz w:val="21"/>
        </w:rPr>
        <w:t xml:space="preserve">2-12 </w:t>
      </w:r>
      <w:r w:rsidRPr="00BF605B">
        <w:rPr>
          <w:rFonts w:hint="eastAsia"/>
          <w:sz w:val="21"/>
        </w:rPr>
        <w:t>支持本文</w:t>
      </w:r>
      <w:r w:rsidRPr="00BF605B">
        <w:rPr>
          <w:rFonts w:hint="eastAsia"/>
          <w:sz w:val="21"/>
        </w:rPr>
        <w:t>-</w:t>
      </w:r>
      <w:r w:rsidRPr="00BF605B">
        <w:rPr>
          <w:rFonts w:hint="eastAsia"/>
          <w:sz w:val="21"/>
        </w:rPr>
        <w:t>情感预测的情感语音合成系统</w:t>
      </w:r>
    </w:p>
    <w:p w14:paraId="25F3332A" w14:textId="77777777" w:rsidR="00820494" w:rsidRPr="002E5786" w:rsidRDefault="00BF605B" w:rsidP="002E5786">
      <w:pPr>
        <w:adjustRightInd/>
        <w:snapToGrid/>
        <w:ind w:firstLineChars="0" w:firstLine="0"/>
        <w:jc w:val="center"/>
        <w:rPr>
          <w:sz w:val="21"/>
        </w:rPr>
      </w:pPr>
      <w:r w:rsidRPr="00BF605B">
        <w:rPr>
          <w:rFonts w:hint="eastAsia"/>
          <w:sz w:val="21"/>
        </w:rPr>
        <w:t xml:space="preserve">Fig. 2-12 </w:t>
      </w:r>
      <w:proofErr w:type="gramStart"/>
      <w:r w:rsidRPr="00BF605B">
        <w:rPr>
          <w:rFonts w:hint="eastAsia"/>
          <w:sz w:val="21"/>
        </w:rPr>
        <w:t>The</w:t>
      </w:r>
      <w:proofErr w:type="gramEnd"/>
      <w:r w:rsidRPr="00BF605B">
        <w:rPr>
          <w:rFonts w:hint="eastAsia"/>
          <w:sz w:val="21"/>
        </w:rPr>
        <w:t xml:space="preserve"> expressive speech </w:t>
      </w:r>
      <w:r w:rsidRPr="00BF605B">
        <w:rPr>
          <w:sz w:val="21"/>
        </w:rPr>
        <w:t>synthesis</w:t>
      </w:r>
      <w:r w:rsidRPr="00BF605B">
        <w:rPr>
          <w:rFonts w:hint="eastAsia"/>
          <w:sz w:val="21"/>
        </w:rPr>
        <w:t xml:space="preserve"> system </w:t>
      </w:r>
      <w:r w:rsidRPr="00BF605B">
        <w:rPr>
          <w:sz w:val="21"/>
        </w:rPr>
        <w:t>supporting</w:t>
      </w:r>
      <w:r w:rsidRPr="00BF605B">
        <w:rPr>
          <w:rFonts w:hint="eastAsia"/>
          <w:sz w:val="21"/>
        </w:rPr>
        <w:t xml:space="preserve"> text-based emotion prediction</w:t>
      </w:r>
      <w:del w:id="103" w:author="wbzhu" w:date="2015-12-21T19:15:00Z">
        <w:r w:rsidR="00820494" w:rsidRPr="00820494" w:rsidDel="00C86358">
          <w:rPr>
            <w:noProof/>
          </w:rPr>
          <mc:AlternateContent>
            <mc:Choice Requires="wps">
              <w:drawing>
                <wp:anchor distT="0" distB="0" distL="114300" distR="114300" simplePos="0" relativeHeight="251664384" behindDoc="0" locked="0" layoutInCell="1" allowOverlap="1" wp14:anchorId="0BDDECD3" wp14:editId="5BD31C37">
                  <wp:simplePos x="0" y="0"/>
                  <wp:positionH relativeFrom="column">
                    <wp:posOffset>6201410</wp:posOffset>
                  </wp:positionH>
                  <wp:positionV relativeFrom="paragraph">
                    <wp:posOffset>-2729230</wp:posOffset>
                  </wp:positionV>
                  <wp:extent cx="1015653" cy="0"/>
                  <wp:effectExtent l="0" t="76200" r="13335" b="114300"/>
                  <wp:wrapNone/>
                  <wp:docPr id="62" name="直接箭头连接符 22"/>
                  <wp:cNvGraphicFramePr/>
                  <a:graphic xmlns:a="http://schemas.openxmlformats.org/drawingml/2006/main">
                    <a:graphicData uri="http://schemas.microsoft.com/office/word/2010/wordprocessingShape">
                      <wps:wsp>
                        <wps:cNvCnPr/>
                        <wps:spPr>
                          <a:xfrm>
                            <a:off x="0" y="0"/>
                            <a:ext cx="101565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6CB4BF" id="_x0000_t32" coordsize="21600,21600" o:spt="32" o:oned="t" path="m,l21600,21600e" filled="f">
                  <v:path arrowok="t" fillok="f" o:connecttype="none"/>
                  <o:lock v:ext="edit" shapetype="t"/>
                </v:shapetype>
                <v:shape id="直接箭头连接符 22" o:spid="_x0000_s1026" type="#_x0000_t32" style="position:absolute;left:0;text-align:left;margin-left:488.3pt;margin-top:-214.9pt;width:79.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" strokecolor="#4579b8 [3044]">
                  <v:stroke endarrow="open"/>
                </v:shape>
              </w:pict>
            </mc:Fallback>
          </mc:AlternateContent>
        </w:r>
        <w:r w:rsidR="00820494" w:rsidRPr="00820494" w:rsidDel="00C86358">
          <w:rPr>
            <w:noProof/>
          </w:rPr>
          <mc:AlternateContent>
            <mc:Choice Requires="wps">
              <w:drawing>
                <wp:anchor distT="0" distB="0" distL="114300" distR="114300" simplePos="0" relativeHeight="251666432" behindDoc="0" locked="0" layoutInCell="1" allowOverlap="1" wp14:anchorId="38D7FACD" wp14:editId="50BD5E77">
                  <wp:simplePos x="0" y="0"/>
                  <wp:positionH relativeFrom="column">
                    <wp:posOffset>6164580</wp:posOffset>
                  </wp:positionH>
                  <wp:positionV relativeFrom="paragraph">
                    <wp:posOffset>-3074035</wp:posOffset>
                  </wp:positionV>
                  <wp:extent cx="1003111" cy="338554"/>
                  <wp:effectExtent l="0" t="0" r="0" b="0"/>
                  <wp:wrapNone/>
                  <wp:docPr id="28" name="TextBox 27"/>
                  <wp:cNvGraphicFramePr/>
                  <a:graphic xmlns:a="http://schemas.openxmlformats.org/drawingml/2006/main">
                    <a:graphicData uri="http://schemas.microsoft.com/office/word/2010/wordprocessingShape">
                      <wps:wsp>
                        <wps:cNvSpPr txBox="1"/>
                        <wps:spPr>
                          <a:xfrm>
                            <a:off x="0" y="0"/>
                            <a:ext cx="1003111" cy="338554"/>
                          </a:xfrm>
                          <a:prstGeom prst="rect">
                            <a:avLst/>
                          </a:prstGeom>
                          <a:noFill/>
                        </wps:spPr>
                        <wps:txbx>
                          <w:txbxContent>
                            <w:p w14:paraId="06EE2843" w14:textId="77777777" w:rsidR="009C326D" w:rsidRDefault="009C326D" w:rsidP="00820494">
                              <w:pPr>
                                <w:pStyle w:val="ad"/>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wps:txbx>
                        <wps:bodyPr wrap="square" rtlCol="0">
                          <a:spAutoFit/>
                        </wps:bodyPr>
                      </wps:wsp>
                    </a:graphicData>
                  </a:graphic>
                </wp:anchor>
              </w:drawing>
            </mc:Choice>
            <mc:Fallback>
              <w:pict>
                <v:shape w14:anchorId="38D7FACD" id="TextBox 27" o:spid="_x0000_s1028" type="#_x0000_t202" style="position:absolute;left:0;text-align:left;margin-left:485.4pt;margin-top:-242.05pt;width:79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" filled="f" stroked="f">
                  <v:textbox style="mso-fit-shape-to-text:t">
                    <w:txbxContent>
                      <w:p w14:paraId="06EE2843" w14:textId="77777777" w:rsidR="009C326D" w:rsidRDefault="009C326D" w:rsidP="00820494">
                        <w:pPr>
                          <w:pStyle w:val="ad"/>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v:textbox>
                </v:shape>
              </w:pict>
            </mc:Fallback>
          </mc:AlternateContent>
        </w:r>
      </w:del>
    </w:p>
    <w:p w14:paraId="7DFE97DD" w14:textId="77777777" w:rsidR="00A20A63" w:rsidRDefault="001C2EF9">
      <w:pPr>
        <w:pStyle w:val="33"/>
      </w:pPr>
      <w:bookmarkStart w:id="104" w:name="_Toc437135850"/>
      <w:r>
        <w:rPr>
          <w:rFonts w:hint="eastAsia"/>
        </w:rPr>
        <w:t>2.3.5</w:t>
      </w:r>
      <w:r>
        <w:rPr>
          <w:rFonts w:hint="eastAsia"/>
        </w:rPr>
        <w:t>整体框架</w:t>
      </w:r>
      <w:bookmarkEnd w:id="104"/>
    </w:p>
    <w:p w14:paraId="2B14EFAC" w14:textId="77777777" w:rsidR="00A20A63" w:rsidRDefault="001C2EF9">
      <w:pPr>
        <w:ind w:firstLine="480"/>
      </w:pPr>
      <w:r>
        <w:rPr>
          <w:rFonts w:hint="eastAsia"/>
        </w:rPr>
        <w:t>最终确定的描述体系的整体框架如图</w:t>
      </w:r>
      <w:r>
        <w:rPr>
          <w:rFonts w:hint="eastAsia"/>
        </w:rPr>
        <w:t>2-1</w:t>
      </w:r>
      <w:r w:rsidR="00F05844">
        <w:rPr>
          <w:rFonts w:hint="eastAsia"/>
        </w:rPr>
        <w:t>3</w:t>
      </w:r>
      <w:r>
        <w:rPr>
          <w:rFonts w:hint="eastAsia"/>
        </w:rPr>
        <w:t>所示：</w:t>
      </w:r>
    </w:p>
    <w:p w14:paraId="5D3B7306" w14:textId="77777777" w:rsidR="009F1CF8" w:rsidRDefault="008571DD" w:rsidP="009F1CF8">
      <w:pPr>
        <w:adjustRightInd/>
        <w:snapToGrid/>
        <w:spacing w:line="240" w:lineRule="auto"/>
        <w:ind w:firstLineChars="0" w:firstLine="0"/>
        <w:jc w:val="center"/>
      </w:pPr>
      <w:r>
        <w:rPr>
          <w:noProof/>
        </w:rPr>
        <w:drawing>
          <wp:inline distT="0" distB="0" distL="0" distR="0" wp14:anchorId="4824EC5A" wp14:editId="4B8C202C">
            <wp:extent cx="3724275" cy="5252255"/>
            <wp:effectExtent l="0" t="0" r="0" b="0"/>
            <wp:docPr id="48538" name="图片 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5696" cy="5254260"/>
                    </a:xfrm>
                    <a:prstGeom prst="rect">
                      <a:avLst/>
                    </a:prstGeom>
                    <a:noFill/>
                  </pic:spPr>
                </pic:pic>
              </a:graphicData>
            </a:graphic>
          </wp:inline>
        </w:drawing>
      </w:r>
    </w:p>
    <w:p w14:paraId="4CB88957" w14:textId="77777777" w:rsidR="009F1CF8" w:rsidRDefault="009F1CF8" w:rsidP="009F1CF8">
      <w:pPr>
        <w:ind w:firstLine="420"/>
        <w:jc w:val="center"/>
        <w:rPr>
          <w:sz w:val="21"/>
        </w:rPr>
      </w:pPr>
      <w:r>
        <w:rPr>
          <w:rFonts w:hint="eastAsia"/>
          <w:sz w:val="21"/>
        </w:rPr>
        <w:t>图</w:t>
      </w:r>
      <w:r>
        <w:rPr>
          <w:rFonts w:hint="eastAsia"/>
          <w:sz w:val="21"/>
        </w:rPr>
        <w:t>2-13</w:t>
      </w:r>
      <w:r>
        <w:rPr>
          <w:rFonts w:hint="eastAsia"/>
          <w:sz w:val="21"/>
        </w:rPr>
        <w:t>多视角情感描述体系框架</w:t>
      </w:r>
    </w:p>
    <w:p w14:paraId="5E79B87A" w14:textId="77777777" w:rsidR="009F1CF8" w:rsidRPr="009F1CF8" w:rsidRDefault="009F1CF8" w:rsidP="009F1CF8">
      <w:pPr>
        <w:ind w:firstLine="420"/>
        <w:jc w:val="center"/>
        <w:rPr>
          <w:sz w:val="21"/>
        </w:rPr>
      </w:pPr>
      <w:r>
        <w:rPr>
          <w:sz w:val="21"/>
        </w:rPr>
        <w:t>Fig. 2-1</w:t>
      </w:r>
      <w:r>
        <w:rPr>
          <w:rFonts w:hint="eastAsia"/>
          <w:sz w:val="21"/>
        </w:rPr>
        <w:t xml:space="preserve">3 </w:t>
      </w:r>
      <w:proofErr w:type="gramStart"/>
      <w:r>
        <w:rPr>
          <w:rFonts w:hint="eastAsia"/>
          <w:sz w:val="21"/>
        </w:rPr>
        <w:t>The</w:t>
      </w:r>
      <w:proofErr w:type="gramEnd"/>
      <w:r>
        <w:rPr>
          <w:rFonts w:hint="eastAsia"/>
          <w:sz w:val="21"/>
        </w:rPr>
        <w:t xml:space="preserve"> framework multi-perpective emotion description system</w:t>
      </w:r>
    </w:p>
    <w:p w14:paraId="7EA71368" w14:textId="77777777" w:rsidR="00A20A63" w:rsidRDefault="001C2EF9">
      <w:pPr>
        <w:ind w:firstLine="480"/>
        <w:rPr>
          <w:szCs w:val="21"/>
        </w:rPr>
      </w:pPr>
      <w:r>
        <w:rPr>
          <w:rFonts w:hint="eastAsia"/>
          <w:szCs w:val="21"/>
        </w:rPr>
        <w:t>（</w:t>
      </w:r>
      <w:r>
        <w:rPr>
          <w:rFonts w:hint="eastAsia"/>
          <w:szCs w:val="21"/>
        </w:rPr>
        <w:t>1</w:t>
      </w:r>
      <w:r>
        <w:rPr>
          <w:rFonts w:hint="eastAsia"/>
          <w:szCs w:val="21"/>
        </w:rPr>
        <w:t>）认知评价：对稿件内容的整体倾向性评估，并对要采取的话语样式做出预判。采用五维表示法，其中，“否定</w:t>
      </w:r>
      <w:r>
        <w:rPr>
          <w:rFonts w:hint="eastAsia"/>
          <w:szCs w:val="21"/>
        </w:rPr>
        <w:t>-</w:t>
      </w:r>
      <w:r>
        <w:rPr>
          <w:rFonts w:hint="eastAsia"/>
          <w:szCs w:val="21"/>
        </w:rPr>
        <w:t>肯定”是话语内容倾向性的主导维度，“冷漠</w:t>
      </w:r>
      <w:r>
        <w:rPr>
          <w:rFonts w:hint="eastAsia"/>
          <w:szCs w:val="21"/>
        </w:rPr>
        <w:t>-</w:t>
      </w:r>
      <w:r>
        <w:rPr>
          <w:rFonts w:hint="eastAsia"/>
          <w:szCs w:val="21"/>
        </w:rPr>
        <w:t>热情”辅助刻画说话人的态度。话语样式以“非正式</w:t>
      </w:r>
      <w:r>
        <w:rPr>
          <w:rFonts w:hint="eastAsia"/>
          <w:szCs w:val="21"/>
        </w:rPr>
        <w:t>-</w:t>
      </w:r>
      <w:r>
        <w:rPr>
          <w:rFonts w:hint="eastAsia"/>
          <w:szCs w:val="21"/>
        </w:rPr>
        <w:t>正式”为主导维度，主要负责语言规整性等相关特征的描述，“委婉</w:t>
      </w:r>
      <w:r>
        <w:rPr>
          <w:rFonts w:hint="eastAsia"/>
          <w:szCs w:val="21"/>
        </w:rPr>
        <w:t>-</w:t>
      </w:r>
      <w:r>
        <w:rPr>
          <w:rFonts w:hint="eastAsia"/>
          <w:szCs w:val="21"/>
        </w:rPr>
        <w:t>直接”和“柔和</w:t>
      </w:r>
      <w:r>
        <w:rPr>
          <w:rFonts w:hint="eastAsia"/>
          <w:szCs w:val="21"/>
        </w:rPr>
        <w:t>-</w:t>
      </w:r>
      <w:r>
        <w:rPr>
          <w:rFonts w:hint="eastAsia"/>
          <w:szCs w:val="21"/>
        </w:rPr>
        <w:t>强硬”两维辅助刻画话语样式的更多细节，如吐字力度、气息控制等。</w:t>
      </w:r>
    </w:p>
    <w:p w14:paraId="6AA07CFB" w14:textId="77777777" w:rsidR="00A20A63" w:rsidRDefault="001C2EF9">
      <w:pPr>
        <w:ind w:firstLine="480"/>
        <w:rPr>
          <w:szCs w:val="21"/>
        </w:rPr>
      </w:pPr>
      <w:r>
        <w:rPr>
          <w:rFonts w:hint="eastAsia"/>
          <w:szCs w:val="21"/>
        </w:rPr>
        <w:lastRenderedPageBreak/>
        <w:t>（</w:t>
      </w:r>
      <w:r>
        <w:rPr>
          <w:rFonts w:hint="eastAsia"/>
          <w:szCs w:val="21"/>
        </w:rPr>
        <w:t>2</w:t>
      </w:r>
      <w:r>
        <w:rPr>
          <w:rFonts w:hint="eastAsia"/>
          <w:szCs w:val="21"/>
        </w:rPr>
        <w:t>）心理感受</w:t>
      </w:r>
      <w:r>
        <w:rPr>
          <w:rFonts w:hint="eastAsia"/>
        </w:rPr>
        <w:t>：评估结果引发的心理反应和主观体验。采用离散表示与层级表示相结合的方法，汇总中文情感词中常用来形容心理感受的词语进行层次聚类，得到心理感受的层级表示（图</w:t>
      </w:r>
      <w:r>
        <w:rPr>
          <w:rFonts w:hint="eastAsia"/>
        </w:rPr>
        <w:t>2-1</w:t>
      </w:r>
      <w:r w:rsidR="00F05844">
        <w:rPr>
          <w:rFonts w:hint="eastAsia"/>
        </w:rPr>
        <w:t>3</w:t>
      </w:r>
      <w:r>
        <w:rPr>
          <w:rFonts w:hint="eastAsia"/>
        </w:rPr>
        <w:t>因为空间限制只列出部分结果），克服了离散类别表示法类别数目难以确定的问题，根据不同需要可以选择不同的划分粒度，不同类别间的派生关系也得以体现。</w:t>
      </w:r>
    </w:p>
    <w:p w14:paraId="29E7A14C" w14:textId="77777777" w:rsidR="00A20A63" w:rsidRDefault="001C2EF9">
      <w:pPr>
        <w:ind w:firstLine="480"/>
        <w:rPr>
          <w:szCs w:val="21"/>
        </w:rPr>
      </w:pPr>
      <w:r>
        <w:rPr>
          <w:rFonts w:hint="eastAsia"/>
          <w:szCs w:val="21"/>
        </w:rPr>
        <w:t>（</w:t>
      </w:r>
      <w:r>
        <w:rPr>
          <w:rFonts w:hint="eastAsia"/>
          <w:szCs w:val="21"/>
        </w:rPr>
        <w:t>3</w:t>
      </w:r>
      <w:r>
        <w:rPr>
          <w:rFonts w:hint="eastAsia"/>
          <w:szCs w:val="21"/>
        </w:rPr>
        <w:t>）生理反应</w:t>
      </w:r>
      <w:r>
        <w:rPr>
          <w:rFonts w:hint="eastAsia"/>
        </w:rPr>
        <w:t>：个体的生理唤起水平以及机体对于这些反应的控制。分别由激活度和控制度两个维度刻画，注意这里的控制度与心理学模型中所指的对于周围场景的控制有所不同，这里强调个体对自身反应的控制。</w:t>
      </w:r>
    </w:p>
    <w:p w14:paraId="36239A9B" w14:textId="77777777" w:rsidR="00A20A63" w:rsidRDefault="001C2EF9" w:rsidP="009F1CF8">
      <w:pPr>
        <w:ind w:firstLine="480"/>
      </w:pPr>
      <w:r>
        <w:rPr>
          <w:rFonts w:hint="eastAsia"/>
        </w:rPr>
        <w:t>（</w:t>
      </w:r>
      <w:r>
        <w:rPr>
          <w:rFonts w:hint="eastAsia"/>
        </w:rPr>
        <w:t>4</w:t>
      </w:r>
      <w:r w:rsidR="00453618">
        <w:rPr>
          <w:rFonts w:hint="eastAsia"/>
        </w:rPr>
        <w:t>）发音描述：对于发音方式的估计。针对音色、语调和节奏提取了</w:t>
      </w:r>
      <w:r>
        <w:rPr>
          <w:rFonts w:hint="eastAsia"/>
        </w:rPr>
        <w:t>七个</w:t>
      </w:r>
      <w:r w:rsidR="00050705">
        <w:rPr>
          <w:rFonts w:hint="eastAsia"/>
        </w:rPr>
        <w:t>特征</w:t>
      </w:r>
      <w:r>
        <w:rPr>
          <w:rFonts w:hint="eastAsia"/>
        </w:rPr>
        <w:t>维度</w:t>
      </w:r>
      <w:r w:rsidR="00050705">
        <w:rPr>
          <w:rFonts w:hint="eastAsia"/>
        </w:rPr>
        <w:t>。音色层包含声音的明亮度和饱满度，语调层包含音高以及语调变化，节奏层包含语速、音节黏着度和节奏变化。</w:t>
      </w:r>
      <w:r w:rsidR="009F1CF8">
        <w:rPr>
          <w:rFonts w:hint="eastAsia"/>
        </w:rPr>
        <w:t>发音描述将作为情感预测的最终输出内容，与文本发音内容、韵律结构等信息共同控制声学参数的调整。</w:t>
      </w:r>
    </w:p>
    <w:p w14:paraId="0EEEF66A" w14:textId="77777777" w:rsidR="00456BED" w:rsidRDefault="00456BED" w:rsidP="009F1CF8">
      <w:pPr>
        <w:ind w:firstLine="480"/>
      </w:pPr>
      <w:r>
        <w:rPr>
          <w:rFonts w:hint="eastAsia"/>
        </w:rPr>
        <w:t>不同类别或维度构成了言语情感的向量表示，每个类别或维度又有“无”、“弱”、“中”、“强”不同程度的划分。其中，心理感受和生理状态用“</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”四级刻度表示，认知评价和发音描述具有正负区分性，用“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w:t>
      </w:r>
    </w:p>
    <w:p w14:paraId="00700CA4" w14:textId="77777777" w:rsidR="00A20A63" w:rsidRDefault="001C2EF9">
      <w:pPr>
        <w:pStyle w:val="23"/>
      </w:pPr>
      <w:bookmarkStart w:id="105" w:name="_Toc437135851"/>
      <w:r>
        <w:rPr>
          <w:rFonts w:hint="eastAsia"/>
        </w:rPr>
        <w:t xml:space="preserve">2.4 </w:t>
      </w:r>
      <w:r>
        <w:rPr>
          <w:rFonts w:hint="eastAsia"/>
        </w:rPr>
        <w:t>本章小结</w:t>
      </w:r>
      <w:bookmarkEnd w:id="105"/>
    </w:p>
    <w:p w14:paraId="65A191AB" w14:textId="77777777" w:rsidR="00A20A63" w:rsidRDefault="001C2EF9">
      <w:pPr>
        <w:ind w:firstLine="480"/>
      </w:pPr>
      <w:r>
        <w:rPr>
          <w:rFonts w:hint="eastAsia"/>
        </w:rPr>
        <w:t>本章工作主要围绕言语情感生成</w:t>
      </w:r>
      <w:r w:rsidR="008571DD">
        <w:rPr>
          <w:rFonts w:hint="eastAsia"/>
        </w:rPr>
        <w:t>过程</w:t>
      </w:r>
      <w:r>
        <w:rPr>
          <w:rFonts w:hint="eastAsia"/>
        </w:rPr>
        <w:t>与情感描述问题展开：</w:t>
      </w:r>
    </w:p>
    <w:p w14:paraId="025E3FC4" w14:textId="77777777" w:rsidR="00A20A63" w:rsidRDefault="001C2EF9">
      <w:pPr>
        <w:ind w:firstLine="480"/>
      </w:pPr>
      <w:r>
        <w:rPr>
          <w:rFonts w:hint="eastAsia"/>
        </w:rPr>
        <w:t>（</w:t>
      </w:r>
      <w:r>
        <w:rPr>
          <w:rFonts w:hint="eastAsia"/>
        </w:rPr>
        <w:t>1</w:t>
      </w:r>
      <w:r>
        <w:rPr>
          <w:rFonts w:hint="eastAsia"/>
        </w:rPr>
        <w:t>）以心理学已有的大量情感理论和情感模型为参考，结合朗读学和播音学中关于情感的研</w:t>
      </w:r>
      <w:r w:rsidR="00200196">
        <w:rPr>
          <w:rFonts w:hint="eastAsia"/>
        </w:rPr>
        <w:t>究，</w:t>
      </w:r>
      <w:proofErr w:type="gramStart"/>
      <w:r w:rsidR="00200196">
        <w:rPr>
          <w:rFonts w:hint="eastAsia"/>
        </w:rPr>
        <w:t>将文语转换</w:t>
      </w:r>
      <w:proofErr w:type="gramEnd"/>
      <w:r w:rsidR="00200196">
        <w:rPr>
          <w:rFonts w:hint="eastAsia"/>
        </w:rPr>
        <w:t>过程与朗读者或播音员将文稿转换成有声语言的过程类比</w:t>
      </w:r>
      <w:r>
        <w:rPr>
          <w:rFonts w:hint="eastAsia"/>
        </w:rPr>
        <w:t>，</w:t>
      </w:r>
      <w:r w:rsidR="00907914">
        <w:rPr>
          <w:rFonts w:hint="eastAsia"/>
        </w:rPr>
        <w:t>将基于文本</w:t>
      </w:r>
      <w:r w:rsidR="00560C84">
        <w:rPr>
          <w:rFonts w:hint="eastAsia"/>
        </w:rPr>
        <w:t>的言语情感生成及衍化</w:t>
      </w:r>
      <w:r w:rsidR="00907914">
        <w:rPr>
          <w:rFonts w:hint="eastAsia"/>
        </w:rPr>
        <w:t>过程概括为</w:t>
      </w:r>
      <w:r>
        <w:rPr>
          <w:rFonts w:hint="eastAsia"/>
        </w:rPr>
        <w:t>文本分析、认知评价、心理感受、生理反应和发音调整等几步，各</w:t>
      </w:r>
      <w:proofErr w:type="gramStart"/>
      <w:r>
        <w:rPr>
          <w:rFonts w:hint="eastAsia"/>
        </w:rPr>
        <w:t>步之间</w:t>
      </w:r>
      <w:proofErr w:type="gramEnd"/>
      <w:r>
        <w:rPr>
          <w:rFonts w:hint="eastAsia"/>
        </w:rPr>
        <w:t>存在直接或间接的相互影响，前面步骤的结果会影响后续步骤的反应，后续步骤的反应又会反馈回去进一步影响前面成分的变化；</w:t>
      </w:r>
    </w:p>
    <w:p w14:paraId="74C0FDB1" w14:textId="77777777" w:rsidR="00A20A63" w:rsidRDefault="001C2EF9" w:rsidP="00EB7CB1">
      <w:pPr>
        <w:ind w:firstLine="480"/>
      </w:pPr>
      <w:r>
        <w:rPr>
          <w:rFonts w:hint="eastAsia"/>
        </w:rPr>
        <w:t>（</w:t>
      </w:r>
      <w:r>
        <w:rPr>
          <w:rFonts w:hint="eastAsia"/>
        </w:rPr>
        <w:t>2</w:t>
      </w:r>
      <w:r>
        <w:rPr>
          <w:rFonts w:hint="eastAsia"/>
        </w:rPr>
        <w:t>）基于言语情感生成</w:t>
      </w:r>
      <w:r w:rsidR="002211C6">
        <w:rPr>
          <w:rFonts w:hint="eastAsia"/>
        </w:rPr>
        <w:t>过程</w:t>
      </w:r>
      <w:r>
        <w:rPr>
          <w:rFonts w:hint="eastAsia"/>
        </w:rPr>
        <w:t>，提出了情感的多视角描述体系，包含认知评价、心理感受、生理反应和发音描述四种成分，分别从不同视角解读言语情感的不同方面，各视角互为补充、缺一不可，共同</w:t>
      </w:r>
      <w:r>
        <w:t>组成了言语情感的分布式表达</w:t>
      </w:r>
      <w:r>
        <w:rPr>
          <w:rFonts w:hint="eastAsia"/>
        </w:rPr>
        <w:t>；各视角具体表示采用维度表示、离散类别表示和层级表示相结合的方式，每个视角形成一个超平面，</w:t>
      </w:r>
      <w:r w:rsidR="00325473" w:rsidRPr="00325473">
        <w:rPr>
          <w:rFonts w:hint="eastAsia"/>
        </w:rPr>
        <w:t>而超平面的集合则支撑起</w:t>
      </w:r>
      <w:proofErr w:type="gramStart"/>
      <w:r w:rsidR="00325473" w:rsidRPr="00325473">
        <w:rPr>
          <w:rFonts w:hint="eastAsia"/>
        </w:rPr>
        <w:t>一</w:t>
      </w:r>
      <w:proofErr w:type="gramEnd"/>
      <w:r w:rsidR="00325473" w:rsidRPr="00325473">
        <w:rPr>
          <w:rFonts w:hint="eastAsia"/>
        </w:rPr>
        <w:t>多层结构空间，可用于刻画言语情感内部的复杂关系。</w:t>
      </w:r>
    </w:p>
    <w:p w14:paraId="2AD1780D" w14:textId="77777777" w:rsidR="004963E5" w:rsidRDefault="001C2EF9">
      <w:pPr>
        <w:spacing w:before="480" w:after="360" w:line="240" w:lineRule="auto"/>
        <w:ind w:firstLineChars="0" w:firstLine="0"/>
        <w:jc w:val="center"/>
        <w:outlineLvl w:val="0"/>
        <w:sectPr w:rsidR="004963E5" w:rsidSect="004963E5">
          <w:pgSz w:w="11907" w:h="16840"/>
          <w:pgMar w:top="1701" w:right="1418" w:bottom="1418" w:left="1418" w:header="907" w:footer="851" w:gutter="567"/>
          <w:paperSrc w:first="31096" w:other="31096"/>
          <w:cols w:space="720"/>
          <w:titlePg/>
          <w:docGrid w:type="lines" w:linePitch="326"/>
        </w:sectPr>
      </w:pPr>
      <w:r>
        <w:br w:type="page"/>
      </w:r>
      <w:bookmarkStart w:id="106" w:name="_Toc385763099"/>
      <w:bookmarkStart w:id="107" w:name="_Toc385763157"/>
      <w:bookmarkStart w:id="108" w:name="_Toc385763059"/>
      <w:bookmarkStart w:id="109" w:name="_Toc385763027"/>
    </w:p>
    <w:p w14:paraId="40F741CC" w14:textId="77777777" w:rsidR="00A20A63" w:rsidRDefault="001C2EF9">
      <w:pPr>
        <w:spacing w:before="480" w:after="360" w:line="240" w:lineRule="auto"/>
        <w:ind w:firstLineChars="0" w:firstLine="0"/>
        <w:jc w:val="center"/>
        <w:outlineLvl w:val="0"/>
        <w:rPr>
          <w:rFonts w:eastAsia="黑体"/>
          <w:sz w:val="32"/>
          <w:szCs w:val="32"/>
        </w:rPr>
      </w:pPr>
      <w:bookmarkStart w:id="110" w:name="_Toc437135852"/>
      <w:r>
        <w:rPr>
          <w:rFonts w:eastAsia="黑体" w:hint="eastAsia"/>
          <w:sz w:val="32"/>
          <w:szCs w:val="32"/>
        </w:rPr>
        <w:lastRenderedPageBreak/>
        <w:t xml:space="preserve">3  </w:t>
      </w:r>
      <w:bookmarkEnd w:id="106"/>
      <w:bookmarkEnd w:id="107"/>
      <w:bookmarkEnd w:id="108"/>
      <w:bookmarkEnd w:id="109"/>
      <w:r w:rsidR="00E65C61" w:rsidRPr="00E65C61">
        <w:rPr>
          <w:rFonts w:eastAsia="黑体" w:hint="eastAsia"/>
          <w:sz w:val="32"/>
          <w:szCs w:val="32"/>
        </w:rPr>
        <w:t>新闻言语情感数据库</w:t>
      </w:r>
      <w:r>
        <w:rPr>
          <w:rFonts w:eastAsia="黑体"/>
          <w:sz w:val="32"/>
          <w:szCs w:val="32"/>
        </w:rPr>
        <w:t>构建</w:t>
      </w:r>
      <w:bookmarkEnd w:id="110"/>
    </w:p>
    <w:p w14:paraId="68A3F5FD" w14:textId="77777777" w:rsidR="00A20A63" w:rsidRDefault="001C2EF9">
      <w:pPr>
        <w:ind w:firstLine="480"/>
      </w:pPr>
      <w:proofErr w:type="gramStart"/>
      <w:r>
        <w:rPr>
          <w:rFonts w:hint="eastAsia"/>
        </w:rPr>
        <w:t>基于第</w:t>
      </w:r>
      <w:r>
        <w:rPr>
          <w:rFonts w:hint="eastAsia"/>
        </w:rPr>
        <w:t>2</w:t>
      </w:r>
      <w:proofErr w:type="gramEnd"/>
      <w:r>
        <w:rPr>
          <w:rFonts w:hint="eastAsia"/>
        </w:rPr>
        <w:t>章提出的多视角言语情感描述体系，我们构建了</w:t>
      </w:r>
      <w:r w:rsidR="00E65C61">
        <w:rPr>
          <w:rFonts w:hint="eastAsia"/>
          <w:bCs/>
        </w:rPr>
        <w:t>新闻言语情感</w:t>
      </w:r>
      <w:r>
        <w:rPr>
          <w:rFonts w:hint="eastAsia"/>
        </w:rPr>
        <w:t>数据库，一方面用于验证言语情感描述体系的合理性，一方面为下一章的情感预测模型的训练提供数据支持。</w:t>
      </w:r>
    </w:p>
    <w:p w14:paraId="7520E4AA" w14:textId="77777777" w:rsidR="00A20A63" w:rsidRDefault="001C2EF9">
      <w:pPr>
        <w:pStyle w:val="23"/>
      </w:pPr>
      <w:bookmarkStart w:id="111" w:name="_Toc437135853"/>
      <w:r>
        <w:rPr>
          <w:rFonts w:hint="eastAsia"/>
        </w:rPr>
        <w:t xml:space="preserve">3.1 </w:t>
      </w:r>
      <w:r>
        <w:rPr>
          <w:rFonts w:hint="eastAsia"/>
        </w:rPr>
        <w:t>概述</w:t>
      </w:r>
      <w:bookmarkEnd w:id="111"/>
    </w:p>
    <w:p w14:paraId="09F15455" w14:textId="77777777" w:rsidR="00A20A63" w:rsidRDefault="001C2EF9">
      <w:pPr>
        <w:ind w:firstLine="480"/>
      </w:pPr>
      <w:r>
        <w:rPr>
          <w:rFonts w:hint="eastAsia"/>
        </w:rPr>
        <w:t>情感语音按采集方式不同分为自然语音（</w:t>
      </w:r>
      <w:r>
        <w:rPr>
          <w:rFonts w:hint="eastAsia"/>
        </w:rPr>
        <w:t>spontaneous speech</w:t>
      </w:r>
      <w:r>
        <w:rPr>
          <w:rFonts w:hint="eastAsia"/>
        </w:rPr>
        <w:t>）、诱导语音（</w:t>
      </w:r>
      <w:r>
        <w:rPr>
          <w:rFonts w:hint="eastAsia"/>
        </w:rPr>
        <w:t>elicited speech</w:t>
      </w:r>
      <w:r>
        <w:rPr>
          <w:rFonts w:hint="eastAsia"/>
        </w:rPr>
        <w:t>）和表演语音（</w:t>
      </w:r>
      <w:r>
        <w:rPr>
          <w:rFonts w:hint="eastAsia"/>
        </w:rPr>
        <w:t>acted speech</w:t>
      </w:r>
      <w:r>
        <w:rPr>
          <w:rFonts w:hint="eastAsia"/>
        </w:rPr>
        <w:t>）。</w:t>
      </w:r>
    </w:p>
    <w:p w14:paraId="0A3CFD0D" w14:textId="77777777" w:rsidR="00A20A63" w:rsidRDefault="001C2EF9">
      <w:pPr>
        <w:ind w:firstLine="480"/>
      </w:pPr>
      <w:r>
        <w:rPr>
          <w:rFonts w:hint="eastAsia"/>
        </w:rPr>
        <w:t>自然语音情感的真实性、自然度都最好，但是采集起来也最困难。最理想的采集方式是在说话人不知情的情况下进行录音，此时说话人是完全放松的，情感表达最自然，但是这样做可能触及侵犯个人隐私等法律问题。另一方面，对于情感类别、发音内容、发音质量的控制等也不好掌控，因此要收集一定规模的情感覆盖广泛且均衡、语音质量又清晰可用的自然语音数据是非常困难的事。</w:t>
      </w:r>
    </w:p>
    <w:p w14:paraId="60C489BA" w14:textId="77777777" w:rsidR="00A20A63" w:rsidRDefault="001C2EF9">
      <w:pPr>
        <w:ind w:firstLine="480"/>
      </w:pPr>
      <w:r>
        <w:rPr>
          <w:rFonts w:hint="eastAsia"/>
        </w:rPr>
        <w:t>诱导语音的采集通过让说话人在录音前接受一定形式的情感刺激而采集其应激情感，诱导方式包含文本诱发、音乐诱发、电影诱发、图片诱发和自我想象等。诱导语音的采集试图保留情感的真实性并实现对于情感类型的控制，但是由于个体接受刺激的程度及反应方式不同，情感的可控性仍然不强。</w:t>
      </w:r>
    </w:p>
    <w:p w14:paraId="6EE492A3" w14:textId="77777777" w:rsidR="00A20A63" w:rsidRDefault="001C2EF9">
      <w:pPr>
        <w:ind w:firstLine="480"/>
      </w:pPr>
      <w:r>
        <w:rPr>
          <w:rFonts w:hint="eastAsia"/>
        </w:rPr>
        <w:t>表演语音则是由专业的播音员或演员通过对某种情感的主观模仿获得。获取表演语音的途径有两种：一种是通过对电影、电视或广播的音频文件进行剪辑截取需要的情感类型，这种做法可以一定程度上保证情感的自然度，但是难以满足对于发音内容和语音质量的要求；另一种途径是确定好发音内容让专业播音人员朗读并在安静环境下进行录制，这种方法对情感类型、发音内容、发音人性别和录音环境等方面的要求都容易满足，是目前最常用的情感语音库构建方式。</w:t>
      </w:r>
    </w:p>
    <w:p w14:paraId="51DA70E6" w14:textId="77777777" w:rsidR="00A20A63" w:rsidRDefault="001C2EF9">
      <w:pPr>
        <w:ind w:firstLine="480"/>
      </w:pPr>
      <w:r>
        <w:rPr>
          <w:rFonts w:hint="eastAsia"/>
        </w:rPr>
        <w:t>本文使用的数据库是基于表演语音的形式构建。虽然一些学者质疑表演语音中的情感不是真实的情感，带有夸大成分，但是情感的真实性和可控性是一对难以调和的矛盾，我们试图从语料形式和发音人两方面来缓解这种矛盾。语料形式选择新闻言语，相对自然语言更规整，表达模式也相对固定，有规律可循；话语样式涵盖播报、宣讲、评论等各种风格，一定程度上满足情感丰富多样性的需要。发音人选择经过多年训练的专业播音员，情感的触发相比普通人更加稳定、可靠，具有可重复性；</w:t>
      </w:r>
      <w:proofErr w:type="gramStart"/>
      <w:r>
        <w:rPr>
          <w:rFonts w:hint="eastAsia"/>
        </w:rPr>
        <w:t>备稿过程</w:t>
      </w:r>
      <w:proofErr w:type="gramEnd"/>
      <w:r>
        <w:rPr>
          <w:rFonts w:hint="eastAsia"/>
        </w:rPr>
        <w:t>等播音领域成熟的实践经验还可为我们的研究提供指导。</w:t>
      </w:r>
    </w:p>
    <w:p w14:paraId="442A00CB" w14:textId="77777777" w:rsidR="00A20A63" w:rsidRDefault="001C2EF9">
      <w:pPr>
        <w:ind w:firstLine="480"/>
      </w:pPr>
      <w:r>
        <w:rPr>
          <w:rFonts w:hint="eastAsia"/>
        </w:rPr>
        <w:t>数据库的搭建流程包含以下几步：</w:t>
      </w:r>
    </w:p>
    <w:p w14:paraId="1A6D5267" w14:textId="77777777" w:rsidR="00A20A63" w:rsidRDefault="001C2EF9">
      <w:pPr>
        <w:pStyle w:val="14"/>
        <w:numPr>
          <w:ilvl w:val="0"/>
          <w:numId w:val="10"/>
        </w:numPr>
        <w:spacing w:line="400" w:lineRule="exact"/>
        <w:ind w:firstLineChars="0"/>
        <w:rPr>
          <w:sz w:val="24"/>
          <w:szCs w:val="24"/>
        </w:rPr>
      </w:pPr>
      <w:r>
        <w:rPr>
          <w:rFonts w:hint="eastAsia"/>
          <w:sz w:val="24"/>
          <w:szCs w:val="24"/>
        </w:rPr>
        <w:lastRenderedPageBreak/>
        <w:t>语料准备阶段：包括播音稿件的收集与筛选；</w:t>
      </w:r>
    </w:p>
    <w:p w14:paraId="6EFEE70C" w14:textId="77777777" w:rsidR="00A20A63" w:rsidRDefault="001C2EF9">
      <w:pPr>
        <w:pStyle w:val="14"/>
        <w:numPr>
          <w:ilvl w:val="0"/>
          <w:numId w:val="10"/>
        </w:numPr>
        <w:spacing w:line="400" w:lineRule="exact"/>
        <w:ind w:firstLineChars="0"/>
        <w:rPr>
          <w:sz w:val="24"/>
          <w:szCs w:val="24"/>
        </w:rPr>
      </w:pPr>
      <w:r>
        <w:rPr>
          <w:rFonts w:hint="eastAsia"/>
          <w:sz w:val="24"/>
          <w:szCs w:val="24"/>
        </w:rPr>
        <w:t>语音数据采集：对筛选出的播音稿进行转录；</w:t>
      </w:r>
    </w:p>
    <w:p w14:paraId="43F2A8F3" w14:textId="77777777" w:rsidR="00A20A63" w:rsidRDefault="001C2EF9">
      <w:pPr>
        <w:pStyle w:val="14"/>
        <w:numPr>
          <w:ilvl w:val="0"/>
          <w:numId w:val="10"/>
        </w:numPr>
        <w:spacing w:line="400" w:lineRule="exact"/>
        <w:ind w:firstLineChars="0"/>
        <w:rPr>
          <w:sz w:val="24"/>
          <w:szCs w:val="24"/>
        </w:rPr>
      </w:pPr>
      <w:r>
        <w:rPr>
          <w:rFonts w:hint="eastAsia"/>
          <w:sz w:val="24"/>
          <w:szCs w:val="24"/>
        </w:rPr>
        <w:t>情感信息标注：基于本文提出的多视角情感描述体系对稿件进行情感标注；</w:t>
      </w:r>
    </w:p>
    <w:p w14:paraId="4F485A34" w14:textId="77777777" w:rsidR="00A20A63" w:rsidRDefault="001C2EF9">
      <w:pPr>
        <w:pStyle w:val="14"/>
        <w:numPr>
          <w:ilvl w:val="0"/>
          <w:numId w:val="10"/>
        </w:numPr>
        <w:spacing w:line="400" w:lineRule="exact"/>
        <w:ind w:firstLineChars="0"/>
        <w:rPr>
          <w:sz w:val="24"/>
          <w:szCs w:val="24"/>
        </w:rPr>
      </w:pPr>
      <w:r>
        <w:rPr>
          <w:rFonts w:hint="eastAsia"/>
          <w:sz w:val="24"/>
          <w:szCs w:val="24"/>
        </w:rPr>
        <w:t>标注数据处理：对多人标注结果进行整合以确定每篇稿件最终的情感标注类型。</w:t>
      </w:r>
    </w:p>
    <w:p w14:paraId="25B95442" w14:textId="77777777" w:rsidR="00A20A63" w:rsidRDefault="001C2EF9">
      <w:pPr>
        <w:ind w:firstLine="480"/>
      </w:pPr>
      <w:r>
        <w:t>接下来分别对每步进行具体介绍</w:t>
      </w:r>
      <w:r>
        <w:rPr>
          <w:rFonts w:hint="eastAsia"/>
        </w:rPr>
        <w:t>。</w:t>
      </w:r>
    </w:p>
    <w:p w14:paraId="51E239DF" w14:textId="77777777" w:rsidR="00A20A63" w:rsidRDefault="001C2EF9">
      <w:pPr>
        <w:pStyle w:val="23"/>
      </w:pPr>
      <w:bookmarkStart w:id="112" w:name="_Toc437135854"/>
      <w:r>
        <w:rPr>
          <w:rFonts w:hint="eastAsia"/>
        </w:rPr>
        <w:t>3.2</w:t>
      </w:r>
      <w:r>
        <w:rPr>
          <w:rFonts w:hint="eastAsia"/>
        </w:rPr>
        <w:t>语料准备阶段</w:t>
      </w:r>
      <w:bookmarkEnd w:id="112"/>
    </w:p>
    <w:p w14:paraId="6ED30E4E" w14:textId="77777777" w:rsidR="00A20A63" w:rsidRDefault="001C2EF9">
      <w:pPr>
        <w:ind w:firstLine="480"/>
      </w:pPr>
      <w:r>
        <w:rPr>
          <w:rFonts w:hint="eastAsia"/>
        </w:rPr>
        <w:t>语料来自中央人民广播电台《新闻与报纸摘要》节目的播音稿，</w:t>
      </w:r>
      <w:r>
        <w:t>以篇章为单位</w:t>
      </w:r>
      <w:r>
        <w:rPr>
          <w:rFonts w:hint="eastAsia"/>
        </w:rPr>
        <w:t>，</w:t>
      </w:r>
      <w:r>
        <w:t>总共收录</w:t>
      </w:r>
      <w:r>
        <w:rPr>
          <w:rFonts w:hint="eastAsia"/>
        </w:rPr>
        <w:t>29109</w:t>
      </w:r>
      <w:r>
        <w:rPr>
          <w:rFonts w:hint="eastAsia"/>
        </w:rPr>
        <w:t>篇新闻播音稿。时间跨度从</w:t>
      </w:r>
      <w:r>
        <w:rPr>
          <w:rFonts w:hint="eastAsia"/>
        </w:rPr>
        <w:t>2006</w:t>
      </w:r>
      <w:r>
        <w:rPr>
          <w:rFonts w:hint="eastAsia"/>
        </w:rPr>
        <w:t>年到</w:t>
      </w:r>
      <w:r>
        <w:rPr>
          <w:rFonts w:hint="eastAsia"/>
        </w:rPr>
        <w:t>2013</w:t>
      </w:r>
      <w:r>
        <w:rPr>
          <w:rFonts w:hint="eastAsia"/>
        </w:rPr>
        <w:t>年，内容涵盖教育、医疗、科学、经济、文化、艺术、娱乐、军事以及政治等各领域。播音语体覆盖宣告、讣告、播报、通讯、评论五种：</w:t>
      </w:r>
      <w:proofErr w:type="gramStart"/>
      <w:r>
        <w:rPr>
          <w:rFonts w:hint="eastAsia"/>
        </w:rPr>
        <w:t>宣告指</w:t>
      </w:r>
      <w:proofErr w:type="gramEnd"/>
      <w:r>
        <w:rPr>
          <w:rFonts w:hint="eastAsia"/>
        </w:rPr>
        <w:t>全文播发的中央会议公报、人员名单等，也包括讣告，因为讣告较为特殊所以单列为一类；</w:t>
      </w:r>
      <w:proofErr w:type="gramStart"/>
      <w:r>
        <w:rPr>
          <w:rFonts w:hint="eastAsia"/>
        </w:rPr>
        <w:t>播报指</w:t>
      </w:r>
      <w:proofErr w:type="gramEnd"/>
      <w:r>
        <w:rPr>
          <w:rFonts w:hint="eastAsia"/>
        </w:rPr>
        <w:t>一般消息播报；通讯是对事件、人物的专题报道，较之于消息播报更加详细具体、形象生动；评论是对事物进行评论、发表看法，节目中一般指全文播发的评论文章、短评、解读等。</w:t>
      </w:r>
    </w:p>
    <w:p w14:paraId="31D8AE90" w14:textId="77777777" w:rsidR="00A20A63" w:rsidRDefault="001C2EF9">
      <w:pPr>
        <w:ind w:firstLine="480"/>
      </w:pPr>
      <w:r>
        <w:t>筛选工作分两步进行</w:t>
      </w:r>
      <w:r>
        <w:rPr>
          <w:rFonts w:hint="eastAsia"/>
        </w:rPr>
        <w:t>：</w:t>
      </w:r>
    </w:p>
    <w:p w14:paraId="60AD9743" w14:textId="77777777" w:rsidR="00A20A63" w:rsidRDefault="001C2EF9">
      <w:pPr>
        <w:ind w:firstLine="480"/>
      </w:pPr>
      <w:r>
        <w:rPr>
          <w:rFonts w:hint="eastAsia"/>
        </w:rPr>
        <w:t>（</w:t>
      </w:r>
      <w:r>
        <w:rPr>
          <w:rFonts w:hint="eastAsia"/>
        </w:rPr>
        <w:t>1</w:t>
      </w:r>
      <w:r>
        <w:rPr>
          <w:rFonts w:hint="eastAsia"/>
        </w:rPr>
        <w:t>）</w:t>
      </w:r>
      <w:r>
        <w:t>首先筛选出长度适中的文档</w:t>
      </w:r>
      <w:r>
        <w:rPr>
          <w:rFonts w:hint="eastAsia"/>
        </w:rPr>
        <w:t>。一方面，</w:t>
      </w:r>
      <w:r>
        <w:t>因为后期应用中会涉及到篇章</w:t>
      </w:r>
      <w:r>
        <w:rPr>
          <w:rFonts w:hint="eastAsia"/>
        </w:rPr>
        <w:t>、</w:t>
      </w:r>
      <w:r>
        <w:t>段落</w:t>
      </w:r>
      <w:r>
        <w:rPr>
          <w:rFonts w:hint="eastAsia"/>
        </w:rPr>
        <w:t>、</w:t>
      </w:r>
      <w:r>
        <w:t>句子等不同尺度的情感</w:t>
      </w:r>
      <w:r>
        <w:rPr>
          <w:rFonts w:hint="eastAsia"/>
        </w:rPr>
        <w:t>预测，因此文档长度不能过短，否则篇章、段落和句子的差别不明显，无法观察篇章内部情感的衍化；另一方面，篇幅过长的稿件易造成播音员在录制过程中出现疲惫或松懈的状态，导致播音状态不稳定或者情感体验失真，因此文档长度也不宜过长。</w:t>
      </w:r>
    </w:p>
    <w:p w14:paraId="7E90D415" w14:textId="77777777" w:rsidR="00A20A63" w:rsidRDefault="001C2EF9">
      <w:pPr>
        <w:ind w:firstLine="480"/>
      </w:pPr>
      <w:r>
        <w:rPr>
          <w:rFonts w:hint="eastAsia"/>
        </w:rPr>
        <w:t>最终保留段落数目大于</w:t>
      </w:r>
      <w:r>
        <w:rPr>
          <w:rFonts w:hint="eastAsia"/>
        </w:rPr>
        <w:t>2</w:t>
      </w:r>
      <w:r>
        <w:rPr>
          <w:rFonts w:hint="eastAsia"/>
        </w:rPr>
        <w:t>小于</w:t>
      </w:r>
      <w:r>
        <w:rPr>
          <w:rFonts w:hint="eastAsia"/>
        </w:rPr>
        <w:t>6</w:t>
      </w:r>
      <w:r>
        <w:rPr>
          <w:rFonts w:hint="eastAsia"/>
        </w:rPr>
        <w:t>的篇章，共筛选出</w:t>
      </w:r>
      <w:r>
        <w:rPr>
          <w:rFonts w:hint="eastAsia"/>
        </w:rPr>
        <w:t>8600</w:t>
      </w:r>
      <w:r>
        <w:rPr>
          <w:rFonts w:hint="eastAsia"/>
        </w:rPr>
        <w:t>篇</w:t>
      </w:r>
      <w:r>
        <w:t>长度适中的</w:t>
      </w:r>
      <w:r>
        <w:rPr>
          <w:rFonts w:hint="eastAsia"/>
        </w:rPr>
        <w:t>文档留作文本情感预测使用，包含</w:t>
      </w:r>
      <w:r>
        <w:rPr>
          <w:rFonts w:hint="eastAsia"/>
        </w:rPr>
        <w:t>64568</w:t>
      </w:r>
      <w:r>
        <w:rPr>
          <w:rFonts w:hint="eastAsia"/>
        </w:rPr>
        <w:t>句，平均每篇包含大约</w:t>
      </w:r>
      <w:r>
        <w:rPr>
          <w:rFonts w:hint="eastAsia"/>
        </w:rPr>
        <w:t>8</w:t>
      </w:r>
      <w:r>
        <w:rPr>
          <w:rFonts w:hint="eastAsia"/>
        </w:rPr>
        <w:t>句，每句平均包含</w:t>
      </w:r>
      <w:r>
        <w:rPr>
          <w:rFonts w:hint="eastAsia"/>
        </w:rPr>
        <w:t>55</w:t>
      </w:r>
      <w:r>
        <w:rPr>
          <w:rFonts w:hint="eastAsia"/>
        </w:rPr>
        <w:t>个汉字。</w:t>
      </w:r>
    </w:p>
    <w:p w14:paraId="1525154E" w14:textId="77777777" w:rsidR="00A20A63" w:rsidRDefault="001C2EF9">
      <w:pPr>
        <w:ind w:firstLine="480"/>
      </w:pPr>
      <w:r>
        <w:rPr>
          <w:rFonts w:hint="eastAsia"/>
        </w:rPr>
        <w:t>（</w:t>
      </w:r>
      <w:r>
        <w:rPr>
          <w:rFonts w:hint="eastAsia"/>
        </w:rPr>
        <w:t>2</w:t>
      </w:r>
      <w:r>
        <w:rPr>
          <w:rFonts w:hint="eastAsia"/>
        </w:rPr>
        <w:t>）录音材料筛选。因为此时还没有情感类型的标注信息，只能通过语料内容与播音语体对可能的情感类型及程度进行估计，尽可能做到情感类型的丰富且涉及各种程度（包括中性）。</w:t>
      </w:r>
    </w:p>
    <w:p w14:paraId="4AAF0590" w14:textId="77777777" w:rsidR="00A20A63" w:rsidRDefault="001C2EF9">
      <w:pPr>
        <w:ind w:firstLine="480"/>
      </w:pPr>
      <w:r>
        <w:rPr>
          <w:rFonts w:hint="eastAsia"/>
        </w:rPr>
        <w:t>最终从</w:t>
      </w:r>
      <w:r>
        <w:rPr>
          <w:rFonts w:hint="eastAsia"/>
        </w:rPr>
        <w:t>8600</w:t>
      </w:r>
      <w:r>
        <w:rPr>
          <w:rFonts w:hint="eastAsia"/>
        </w:rPr>
        <w:t>篇</w:t>
      </w:r>
      <w:r>
        <w:t>长度适中的</w:t>
      </w:r>
      <w:r>
        <w:rPr>
          <w:rFonts w:hint="eastAsia"/>
        </w:rPr>
        <w:t>文档中挑选出</w:t>
      </w:r>
      <w:r>
        <w:rPr>
          <w:rFonts w:hint="eastAsia"/>
        </w:rPr>
        <w:t>600</w:t>
      </w:r>
      <w:r>
        <w:rPr>
          <w:rFonts w:hint="eastAsia"/>
        </w:rPr>
        <w:t>篇作为准备录音的材料，各语体与内容的分布如表</w:t>
      </w:r>
      <w:r>
        <w:rPr>
          <w:rFonts w:hint="eastAsia"/>
        </w:rPr>
        <w:t>3-1</w:t>
      </w:r>
      <w:r>
        <w:rPr>
          <w:rFonts w:hint="eastAsia"/>
        </w:rPr>
        <w:t>、</w:t>
      </w:r>
      <w:r>
        <w:rPr>
          <w:rFonts w:hint="eastAsia"/>
        </w:rPr>
        <w:t>3-2</w:t>
      </w:r>
      <w:r>
        <w:rPr>
          <w:rFonts w:hint="eastAsia"/>
        </w:rPr>
        <w:t>所示。</w:t>
      </w:r>
    </w:p>
    <w:p w14:paraId="37752FF1" w14:textId="77777777" w:rsidR="00E37AC8" w:rsidRDefault="00E37AC8">
      <w:pPr>
        <w:ind w:firstLine="420"/>
        <w:jc w:val="center"/>
        <w:rPr>
          <w:sz w:val="21"/>
        </w:rPr>
      </w:pPr>
    </w:p>
    <w:p w14:paraId="25BD0718" w14:textId="77777777" w:rsidR="00E37AC8" w:rsidRDefault="00E37AC8">
      <w:pPr>
        <w:ind w:firstLine="420"/>
        <w:jc w:val="center"/>
        <w:rPr>
          <w:sz w:val="21"/>
        </w:rPr>
      </w:pPr>
    </w:p>
    <w:p w14:paraId="5FC5F5B0" w14:textId="77777777" w:rsidR="00E37AC8" w:rsidRDefault="00E37AC8">
      <w:pPr>
        <w:ind w:firstLine="420"/>
        <w:jc w:val="center"/>
        <w:rPr>
          <w:sz w:val="21"/>
        </w:rPr>
      </w:pPr>
    </w:p>
    <w:p w14:paraId="486F5633" w14:textId="77777777" w:rsidR="00A20A63" w:rsidRDefault="001C2EF9">
      <w:pPr>
        <w:ind w:firstLine="420"/>
        <w:jc w:val="center"/>
        <w:rPr>
          <w:sz w:val="21"/>
        </w:rPr>
      </w:pPr>
      <w:r>
        <w:rPr>
          <w:rFonts w:hint="eastAsia"/>
          <w:sz w:val="21"/>
        </w:rPr>
        <w:t>表</w:t>
      </w:r>
      <w:r>
        <w:rPr>
          <w:rFonts w:hint="eastAsia"/>
          <w:sz w:val="21"/>
        </w:rPr>
        <w:t>3-1 600</w:t>
      </w:r>
      <w:r>
        <w:rPr>
          <w:rFonts w:hint="eastAsia"/>
          <w:sz w:val="21"/>
        </w:rPr>
        <w:t>篇录音语料的各语体篇章分布</w:t>
      </w:r>
    </w:p>
    <w:p w14:paraId="724AC6A1" w14:textId="77777777" w:rsidR="00A20A63" w:rsidRDefault="001C2EF9">
      <w:pPr>
        <w:ind w:firstLine="420"/>
        <w:jc w:val="center"/>
        <w:rPr>
          <w:sz w:val="21"/>
        </w:rPr>
      </w:pPr>
      <w:r>
        <w:rPr>
          <w:rFonts w:hint="eastAsia"/>
          <w:sz w:val="21"/>
        </w:rPr>
        <w:lastRenderedPageBreak/>
        <w:t xml:space="preserve">Table 3-1 </w:t>
      </w:r>
      <w:proofErr w:type="gramStart"/>
      <w:r>
        <w:rPr>
          <w:rFonts w:hint="eastAsia"/>
          <w:sz w:val="21"/>
        </w:rPr>
        <w:t>The</w:t>
      </w:r>
      <w:proofErr w:type="gramEnd"/>
      <w:r>
        <w:rPr>
          <w:rFonts w:hint="eastAsia"/>
          <w:sz w:val="21"/>
        </w:rPr>
        <w:t xml:space="preserve"> distribution of the 600 chapters with different styles</w:t>
      </w:r>
    </w:p>
    <w:tbl>
      <w:tblPr>
        <w:tblW w:w="3857"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tblGrid>
      <w:tr w:rsidR="00A20A63" w14:paraId="7AFC707C" w14:textId="77777777">
        <w:trPr>
          <w:trHeight w:val="270"/>
          <w:jc w:val="center"/>
        </w:trPr>
        <w:tc>
          <w:tcPr>
            <w:tcW w:w="624" w:type="dxa"/>
          </w:tcPr>
          <w:p w14:paraId="39B3021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语体</w:t>
            </w:r>
          </w:p>
        </w:tc>
        <w:tc>
          <w:tcPr>
            <w:tcW w:w="737" w:type="dxa"/>
          </w:tcPr>
          <w:p w14:paraId="236483C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播报</w:t>
            </w:r>
          </w:p>
        </w:tc>
        <w:tc>
          <w:tcPr>
            <w:tcW w:w="624" w:type="dxa"/>
          </w:tcPr>
          <w:p w14:paraId="6220251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讣告</w:t>
            </w:r>
          </w:p>
        </w:tc>
        <w:tc>
          <w:tcPr>
            <w:tcW w:w="624" w:type="dxa"/>
          </w:tcPr>
          <w:p w14:paraId="063B94E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评论</w:t>
            </w:r>
          </w:p>
        </w:tc>
        <w:tc>
          <w:tcPr>
            <w:tcW w:w="624" w:type="dxa"/>
          </w:tcPr>
          <w:p w14:paraId="36CB7E6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通讯</w:t>
            </w:r>
          </w:p>
        </w:tc>
        <w:tc>
          <w:tcPr>
            <w:tcW w:w="624" w:type="dxa"/>
          </w:tcPr>
          <w:p w14:paraId="37BD79F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宣告</w:t>
            </w:r>
          </w:p>
        </w:tc>
      </w:tr>
      <w:tr w:rsidR="00A20A63" w14:paraId="19E78FF3" w14:textId="77777777">
        <w:trPr>
          <w:trHeight w:val="270"/>
          <w:jc w:val="center"/>
        </w:trPr>
        <w:tc>
          <w:tcPr>
            <w:tcW w:w="624" w:type="dxa"/>
          </w:tcPr>
          <w:p w14:paraId="4174460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24AE38B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519</w:t>
            </w:r>
          </w:p>
        </w:tc>
        <w:tc>
          <w:tcPr>
            <w:tcW w:w="624" w:type="dxa"/>
          </w:tcPr>
          <w:p w14:paraId="4AC22EE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9</w:t>
            </w:r>
          </w:p>
        </w:tc>
        <w:tc>
          <w:tcPr>
            <w:tcW w:w="624" w:type="dxa"/>
          </w:tcPr>
          <w:p w14:paraId="168E21C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21</w:t>
            </w:r>
          </w:p>
        </w:tc>
        <w:tc>
          <w:tcPr>
            <w:tcW w:w="624" w:type="dxa"/>
          </w:tcPr>
          <w:p w14:paraId="65B251D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48</w:t>
            </w:r>
          </w:p>
        </w:tc>
        <w:tc>
          <w:tcPr>
            <w:tcW w:w="624" w:type="dxa"/>
          </w:tcPr>
          <w:p w14:paraId="04FA85B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w:t>
            </w:r>
          </w:p>
        </w:tc>
      </w:tr>
    </w:tbl>
    <w:p w14:paraId="638A1D0A" w14:textId="77777777" w:rsidR="00A20A63" w:rsidRDefault="001C2EF9">
      <w:pPr>
        <w:ind w:firstLineChars="0" w:firstLine="0"/>
        <w:jc w:val="center"/>
        <w:rPr>
          <w:sz w:val="21"/>
        </w:rPr>
      </w:pPr>
      <w:r>
        <w:rPr>
          <w:rFonts w:hint="eastAsia"/>
          <w:sz w:val="21"/>
        </w:rPr>
        <w:t>表</w:t>
      </w:r>
      <w:r>
        <w:rPr>
          <w:rFonts w:hint="eastAsia"/>
          <w:sz w:val="21"/>
        </w:rPr>
        <w:t>3-2 600</w:t>
      </w:r>
      <w:r>
        <w:rPr>
          <w:rFonts w:hint="eastAsia"/>
          <w:sz w:val="21"/>
        </w:rPr>
        <w:t>篇录音语料的各种内容篇章分布</w:t>
      </w:r>
    </w:p>
    <w:p w14:paraId="4488F893" w14:textId="77777777" w:rsidR="00A20A63" w:rsidRDefault="001C2EF9">
      <w:pPr>
        <w:ind w:firstLine="420"/>
        <w:jc w:val="center"/>
        <w:rPr>
          <w:sz w:val="21"/>
        </w:rPr>
      </w:pPr>
      <w:r>
        <w:rPr>
          <w:rFonts w:hint="eastAsia"/>
          <w:sz w:val="21"/>
        </w:rPr>
        <w:t xml:space="preserve">Table 3-2 </w:t>
      </w:r>
      <w:proofErr w:type="gramStart"/>
      <w:r>
        <w:rPr>
          <w:rFonts w:hint="eastAsia"/>
          <w:sz w:val="21"/>
        </w:rPr>
        <w:t>The</w:t>
      </w:r>
      <w:proofErr w:type="gramEnd"/>
      <w:r>
        <w:rPr>
          <w:rFonts w:hint="eastAsia"/>
          <w:sz w:val="21"/>
        </w:rPr>
        <w:t xml:space="preserve"> distribution of the 600 chapters with different contents</w:t>
      </w:r>
    </w:p>
    <w:tbl>
      <w:tblPr>
        <w:tblW w:w="8225"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gridCol w:w="624"/>
        <w:gridCol w:w="624"/>
        <w:gridCol w:w="624"/>
        <w:gridCol w:w="624"/>
        <w:gridCol w:w="624"/>
        <w:gridCol w:w="624"/>
        <w:gridCol w:w="624"/>
      </w:tblGrid>
      <w:tr w:rsidR="00A20A63" w14:paraId="30E53932" w14:textId="77777777">
        <w:trPr>
          <w:trHeight w:val="270"/>
          <w:jc w:val="center"/>
        </w:trPr>
        <w:tc>
          <w:tcPr>
            <w:tcW w:w="624" w:type="dxa"/>
          </w:tcPr>
          <w:p w14:paraId="55B5077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内容</w:t>
            </w:r>
          </w:p>
        </w:tc>
        <w:tc>
          <w:tcPr>
            <w:tcW w:w="737" w:type="dxa"/>
          </w:tcPr>
          <w:p w14:paraId="1CECB8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计算机与因特网</w:t>
            </w:r>
          </w:p>
        </w:tc>
        <w:tc>
          <w:tcPr>
            <w:tcW w:w="624" w:type="dxa"/>
          </w:tcPr>
          <w:p w14:paraId="40739BC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教育</w:t>
            </w:r>
          </w:p>
        </w:tc>
        <w:tc>
          <w:tcPr>
            <w:tcW w:w="624" w:type="dxa"/>
          </w:tcPr>
          <w:p w14:paraId="2E2C105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区域</w:t>
            </w:r>
          </w:p>
        </w:tc>
        <w:tc>
          <w:tcPr>
            <w:tcW w:w="624" w:type="dxa"/>
          </w:tcPr>
          <w:p w14:paraId="6B7B946C"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人文与艺术</w:t>
            </w:r>
          </w:p>
        </w:tc>
        <w:tc>
          <w:tcPr>
            <w:tcW w:w="624" w:type="dxa"/>
          </w:tcPr>
          <w:p w14:paraId="7EF9E3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商业与经济</w:t>
            </w:r>
          </w:p>
        </w:tc>
        <w:tc>
          <w:tcPr>
            <w:tcW w:w="624" w:type="dxa"/>
            <w:tcBorders>
              <w:top w:val="single" w:sz="4" w:space="0" w:color="000000"/>
            </w:tcBorders>
          </w:tcPr>
          <w:p w14:paraId="539E5CA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社会科学</w:t>
            </w:r>
          </w:p>
        </w:tc>
        <w:tc>
          <w:tcPr>
            <w:tcW w:w="624" w:type="dxa"/>
            <w:tcBorders>
              <w:top w:val="single" w:sz="4" w:space="0" w:color="000000"/>
            </w:tcBorders>
          </w:tcPr>
          <w:p w14:paraId="7D5518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社会与文化</w:t>
            </w:r>
          </w:p>
        </w:tc>
        <w:tc>
          <w:tcPr>
            <w:tcW w:w="624" w:type="dxa"/>
            <w:tcBorders>
              <w:top w:val="single" w:sz="4" w:space="0" w:color="000000"/>
            </w:tcBorders>
          </w:tcPr>
          <w:p w14:paraId="44AB41E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新闻与媒体</w:t>
            </w:r>
          </w:p>
        </w:tc>
        <w:tc>
          <w:tcPr>
            <w:tcW w:w="624" w:type="dxa"/>
            <w:tcBorders>
              <w:top w:val="single" w:sz="4" w:space="0" w:color="000000"/>
            </w:tcBorders>
          </w:tcPr>
          <w:p w14:paraId="790B045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医疗与健康</w:t>
            </w:r>
          </w:p>
        </w:tc>
        <w:tc>
          <w:tcPr>
            <w:tcW w:w="624" w:type="dxa"/>
            <w:tcBorders>
              <w:top w:val="single" w:sz="4" w:space="0" w:color="000000"/>
            </w:tcBorders>
          </w:tcPr>
          <w:p w14:paraId="36B17E6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娱乐与休闲</w:t>
            </w:r>
          </w:p>
        </w:tc>
        <w:tc>
          <w:tcPr>
            <w:tcW w:w="624" w:type="dxa"/>
            <w:tcBorders>
              <w:top w:val="single" w:sz="4" w:space="0" w:color="000000"/>
            </w:tcBorders>
          </w:tcPr>
          <w:p w14:paraId="524A18E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政府与政治</w:t>
            </w:r>
          </w:p>
        </w:tc>
        <w:tc>
          <w:tcPr>
            <w:tcW w:w="624" w:type="dxa"/>
            <w:tcBorders>
              <w:top w:val="single" w:sz="4" w:space="0" w:color="000000"/>
            </w:tcBorders>
          </w:tcPr>
          <w:p w14:paraId="7FA9D1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自然科学</w:t>
            </w:r>
          </w:p>
        </w:tc>
      </w:tr>
      <w:tr w:rsidR="00A20A63" w14:paraId="2CF0E8A2" w14:textId="77777777">
        <w:trPr>
          <w:trHeight w:val="270"/>
          <w:jc w:val="center"/>
        </w:trPr>
        <w:tc>
          <w:tcPr>
            <w:tcW w:w="624" w:type="dxa"/>
          </w:tcPr>
          <w:p w14:paraId="64CFFD4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1A340C3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7</w:t>
            </w:r>
          </w:p>
        </w:tc>
        <w:tc>
          <w:tcPr>
            <w:tcW w:w="624" w:type="dxa"/>
          </w:tcPr>
          <w:p w14:paraId="59C4A29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33</w:t>
            </w:r>
          </w:p>
        </w:tc>
        <w:tc>
          <w:tcPr>
            <w:tcW w:w="624" w:type="dxa"/>
          </w:tcPr>
          <w:p w14:paraId="679F7A0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26</w:t>
            </w:r>
          </w:p>
        </w:tc>
        <w:tc>
          <w:tcPr>
            <w:tcW w:w="624" w:type="dxa"/>
          </w:tcPr>
          <w:p w14:paraId="6C19A80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2F4FD89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67</w:t>
            </w:r>
          </w:p>
        </w:tc>
        <w:tc>
          <w:tcPr>
            <w:tcW w:w="624" w:type="dxa"/>
          </w:tcPr>
          <w:p w14:paraId="25347CE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69A8B3A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316</w:t>
            </w:r>
          </w:p>
        </w:tc>
        <w:tc>
          <w:tcPr>
            <w:tcW w:w="624" w:type="dxa"/>
          </w:tcPr>
          <w:p w14:paraId="0800488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w:t>
            </w:r>
          </w:p>
        </w:tc>
        <w:tc>
          <w:tcPr>
            <w:tcW w:w="624" w:type="dxa"/>
          </w:tcPr>
          <w:p w14:paraId="0DEA8A5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29</w:t>
            </w:r>
          </w:p>
        </w:tc>
        <w:tc>
          <w:tcPr>
            <w:tcW w:w="624" w:type="dxa"/>
          </w:tcPr>
          <w:p w14:paraId="79C98F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c>
          <w:tcPr>
            <w:tcW w:w="624" w:type="dxa"/>
          </w:tcPr>
          <w:p w14:paraId="44A482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80</w:t>
            </w:r>
          </w:p>
        </w:tc>
        <w:tc>
          <w:tcPr>
            <w:tcW w:w="624" w:type="dxa"/>
          </w:tcPr>
          <w:p w14:paraId="763D68F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r>
    </w:tbl>
    <w:p w14:paraId="3119501E" w14:textId="77777777" w:rsidR="00A20A63" w:rsidRDefault="001C2EF9">
      <w:pPr>
        <w:pStyle w:val="23"/>
      </w:pPr>
      <w:bookmarkStart w:id="113" w:name="_Toc437135855"/>
      <w:r>
        <w:rPr>
          <w:rFonts w:hint="eastAsia"/>
        </w:rPr>
        <w:t>3.3</w:t>
      </w:r>
      <w:r>
        <w:rPr>
          <w:rFonts w:hint="eastAsia"/>
        </w:rPr>
        <w:t>语音数据采集</w:t>
      </w:r>
      <w:bookmarkEnd w:id="113"/>
    </w:p>
    <w:p w14:paraId="33234A65" w14:textId="77777777" w:rsidR="00A20A63" w:rsidRDefault="001C2EF9">
      <w:pPr>
        <w:ind w:firstLine="480"/>
      </w:pPr>
      <w:r>
        <w:rPr>
          <w:rFonts w:hint="eastAsia"/>
        </w:rPr>
        <w:t>录音工作在中国科学院声学所消声室完成，发音人为中央人民广播电台有二十多年播音经验的资深播音员郑岚女士。录音过程</w:t>
      </w:r>
      <w:proofErr w:type="gramStart"/>
      <w:r>
        <w:rPr>
          <w:rFonts w:hint="eastAsia"/>
        </w:rPr>
        <w:t>分为备稿与</w:t>
      </w:r>
      <w:proofErr w:type="gramEnd"/>
      <w:r>
        <w:rPr>
          <w:rFonts w:hint="eastAsia"/>
        </w:rPr>
        <w:t>正式录音两个阶段，其中</w:t>
      </w:r>
      <w:proofErr w:type="gramStart"/>
      <w:r>
        <w:rPr>
          <w:rFonts w:hint="eastAsia"/>
        </w:rPr>
        <w:t>备稿阶段</w:t>
      </w:r>
      <w:proofErr w:type="gramEnd"/>
      <w:r>
        <w:rPr>
          <w:rFonts w:hint="eastAsia"/>
        </w:rPr>
        <w:t>是播音员理解稿件并触发感情的重要阶段，包括划分层次、概况主题、联系背景、明确目的、找出重点和确定基调等步骤。正式录音过程在实验人员监听下完成，主要监听播音员嗓音的状态，确保发音状态自始至终保持一致。</w:t>
      </w:r>
    </w:p>
    <w:p w14:paraId="6BE9C0B5" w14:textId="77777777" w:rsidR="00A20A63" w:rsidRDefault="001C2EF9">
      <w:pPr>
        <w:ind w:firstLine="480"/>
      </w:pPr>
      <w:r>
        <w:rPr>
          <w:rFonts w:hint="eastAsia"/>
        </w:rPr>
        <w:t>录音文件以</w:t>
      </w:r>
      <w:r>
        <w:rPr>
          <w:rFonts w:hint="eastAsia"/>
        </w:rPr>
        <w:t>wav</w:t>
      </w:r>
      <w:r>
        <w:rPr>
          <w:rFonts w:hint="eastAsia"/>
        </w:rPr>
        <w:t>格式保存，采样率为</w:t>
      </w:r>
      <w:r>
        <w:rPr>
          <w:rFonts w:hint="eastAsia"/>
        </w:rPr>
        <w:t>44100Hz</w:t>
      </w:r>
      <w:r>
        <w:rPr>
          <w:rFonts w:hint="eastAsia"/>
        </w:rPr>
        <w:t>，精度为</w:t>
      </w:r>
      <w:r>
        <w:rPr>
          <w:rFonts w:hint="eastAsia"/>
        </w:rPr>
        <w:t>16bit</w:t>
      </w:r>
      <w:r>
        <w:rPr>
          <w:rFonts w:hint="eastAsia"/>
        </w:rPr>
        <w:t>，单声道，总时长</w:t>
      </w:r>
      <w:r>
        <w:rPr>
          <w:rFonts w:hint="eastAsia"/>
        </w:rPr>
        <w:t>5</w:t>
      </w:r>
      <w:r>
        <w:rPr>
          <w:rFonts w:hint="eastAsia"/>
        </w:rPr>
        <w:t>小时</w:t>
      </w:r>
      <w:r>
        <w:rPr>
          <w:rFonts w:hint="eastAsia"/>
        </w:rPr>
        <w:t>26</w:t>
      </w:r>
      <w:r>
        <w:rPr>
          <w:rFonts w:hint="eastAsia"/>
        </w:rPr>
        <w:t>分</w:t>
      </w:r>
      <w:r>
        <w:rPr>
          <w:rFonts w:hint="eastAsia"/>
        </w:rPr>
        <w:t>48</w:t>
      </w:r>
      <w:r>
        <w:rPr>
          <w:rFonts w:hint="eastAsia"/>
        </w:rPr>
        <w:t>秒，共</w:t>
      </w:r>
      <w:r>
        <w:rPr>
          <w:rFonts w:hint="eastAsia"/>
        </w:rPr>
        <w:t>1.61GB</w:t>
      </w:r>
      <w:r>
        <w:rPr>
          <w:rFonts w:hint="eastAsia"/>
        </w:rPr>
        <w:t>。</w:t>
      </w:r>
    </w:p>
    <w:p w14:paraId="0192CC8E" w14:textId="77777777" w:rsidR="00A20A63" w:rsidRDefault="001C2EF9">
      <w:pPr>
        <w:pStyle w:val="23"/>
      </w:pPr>
      <w:bookmarkStart w:id="114" w:name="_Toc437135856"/>
      <w:r>
        <w:rPr>
          <w:rFonts w:hint="eastAsia"/>
        </w:rPr>
        <w:t>3.4</w:t>
      </w:r>
      <w:r>
        <w:rPr>
          <w:rFonts w:hint="eastAsia"/>
        </w:rPr>
        <w:t>情感信息标注</w:t>
      </w:r>
      <w:bookmarkEnd w:id="114"/>
    </w:p>
    <w:p w14:paraId="77BE0D2B" w14:textId="77777777" w:rsidR="00A20A63" w:rsidRDefault="001C2EF9">
      <w:pPr>
        <w:ind w:firstLine="480"/>
      </w:pPr>
      <w:r>
        <w:rPr>
          <w:rFonts w:hint="eastAsia"/>
        </w:rPr>
        <w:t>从上述</w:t>
      </w:r>
      <w:r>
        <w:rPr>
          <w:rFonts w:hint="eastAsia"/>
        </w:rPr>
        <w:t>600</w:t>
      </w:r>
      <w:r>
        <w:rPr>
          <w:rFonts w:hint="eastAsia"/>
        </w:rPr>
        <w:t>篇经过录音的语料中再筛选出</w:t>
      </w:r>
      <w:r>
        <w:rPr>
          <w:rFonts w:hint="eastAsia"/>
        </w:rPr>
        <w:t>150</w:t>
      </w:r>
      <w:r>
        <w:rPr>
          <w:rFonts w:hint="eastAsia"/>
        </w:rPr>
        <w:t>篇有代表性的语</w:t>
      </w:r>
      <w:proofErr w:type="gramStart"/>
      <w:r>
        <w:rPr>
          <w:rFonts w:hint="eastAsia"/>
        </w:rPr>
        <w:t>篇进行</w:t>
      </w:r>
      <w:proofErr w:type="gramEnd"/>
      <w:r>
        <w:rPr>
          <w:rFonts w:hint="eastAsia"/>
        </w:rPr>
        <w:t>人工标注。</w:t>
      </w:r>
    </w:p>
    <w:p w14:paraId="510C238E" w14:textId="77777777" w:rsidR="00A20A63" w:rsidRDefault="001C2EF9">
      <w:pPr>
        <w:ind w:firstLine="480"/>
      </w:pPr>
      <w:r>
        <w:rPr>
          <w:rFonts w:hint="eastAsia"/>
        </w:rPr>
        <w:t>标注人员由本实验室同一课题组的三名师生担任。</w:t>
      </w:r>
    </w:p>
    <w:p w14:paraId="59BCEA68" w14:textId="77777777" w:rsidR="00A20A63" w:rsidRDefault="001C2EF9">
      <w:pPr>
        <w:ind w:firstLine="480"/>
      </w:pPr>
      <w:r>
        <w:rPr>
          <w:rFonts w:hint="eastAsia"/>
        </w:rPr>
        <w:t>标注内容为第</w:t>
      </w:r>
      <w:r>
        <w:rPr>
          <w:rFonts w:hint="eastAsia"/>
        </w:rPr>
        <w:t>2</w:t>
      </w:r>
      <w:r>
        <w:rPr>
          <w:rFonts w:hint="eastAsia"/>
        </w:rPr>
        <w:t>章所提出的多视角情感描述体系的各成分的具体内容，每个维度或每个极性分为“无”、“弱”、“中”、“强”四种程度，心理感受和生理状态为</w:t>
      </w:r>
      <w:proofErr w:type="gramStart"/>
      <w:r>
        <w:rPr>
          <w:rFonts w:hint="eastAsia"/>
        </w:rPr>
        <w:t>单极维度</w:t>
      </w:r>
      <w:proofErr w:type="gramEnd"/>
      <w:r>
        <w:rPr>
          <w:rFonts w:hint="eastAsia"/>
        </w:rPr>
        <w:t>，认知评价和发音描述的维</w:t>
      </w:r>
      <w:proofErr w:type="gramStart"/>
      <w:r>
        <w:rPr>
          <w:rFonts w:hint="eastAsia"/>
        </w:rPr>
        <w:t>度具有</w:t>
      </w:r>
      <w:proofErr w:type="gramEnd"/>
      <w:r>
        <w:rPr>
          <w:rFonts w:hint="eastAsia"/>
        </w:rPr>
        <w:t>正负极性，因此由“</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”七级刻度表示。心理感受分为不同的层级，由于低层是高层的细分，高层由低层合并而来，所以从低层的标注一定程度上可以推出高层的标注，反之则不一定成立。因此为了减少标注负担，心理感受部分只标注</w:t>
      </w:r>
      <w:proofErr w:type="gramStart"/>
      <w:r>
        <w:rPr>
          <w:rFonts w:hint="eastAsia"/>
        </w:rPr>
        <w:t>最</w:t>
      </w:r>
      <w:proofErr w:type="gramEnd"/>
      <w:r>
        <w:rPr>
          <w:rFonts w:hint="eastAsia"/>
        </w:rPr>
        <w:t>底层的维度，</w:t>
      </w:r>
      <w:proofErr w:type="gramStart"/>
      <w:r>
        <w:rPr>
          <w:rFonts w:hint="eastAsia"/>
        </w:rPr>
        <w:t>上层维</w:t>
      </w:r>
      <w:proofErr w:type="gramEnd"/>
      <w:r>
        <w:rPr>
          <w:rFonts w:hint="eastAsia"/>
        </w:rPr>
        <w:t>度的数值通过对相应子层成员取最大值的操作获得。认知评价中的“委婉</w:t>
      </w:r>
      <w:r>
        <w:rPr>
          <w:rFonts w:hint="eastAsia"/>
        </w:rPr>
        <w:t>-</w:t>
      </w:r>
      <w:r>
        <w:rPr>
          <w:rFonts w:hint="eastAsia"/>
        </w:rPr>
        <w:t>直接”和发音描述中的“散</w:t>
      </w:r>
      <w:r>
        <w:rPr>
          <w:rFonts w:hint="eastAsia"/>
        </w:rPr>
        <w:t>-</w:t>
      </w:r>
      <w:r>
        <w:rPr>
          <w:rFonts w:hint="eastAsia"/>
        </w:rPr>
        <w:t>粘”两个维度在当前的新闻语料中变化不明显，因此也暂不予以标注。</w:t>
      </w:r>
    </w:p>
    <w:p w14:paraId="3F79803B" w14:textId="77777777" w:rsidR="00A20A63" w:rsidRDefault="001C2EF9">
      <w:pPr>
        <w:ind w:firstLine="480"/>
      </w:pPr>
      <w:r>
        <w:rPr>
          <w:rFonts w:hint="eastAsia"/>
        </w:rPr>
        <w:t>标注单元分为篇章、段落和句子三个尺度，即每篇文档需要标注这三个尺度单</w:t>
      </w:r>
      <w:r>
        <w:rPr>
          <w:rFonts w:hint="eastAsia"/>
        </w:rPr>
        <w:lastRenderedPageBreak/>
        <w:t>元下的情感内容，标注人员可以自行选择标注顺序，出于减少工作量的考虑，建议标注人员先标出</w:t>
      </w:r>
      <w:proofErr w:type="gramStart"/>
      <w:r>
        <w:rPr>
          <w:rFonts w:hint="eastAsia"/>
        </w:rPr>
        <w:t>篇章级</w:t>
      </w:r>
      <w:proofErr w:type="gramEnd"/>
      <w:r>
        <w:rPr>
          <w:rFonts w:hint="eastAsia"/>
        </w:rPr>
        <w:t>的情感，在段落和</w:t>
      </w:r>
      <w:proofErr w:type="gramStart"/>
      <w:r>
        <w:rPr>
          <w:rFonts w:hint="eastAsia"/>
        </w:rPr>
        <w:t>句子级只需</w:t>
      </w:r>
      <w:proofErr w:type="gramEnd"/>
      <w:r>
        <w:rPr>
          <w:rFonts w:hint="eastAsia"/>
        </w:rPr>
        <w:t>要标出与篇章情感不同的地方即可。</w:t>
      </w:r>
    </w:p>
    <w:p w14:paraId="33393937" w14:textId="77777777" w:rsidR="00A20A63" w:rsidRDefault="001C2EF9">
      <w:pPr>
        <w:ind w:firstLine="480"/>
      </w:pPr>
      <w:r>
        <w:rPr>
          <w:rFonts w:hint="eastAsia"/>
        </w:rPr>
        <w:t>标注过程分为训练阶段和正式阶段两部分，训练阶段先选出</w:t>
      </w:r>
      <w:r>
        <w:rPr>
          <w:rFonts w:hint="eastAsia"/>
        </w:rPr>
        <w:t>10</w:t>
      </w:r>
      <w:r>
        <w:rPr>
          <w:rFonts w:hint="eastAsia"/>
        </w:rPr>
        <w:t>篇进行独立标注，之后几名标注人员比较结果并商讨标注细则，</w:t>
      </w:r>
      <w:proofErr w:type="gramStart"/>
      <w:r>
        <w:rPr>
          <w:rFonts w:hint="eastAsia"/>
        </w:rPr>
        <w:t>当观点</w:t>
      </w:r>
      <w:proofErr w:type="gramEnd"/>
      <w:r>
        <w:rPr>
          <w:rFonts w:hint="eastAsia"/>
        </w:rPr>
        <w:t>基本一致时进行大规模正式标注。三份标注结果通过下一节的介绍方法汇总整合成每篇文档最终的标注结果。三份标注结果在不同尺度的</w:t>
      </w:r>
      <w:proofErr w:type="gramStart"/>
      <w:r>
        <w:rPr>
          <w:rFonts w:hint="eastAsia"/>
        </w:rPr>
        <w:t>一致率如表</w:t>
      </w:r>
      <w:proofErr w:type="gramEnd"/>
      <w:r>
        <w:rPr>
          <w:rFonts w:hint="eastAsia"/>
        </w:rPr>
        <w:t>3-3</w:t>
      </w:r>
      <w:r>
        <w:rPr>
          <w:rFonts w:hint="eastAsia"/>
        </w:rPr>
        <w:t>所示。从表中可以看出，三个尺度的标注一致率近似，</w:t>
      </w:r>
      <w:proofErr w:type="gramStart"/>
      <w:r>
        <w:rPr>
          <w:rFonts w:hint="eastAsia"/>
        </w:rPr>
        <w:t>篇章级一致</w:t>
      </w:r>
      <w:proofErr w:type="gramEnd"/>
      <w:r>
        <w:rPr>
          <w:rFonts w:hint="eastAsia"/>
        </w:rPr>
        <w:t>率略高于其他两级；三人</w:t>
      </w:r>
      <w:proofErr w:type="gramStart"/>
      <w:r>
        <w:rPr>
          <w:rFonts w:hint="eastAsia"/>
        </w:rPr>
        <w:t>之间两两</w:t>
      </w:r>
      <w:proofErr w:type="gramEnd"/>
      <w:r>
        <w:rPr>
          <w:rFonts w:hint="eastAsia"/>
        </w:rPr>
        <w:t>的一致率好于三人共同的一致率，但三人共同的一致率也接近</w:t>
      </w:r>
      <w:r>
        <w:rPr>
          <w:rFonts w:hint="eastAsia"/>
        </w:rPr>
        <w:t>80%</w:t>
      </w:r>
      <w:r>
        <w:rPr>
          <w:rFonts w:hint="eastAsia"/>
        </w:rPr>
        <w:t>，达到可用的水平。</w:t>
      </w:r>
    </w:p>
    <w:p w14:paraId="3554CE65" w14:textId="77777777" w:rsidR="00A20A63" w:rsidRDefault="001C2EF9">
      <w:pPr>
        <w:ind w:firstLine="420"/>
        <w:jc w:val="center"/>
      </w:pPr>
      <w:r>
        <w:rPr>
          <w:rFonts w:hint="eastAsia"/>
          <w:sz w:val="21"/>
        </w:rPr>
        <w:t>表</w:t>
      </w:r>
      <w:r>
        <w:rPr>
          <w:rFonts w:hint="eastAsia"/>
          <w:sz w:val="21"/>
        </w:rPr>
        <w:t xml:space="preserve">3-3 </w:t>
      </w:r>
      <w:r>
        <w:rPr>
          <w:rFonts w:hint="eastAsia"/>
          <w:sz w:val="21"/>
        </w:rPr>
        <w:t>标注结果一致率统计，“</w:t>
      </w:r>
      <w:r>
        <w:rPr>
          <w:rFonts w:hint="eastAsia"/>
          <w:sz w:val="21"/>
        </w:rPr>
        <w:t>A</w:t>
      </w:r>
      <w:r>
        <w:rPr>
          <w:rFonts w:hint="eastAsia"/>
          <w:sz w:val="21"/>
        </w:rPr>
        <w:t>”、“</w:t>
      </w:r>
      <w:r>
        <w:rPr>
          <w:rFonts w:hint="eastAsia"/>
          <w:sz w:val="21"/>
        </w:rPr>
        <w:t>B</w:t>
      </w:r>
      <w:r>
        <w:rPr>
          <w:rFonts w:hint="eastAsia"/>
          <w:sz w:val="21"/>
        </w:rPr>
        <w:t>”、“</w:t>
      </w:r>
      <w:r>
        <w:rPr>
          <w:rFonts w:hint="eastAsia"/>
          <w:sz w:val="21"/>
        </w:rPr>
        <w:t>C</w:t>
      </w:r>
      <w:r>
        <w:rPr>
          <w:rFonts w:hint="eastAsia"/>
          <w:sz w:val="21"/>
        </w:rPr>
        <w:t>”分别代表三位标注人员。</w:t>
      </w:r>
    </w:p>
    <w:p w14:paraId="117EC340" w14:textId="77777777" w:rsidR="00A20A63" w:rsidRDefault="001C2EF9">
      <w:pPr>
        <w:ind w:firstLine="420"/>
        <w:jc w:val="center"/>
      </w:pPr>
      <w:r>
        <w:rPr>
          <w:rFonts w:hint="eastAsia"/>
          <w:sz w:val="21"/>
        </w:rPr>
        <w:t xml:space="preserve">Table 3-3 </w:t>
      </w:r>
      <w:proofErr w:type="gramStart"/>
      <w:r>
        <w:rPr>
          <w:sz w:val="21"/>
          <w:lang w:val="en-IE"/>
        </w:rPr>
        <w:t>The</w:t>
      </w:r>
      <w:proofErr w:type="gramEnd"/>
      <w:r>
        <w:rPr>
          <w:sz w:val="21"/>
          <w:lang w:val="en-IE"/>
        </w:rPr>
        <w:t xml:space="preserve"> agreements </w:t>
      </w:r>
      <w:r>
        <w:rPr>
          <w:rFonts w:hint="eastAsia"/>
          <w:sz w:val="21"/>
          <w:lang w:val="en-IE"/>
        </w:rPr>
        <w:t>analysis of the annotations</w:t>
      </w:r>
      <w:r>
        <w:rPr>
          <w:sz w:val="21"/>
          <w:lang w:val="en-IE"/>
        </w:rPr>
        <w:t>. “A”, “B”, and “C” stand for the three annotators.</w:t>
      </w:r>
    </w:p>
    <w:tbl>
      <w:tblPr>
        <w:tblW w:w="4823" w:type="dxa"/>
        <w:jc w:val="center"/>
        <w:tblLayout w:type="fixed"/>
        <w:tblCellMar>
          <w:left w:w="170" w:type="dxa"/>
          <w:right w:w="170" w:type="dxa"/>
        </w:tblCellMar>
        <w:tblLook w:val="04A0" w:firstRow="1" w:lastRow="0" w:firstColumn="1" w:lastColumn="0" w:noHBand="0" w:noVBand="1"/>
      </w:tblPr>
      <w:tblGrid>
        <w:gridCol w:w="970"/>
        <w:gridCol w:w="918"/>
        <w:gridCol w:w="918"/>
        <w:gridCol w:w="918"/>
        <w:gridCol w:w="1099"/>
      </w:tblGrid>
      <w:tr w:rsidR="00A20A63" w14:paraId="1862F82C" w14:textId="77777777">
        <w:trPr>
          <w:trHeight w:val="227"/>
          <w:jc w:val="center"/>
        </w:trPr>
        <w:tc>
          <w:tcPr>
            <w:tcW w:w="970" w:type="dxa"/>
            <w:tcBorders>
              <w:top w:val="single" w:sz="4" w:space="0" w:color="auto"/>
              <w:bottom w:val="single" w:sz="4" w:space="0" w:color="auto"/>
              <w:right w:val="single" w:sz="4" w:space="0" w:color="auto"/>
            </w:tcBorders>
          </w:tcPr>
          <w:p w14:paraId="47151776" w14:textId="77777777" w:rsidR="00A20A63" w:rsidRDefault="00A20A63">
            <w:pPr>
              <w:spacing w:line="240" w:lineRule="auto"/>
              <w:ind w:firstLineChars="0" w:firstLine="0"/>
              <w:rPr>
                <w:sz w:val="21"/>
              </w:rPr>
            </w:pPr>
          </w:p>
        </w:tc>
        <w:tc>
          <w:tcPr>
            <w:tcW w:w="918" w:type="dxa"/>
            <w:tcBorders>
              <w:top w:val="single" w:sz="4" w:space="0" w:color="auto"/>
              <w:left w:val="single" w:sz="4" w:space="0" w:color="auto"/>
              <w:bottom w:val="single" w:sz="4" w:space="0" w:color="auto"/>
            </w:tcBorders>
          </w:tcPr>
          <w:p w14:paraId="0F31DFF7" w14:textId="77777777" w:rsidR="00A20A63" w:rsidRDefault="001C2EF9">
            <w:pPr>
              <w:spacing w:line="240" w:lineRule="auto"/>
              <w:ind w:firstLineChars="0" w:firstLine="0"/>
              <w:rPr>
                <w:sz w:val="21"/>
              </w:rPr>
            </w:pPr>
            <w:r>
              <w:rPr>
                <w:sz w:val="21"/>
              </w:rPr>
              <w:t>A&amp;B</w:t>
            </w:r>
          </w:p>
        </w:tc>
        <w:tc>
          <w:tcPr>
            <w:tcW w:w="918" w:type="dxa"/>
            <w:tcBorders>
              <w:top w:val="single" w:sz="4" w:space="0" w:color="auto"/>
              <w:bottom w:val="single" w:sz="4" w:space="0" w:color="auto"/>
            </w:tcBorders>
          </w:tcPr>
          <w:p w14:paraId="0769AEE5" w14:textId="77777777" w:rsidR="00A20A63" w:rsidRDefault="001C2EF9">
            <w:pPr>
              <w:spacing w:line="240" w:lineRule="auto"/>
              <w:ind w:firstLineChars="0" w:firstLine="0"/>
              <w:rPr>
                <w:sz w:val="21"/>
              </w:rPr>
            </w:pPr>
            <w:r>
              <w:rPr>
                <w:sz w:val="21"/>
              </w:rPr>
              <w:t>A&amp;C</w:t>
            </w:r>
          </w:p>
        </w:tc>
        <w:tc>
          <w:tcPr>
            <w:tcW w:w="918" w:type="dxa"/>
            <w:tcBorders>
              <w:top w:val="single" w:sz="4" w:space="0" w:color="auto"/>
              <w:bottom w:val="single" w:sz="4" w:space="0" w:color="auto"/>
            </w:tcBorders>
          </w:tcPr>
          <w:p w14:paraId="7C674873" w14:textId="77777777" w:rsidR="00A20A63" w:rsidRDefault="001C2EF9">
            <w:pPr>
              <w:spacing w:line="240" w:lineRule="auto"/>
              <w:ind w:firstLineChars="0" w:firstLine="0"/>
              <w:rPr>
                <w:sz w:val="21"/>
              </w:rPr>
            </w:pPr>
            <w:r>
              <w:rPr>
                <w:sz w:val="21"/>
              </w:rPr>
              <w:t>B&amp;C</w:t>
            </w:r>
          </w:p>
        </w:tc>
        <w:tc>
          <w:tcPr>
            <w:tcW w:w="1099" w:type="dxa"/>
            <w:tcBorders>
              <w:top w:val="single" w:sz="4" w:space="0" w:color="auto"/>
              <w:bottom w:val="single" w:sz="4" w:space="0" w:color="auto"/>
            </w:tcBorders>
          </w:tcPr>
          <w:p w14:paraId="21536C00" w14:textId="77777777" w:rsidR="00A20A63" w:rsidRDefault="001C2EF9">
            <w:pPr>
              <w:spacing w:line="240" w:lineRule="auto"/>
              <w:ind w:firstLineChars="0" w:firstLine="0"/>
              <w:rPr>
                <w:sz w:val="21"/>
              </w:rPr>
            </w:pPr>
            <w:r>
              <w:rPr>
                <w:sz w:val="21"/>
              </w:rPr>
              <w:t>A&amp;B&amp;C</w:t>
            </w:r>
          </w:p>
        </w:tc>
      </w:tr>
      <w:tr w:rsidR="00A20A63" w14:paraId="57D89D3A" w14:textId="77777777">
        <w:trPr>
          <w:trHeight w:val="227"/>
          <w:jc w:val="center"/>
        </w:trPr>
        <w:tc>
          <w:tcPr>
            <w:tcW w:w="970" w:type="dxa"/>
            <w:tcBorders>
              <w:top w:val="single" w:sz="4" w:space="0" w:color="auto"/>
              <w:right w:val="single" w:sz="4" w:space="0" w:color="auto"/>
            </w:tcBorders>
          </w:tcPr>
          <w:p w14:paraId="27D75DFE" w14:textId="77777777" w:rsidR="00A20A63" w:rsidRDefault="001C2EF9">
            <w:pPr>
              <w:spacing w:line="240" w:lineRule="auto"/>
              <w:ind w:firstLineChars="0" w:firstLine="0"/>
              <w:rPr>
                <w:sz w:val="21"/>
              </w:rPr>
            </w:pPr>
            <w:proofErr w:type="gramStart"/>
            <w:r>
              <w:rPr>
                <w:sz w:val="21"/>
              </w:rPr>
              <w:t>篇章级</w:t>
            </w:r>
            <w:proofErr w:type="gramEnd"/>
          </w:p>
        </w:tc>
        <w:tc>
          <w:tcPr>
            <w:tcW w:w="918" w:type="dxa"/>
            <w:tcBorders>
              <w:top w:val="single" w:sz="4" w:space="0" w:color="auto"/>
              <w:left w:val="single" w:sz="4" w:space="0" w:color="auto"/>
            </w:tcBorders>
            <w:vAlign w:val="center"/>
          </w:tcPr>
          <w:p w14:paraId="0C3DA0FC" w14:textId="77777777" w:rsidR="00A20A63" w:rsidRDefault="001C2EF9">
            <w:pPr>
              <w:spacing w:line="240" w:lineRule="auto"/>
              <w:ind w:firstLineChars="0" w:firstLine="0"/>
              <w:rPr>
                <w:sz w:val="21"/>
              </w:rPr>
            </w:pPr>
            <w:r>
              <w:rPr>
                <w:sz w:val="21"/>
              </w:rPr>
              <w:t>0.8264</w:t>
            </w:r>
          </w:p>
        </w:tc>
        <w:tc>
          <w:tcPr>
            <w:tcW w:w="918" w:type="dxa"/>
            <w:tcBorders>
              <w:top w:val="single" w:sz="4" w:space="0" w:color="auto"/>
            </w:tcBorders>
            <w:vAlign w:val="center"/>
          </w:tcPr>
          <w:p w14:paraId="33559081" w14:textId="77777777" w:rsidR="00A20A63" w:rsidRDefault="001C2EF9">
            <w:pPr>
              <w:spacing w:line="240" w:lineRule="auto"/>
              <w:ind w:firstLineChars="0" w:firstLine="0"/>
              <w:rPr>
                <w:sz w:val="21"/>
              </w:rPr>
            </w:pPr>
            <w:r>
              <w:rPr>
                <w:sz w:val="21"/>
              </w:rPr>
              <w:t>0.843</w:t>
            </w:r>
          </w:p>
        </w:tc>
        <w:tc>
          <w:tcPr>
            <w:tcW w:w="918" w:type="dxa"/>
            <w:tcBorders>
              <w:top w:val="single" w:sz="4" w:space="0" w:color="auto"/>
            </w:tcBorders>
            <w:vAlign w:val="center"/>
          </w:tcPr>
          <w:p w14:paraId="74957E1A" w14:textId="77777777" w:rsidR="00A20A63" w:rsidRDefault="001C2EF9">
            <w:pPr>
              <w:spacing w:line="240" w:lineRule="auto"/>
              <w:ind w:firstLineChars="0" w:firstLine="0"/>
              <w:rPr>
                <w:sz w:val="21"/>
              </w:rPr>
            </w:pPr>
            <w:r>
              <w:rPr>
                <w:sz w:val="21"/>
              </w:rPr>
              <w:t>0.8525</w:t>
            </w:r>
          </w:p>
        </w:tc>
        <w:tc>
          <w:tcPr>
            <w:tcW w:w="1099" w:type="dxa"/>
            <w:tcBorders>
              <w:top w:val="single" w:sz="4" w:space="0" w:color="auto"/>
            </w:tcBorders>
            <w:vAlign w:val="center"/>
          </w:tcPr>
          <w:p w14:paraId="26139219" w14:textId="77777777" w:rsidR="00A20A63" w:rsidRDefault="001C2EF9">
            <w:pPr>
              <w:spacing w:line="240" w:lineRule="auto"/>
              <w:ind w:firstLineChars="0" w:firstLine="0"/>
              <w:rPr>
                <w:sz w:val="21"/>
              </w:rPr>
            </w:pPr>
            <w:r>
              <w:rPr>
                <w:sz w:val="21"/>
              </w:rPr>
              <w:t>0.7821</w:t>
            </w:r>
          </w:p>
        </w:tc>
      </w:tr>
      <w:tr w:rsidR="00A20A63" w14:paraId="6ECDA5B3" w14:textId="77777777">
        <w:trPr>
          <w:trHeight w:val="227"/>
          <w:jc w:val="center"/>
        </w:trPr>
        <w:tc>
          <w:tcPr>
            <w:tcW w:w="970" w:type="dxa"/>
            <w:tcBorders>
              <w:right w:val="single" w:sz="4" w:space="0" w:color="auto"/>
            </w:tcBorders>
          </w:tcPr>
          <w:p w14:paraId="2C14933D" w14:textId="77777777" w:rsidR="00A20A63" w:rsidRDefault="001C2EF9">
            <w:pPr>
              <w:spacing w:line="240" w:lineRule="auto"/>
              <w:ind w:firstLineChars="0" w:firstLine="0"/>
              <w:rPr>
                <w:sz w:val="21"/>
              </w:rPr>
            </w:pPr>
            <w:proofErr w:type="gramStart"/>
            <w:r>
              <w:rPr>
                <w:rFonts w:hint="eastAsia"/>
                <w:sz w:val="21"/>
              </w:rPr>
              <w:t>段落级</w:t>
            </w:r>
            <w:proofErr w:type="gramEnd"/>
          </w:p>
        </w:tc>
        <w:tc>
          <w:tcPr>
            <w:tcW w:w="918" w:type="dxa"/>
            <w:tcBorders>
              <w:left w:val="single" w:sz="4" w:space="0" w:color="auto"/>
            </w:tcBorders>
            <w:vAlign w:val="center"/>
          </w:tcPr>
          <w:p w14:paraId="2C61447B" w14:textId="77777777" w:rsidR="00A20A63" w:rsidRDefault="001C2EF9">
            <w:pPr>
              <w:spacing w:line="240" w:lineRule="auto"/>
              <w:ind w:firstLineChars="0" w:firstLine="0"/>
              <w:rPr>
                <w:sz w:val="21"/>
              </w:rPr>
            </w:pPr>
            <w:r>
              <w:rPr>
                <w:sz w:val="21"/>
              </w:rPr>
              <w:t>0.8275</w:t>
            </w:r>
          </w:p>
        </w:tc>
        <w:tc>
          <w:tcPr>
            <w:tcW w:w="918" w:type="dxa"/>
            <w:vAlign w:val="center"/>
          </w:tcPr>
          <w:p w14:paraId="2A8CFACD" w14:textId="77777777" w:rsidR="00A20A63" w:rsidRDefault="001C2EF9">
            <w:pPr>
              <w:spacing w:line="240" w:lineRule="auto"/>
              <w:ind w:firstLineChars="0" w:firstLine="0"/>
              <w:rPr>
                <w:sz w:val="21"/>
              </w:rPr>
            </w:pPr>
            <w:r>
              <w:rPr>
                <w:sz w:val="21"/>
              </w:rPr>
              <w:t>0.8392</w:t>
            </w:r>
          </w:p>
        </w:tc>
        <w:tc>
          <w:tcPr>
            <w:tcW w:w="918" w:type="dxa"/>
            <w:vAlign w:val="center"/>
          </w:tcPr>
          <w:p w14:paraId="7D7E5553" w14:textId="77777777" w:rsidR="00A20A63" w:rsidRDefault="001C2EF9">
            <w:pPr>
              <w:spacing w:line="240" w:lineRule="auto"/>
              <w:ind w:firstLineChars="0" w:firstLine="0"/>
              <w:rPr>
                <w:sz w:val="21"/>
              </w:rPr>
            </w:pPr>
            <w:r>
              <w:rPr>
                <w:sz w:val="21"/>
              </w:rPr>
              <w:t>0.8483</w:t>
            </w:r>
          </w:p>
        </w:tc>
        <w:tc>
          <w:tcPr>
            <w:tcW w:w="1099" w:type="dxa"/>
            <w:vAlign w:val="center"/>
          </w:tcPr>
          <w:p w14:paraId="729C3C99" w14:textId="77777777" w:rsidR="00A20A63" w:rsidRDefault="001C2EF9">
            <w:pPr>
              <w:spacing w:line="240" w:lineRule="auto"/>
              <w:ind w:firstLineChars="0" w:firstLine="0"/>
              <w:rPr>
                <w:sz w:val="21"/>
              </w:rPr>
            </w:pPr>
            <w:r>
              <w:rPr>
                <w:sz w:val="21"/>
              </w:rPr>
              <w:t>0.7798</w:t>
            </w:r>
          </w:p>
        </w:tc>
      </w:tr>
      <w:tr w:rsidR="00A20A63" w14:paraId="4B986DC1" w14:textId="77777777">
        <w:trPr>
          <w:trHeight w:val="227"/>
          <w:jc w:val="center"/>
        </w:trPr>
        <w:tc>
          <w:tcPr>
            <w:tcW w:w="970" w:type="dxa"/>
            <w:tcBorders>
              <w:bottom w:val="single" w:sz="4" w:space="0" w:color="auto"/>
              <w:right w:val="single" w:sz="4" w:space="0" w:color="auto"/>
            </w:tcBorders>
          </w:tcPr>
          <w:p w14:paraId="625AC86D" w14:textId="77777777" w:rsidR="00A20A63" w:rsidRDefault="001C2EF9">
            <w:pPr>
              <w:spacing w:line="240" w:lineRule="auto"/>
              <w:ind w:firstLineChars="0" w:firstLine="0"/>
              <w:rPr>
                <w:sz w:val="21"/>
              </w:rPr>
            </w:pPr>
            <w:proofErr w:type="gramStart"/>
            <w:r>
              <w:rPr>
                <w:sz w:val="21"/>
              </w:rPr>
              <w:t>句子级</w:t>
            </w:r>
            <w:proofErr w:type="gramEnd"/>
          </w:p>
        </w:tc>
        <w:tc>
          <w:tcPr>
            <w:tcW w:w="918" w:type="dxa"/>
            <w:tcBorders>
              <w:left w:val="single" w:sz="4" w:space="0" w:color="auto"/>
              <w:bottom w:val="single" w:sz="4" w:space="0" w:color="auto"/>
            </w:tcBorders>
            <w:vAlign w:val="center"/>
          </w:tcPr>
          <w:p w14:paraId="4FC7D5F0" w14:textId="77777777" w:rsidR="00A20A63" w:rsidRDefault="001C2EF9">
            <w:pPr>
              <w:spacing w:line="240" w:lineRule="auto"/>
              <w:ind w:firstLineChars="0" w:firstLine="0"/>
              <w:rPr>
                <w:sz w:val="21"/>
              </w:rPr>
            </w:pPr>
            <w:r>
              <w:rPr>
                <w:sz w:val="21"/>
              </w:rPr>
              <w:t>0.8267</w:t>
            </w:r>
          </w:p>
        </w:tc>
        <w:tc>
          <w:tcPr>
            <w:tcW w:w="918" w:type="dxa"/>
            <w:tcBorders>
              <w:bottom w:val="single" w:sz="4" w:space="0" w:color="auto"/>
            </w:tcBorders>
            <w:vAlign w:val="center"/>
          </w:tcPr>
          <w:p w14:paraId="406737F2" w14:textId="77777777" w:rsidR="00A20A63" w:rsidRDefault="001C2EF9">
            <w:pPr>
              <w:spacing w:line="240" w:lineRule="auto"/>
              <w:ind w:firstLineChars="0" w:firstLine="0"/>
              <w:rPr>
                <w:sz w:val="21"/>
              </w:rPr>
            </w:pPr>
            <w:r>
              <w:rPr>
                <w:sz w:val="21"/>
              </w:rPr>
              <w:t>0.8378</w:t>
            </w:r>
          </w:p>
        </w:tc>
        <w:tc>
          <w:tcPr>
            <w:tcW w:w="918" w:type="dxa"/>
            <w:tcBorders>
              <w:bottom w:val="single" w:sz="4" w:space="0" w:color="auto"/>
            </w:tcBorders>
            <w:vAlign w:val="center"/>
          </w:tcPr>
          <w:p w14:paraId="52DA1DFF" w14:textId="77777777" w:rsidR="00A20A63" w:rsidRDefault="001C2EF9">
            <w:pPr>
              <w:spacing w:line="240" w:lineRule="auto"/>
              <w:ind w:firstLineChars="0" w:firstLine="0"/>
              <w:rPr>
                <w:sz w:val="21"/>
              </w:rPr>
            </w:pPr>
            <w:r>
              <w:rPr>
                <w:sz w:val="21"/>
              </w:rPr>
              <w:t>0.8468</w:t>
            </w:r>
          </w:p>
        </w:tc>
        <w:tc>
          <w:tcPr>
            <w:tcW w:w="1099" w:type="dxa"/>
            <w:tcBorders>
              <w:bottom w:val="single" w:sz="4" w:space="0" w:color="auto"/>
            </w:tcBorders>
            <w:vAlign w:val="center"/>
          </w:tcPr>
          <w:p w14:paraId="14BDACBC" w14:textId="77777777" w:rsidR="00A20A63" w:rsidRDefault="001C2EF9">
            <w:pPr>
              <w:spacing w:line="240" w:lineRule="auto"/>
              <w:ind w:firstLineChars="0" w:firstLine="0"/>
              <w:rPr>
                <w:sz w:val="21"/>
              </w:rPr>
            </w:pPr>
            <w:r>
              <w:rPr>
                <w:sz w:val="21"/>
              </w:rPr>
              <w:t>0.7788</w:t>
            </w:r>
          </w:p>
        </w:tc>
      </w:tr>
      <w:tr w:rsidR="00A20A63" w14:paraId="319703A7" w14:textId="77777777">
        <w:trPr>
          <w:trHeight w:val="227"/>
          <w:jc w:val="center"/>
        </w:trPr>
        <w:tc>
          <w:tcPr>
            <w:tcW w:w="970" w:type="dxa"/>
            <w:tcBorders>
              <w:top w:val="single" w:sz="4" w:space="0" w:color="auto"/>
              <w:bottom w:val="single" w:sz="4" w:space="0" w:color="auto"/>
              <w:right w:val="single" w:sz="4" w:space="0" w:color="auto"/>
            </w:tcBorders>
          </w:tcPr>
          <w:p w14:paraId="31B76D91" w14:textId="77777777" w:rsidR="00A20A63" w:rsidRDefault="001C2EF9">
            <w:pPr>
              <w:spacing w:line="240" w:lineRule="auto"/>
              <w:ind w:firstLineChars="0" w:firstLine="0"/>
              <w:rPr>
                <w:sz w:val="21"/>
              </w:rPr>
            </w:pPr>
            <w:r>
              <w:rPr>
                <w:sz w:val="21"/>
              </w:rPr>
              <w:t>全部</w:t>
            </w:r>
          </w:p>
        </w:tc>
        <w:tc>
          <w:tcPr>
            <w:tcW w:w="918" w:type="dxa"/>
            <w:tcBorders>
              <w:top w:val="single" w:sz="4" w:space="0" w:color="auto"/>
              <w:left w:val="single" w:sz="4" w:space="0" w:color="auto"/>
              <w:bottom w:val="single" w:sz="4" w:space="0" w:color="auto"/>
            </w:tcBorders>
            <w:vAlign w:val="center"/>
          </w:tcPr>
          <w:p w14:paraId="64F30F18" w14:textId="77777777" w:rsidR="00A20A63" w:rsidRDefault="001C2EF9">
            <w:pPr>
              <w:spacing w:line="240" w:lineRule="auto"/>
              <w:ind w:firstLineChars="0" w:firstLine="0"/>
              <w:rPr>
                <w:sz w:val="21"/>
              </w:rPr>
            </w:pPr>
            <w:r>
              <w:rPr>
                <w:sz w:val="21"/>
              </w:rPr>
              <w:t>0.8269</w:t>
            </w:r>
          </w:p>
        </w:tc>
        <w:tc>
          <w:tcPr>
            <w:tcW w:w="918" w:type="dxa"/>
            <w:tcBorders>
              <w:top w:val="single" w:sz="4" w:space="0" w:color="auto"/>
              <w:bottom w:val="single" w:sz="4" w:space="0" w:color="auto"/>
            </w:tcBorders>
            <w:vAlign w:val="center"/>
          </w:tcPr>
          <w:p w14:paraId="5B96E721" w14:textId="77777777" w:rsidR="00A20A63" w:rsidRDefault="001C2EF9">
            <w:pPr>
              <w:spacing w:line="240" w:lineRule="auto"/>
              <w:ind w:firstLineChars="0" w:firstLine="0"/>
              <w:rPr>
                <w:sz w:val="21"/>
              </w:rPr>
            </w:pPr>
            <w:r>
              <w:rPr>
                <w:sz w:val="21"/>
              </w:rPr>
              <w:t>0.8389</w:t>
            </w:r>
          </w:p>
        </w:tc>
        <w:tc>
          <w:tcPr>
            <w:tcW w:w="918" w:type="dxa"/>
            <w:tcBorders>
              <w:top w:val="single" w:sz="4" w:space="0" w:color="auto"/>
              <w:bottom w:val="single" w:sz="4" w:space="0" w:color="auto"/>
            </w:tcBorders>
            <w:vAlign w:val="center"/>
          </w:tcPr>
          <w:p w14:paraId="472DCDE8" w14:textId="77777777" w:rsidR="00A20A63" w:rsidRDefault="001C2EF9">
            <w:pPr>
              <w:spacing w:line="240" w:lineRule="auto"/>
              <w:ind w:firstLineChars="0" w:firstLine="0"/>
              <w:rPr>
                <w:sz w:val="21"/>
              </w:rPr>
            </w:pPr>
            <w:r>
              <w:rPr>
                <w:sz w:val="21"/>
              </w:rPr>
              <w:t>0.848</w:t>
            </w:r>
          </w:p>
        </w:tc>
        <w:tc>
          <w:tcPr>
            <w:tcW w:w="1099" w:type="dxa"/>
            <w:tcBorders>
              <w:top w:val="single" w:sz="4" w:space="0" w:color="auto"/>
              <w:bottom w:val="single" w:sz="4" w:space="0" w:color="auto"/>
            </w:tcBorders>
            <w:vAlign w:val="center"/>
          </w:tcPr>
          <w:p w14:paraId="43410CDB" w14:textId="77777777" w:rsidR="00A20A63" w:rsidRDefault="001C2EF9">
            <w:pPr>
              <w:spacing w:line="240" w:lineRule="auto"/>
              <w:ind w:firstLineChars="0" w:firstLine="0"/>
              <w:rPr>
                <w:sz w:val="21"/>
              </w:rPr>
            </w:pPr>
            <w:r>
              <w:rPr>
                <w:sz w:val="21"/>
              </w:rPr>
              <w:t>0.7795</w:t>
            </w:r>
          </w:p>
        </w:tc>
      </w:tr>
    </w:tbl>
    <w:p w14:paraId="0973EC32" w14:textId="77777777" w:rsidR="00A20A63" w:rsidRDefault="001C2EF9">
      <w:pPr>
        <w:pStyle w:val="23"/>
      </w:pPr>
      <w:bookmarkStart w:id="115" w:name="_Toc437135857"/>
      <w:r>
        <w:rPr>
          <w:rFonts w:hint="eastAsia"/>
        </w:rPr>
        <w:t xml:space="preserve">3.5 </w:t>
      </w:r>
      <w:r>
        <w:rPr>
          <w:rFonts w:hint="eastAsia"/>
        </w:rPr>
        <w:t>标注数据处理</w:t>
      </w:r>
      <w:bookmarkEnd w:id="115"/>
    </w:p>
    <w:p w14:paraId="3F38FB6D" w14:textId="77777777" w:rsidR="00A20A63" w:rsidRDefault="001C2EF9">
      <w:pPr>
        <w:ind w:firstLine="480"/>
      </w:pPr>
      <w:r>
        <w:rPr>
          <w:rFonts w:hint="eastAsia"/>
        </w:rPr>
        <w:t>三份标注结果参考</w:t>
      </w:r>
      <w:r>
        <w:rPr>
          <w:rFonts w:hint="eastAsia"/>
        </w:rPr>
        <w:t>Schuller</w:t>
      </w:r>
      <w:r>
        <w:rPr>
          <w:rFonts w:hint="eastAsia"/>
        </w:rPr>
        <w:t>等人的提出方法</w:t>
      </w:r>
      <w:r>
        <w:rPr>
          <w:rFonts w:hint="eastAsia"/>
          <w:vertAlign w:val="superscript"/>
        </w:rPr>
        <w:t>[97]</w:t>
      </w:r>
      <w:r>
        <w:rPr>
          <w:rFonts w:hint="eastAsia"/>
        </w:rPr>
        <w:t>加权整合在一起。简单来说，</w:t>
      </w:r>
      <w:r>
        <w:t>首先计算每个</w:t>
      </w:r>
      <w:proofErr w:type="gramStart"/>
      <w:r>
        <w:t>维度三人</w:t>
      </w:r>
      <w:proofErr w:type="gramEnd"/>
      <w:r>
        <w:t>标注结果的均值使其作为</w:t>
      </w:r>
      <w:r>
        <w:rPr>
          <w:rFonts w:hint="eastAsia"/>
        </w:rPr>
        <w:t>基准值；然后分别计算每人的标注结果与基准值的相关系数作为衡量其标注可信度的指标；最后将相关系数归一化作为个人标注的权重加权求和得到最终确定的标注结果。与之不同的是，本文中的标注数据含有很多</w:t>
      </w:r>
      <w:proofErr w:type="gramStart"/>
      <w:r>
        <w:rPr>
          <w:rFonts w:hint="eastAsia"/>
        </w:rPr>
        <w:t>标注值全为</w:t>
      </w:r>
      <w:proofErr w:type="gramEnd"/>
      <w:r>
        <w:rPr>
          <w:rFonts w:hint="eastAsia"/>
        </w:rPr>
        <w:t>零的维度（主要出现在心理感受部分，表示语料中不含</w:t>
      </w:r>
      <w:proofErr w:type="gramStart"/>
      <w:r>
        <w:rPr>
          <w:rFonts w:hint="eastAsia"/>
        </w:rPr>
        <w:t>该维度所</w:t>
      </w:r>
      <w:proofErr w:type="gramEnd"/>
      <w:r>
        <w:rPr>
          <w:rFonts w:hint="eastAsia"/>
        </w:rPr>
        <w:t>代表的情感成分，这与新闻语料属于领域相关的语料有关），</w:t>
      </w:r>
      <w:proofErr w:type="gramStart"/>
      <w:r>
        <w:rPr>
          <w:rFonts w:hint="eastAsia"/>
        </w:rPr>
        <w:t>标注值全为</w:t>
      </w:r>
      <w:proofErr w:type="gramEnd"/>
      <w:r>
        <w:rPr>
          <w:rFonts w:hint="eastAsia"/>
        </w:rPr>
        <w:t>零意味着相关系数的分母会出现</w:t>
      </w:r>
      <w:r>
        <w:rPr>
          <w:rFonts w:hint="eastAsia"/>
        </w:rPr>
        <w:t>0</w:t>
      </w:r>
      <w:r>
        <w:rPr>
          <w:rFonts w:hint="eastAsia"/>
        </w:rPr>
        <w:t>，因此此时无法计算相关系数。我们选择高斯权重来代替相关系数。高斯权重与相关系数一样也可以调整个人标注对于整合结果的贡献率，加强与均值接近的数值的贡献，抑制与均值偏差较大的数值的作用。相比直接采用算术平均值的做法，高斯加权可以削弱不可靠标注在整合结果中的比重，而算术平均值每个人所占比重没有差别。高斯权重及归一化加权的计算如公式（</w:t>
      </w:r>
      <w:r>
        <w:rPr>
          <w:rFonts w:hint="eastAsia"/>
        </w:rPr>
        <w:t>3-1</w:t>
      </w:r>
      <w:r>
        <w:rPr>
          <w:rFonts w:hint="eastAsia"/>
        </w:rPr>
        <w:t>）和公式（</w:t>
      </w:r>
      <w:r>
        <w:rPr>
          <w:rFonts w:hint="eastAsia"/>
        </w:rPr>
        <w:t>3-2</w:t>
      </w:r>
      <w:r>
        <w:rPr>
          <w:rFonts w:hint="eastAsia"/>
        </w:rPr>
        <w:t>）所示：</w:t>
      </w:r>
    </w:p>
    <w:p w14:paraId="08126675" w14:textId="77777777" w:rsidR="00B508EE" w:rsidRPr="001E4E90" w:rsidRDefault="00A07A27">
      <w:pPr>
        <w:spacing w:afterLines="50" w:after="163"/>
        <w:ind w:firstLine="480"/>
        <w:jc w:val="right"/>
        <w:rPr>
          <w:szCs w:val="21"/>
        </w:rPr>
      </w:pP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(i,j)=exp</m:t>
        </m:r>
        <m:r>
          <w:rPr>
            <w:rFonts w:ascii="Cambria Math" w:hAnsi="Cambria Math"/>
            <w:szCs w:val="21"/>
          </w:rPr>
          <m:t>⁡</m:t>
        </m:r>
        <m:r>
          <w:rPr>
            <w:rFonts w:ascii="Cambria Math"/>
            <w:szCs w:val="21"/>
          </w:rPr>
          <m:t>(</m:t>
        </m:r>
        <m:r>
          <w:rPr>
            <w:rFonts w:ascii="Cambria Math" w:hAnsi="Cambria Math"/>
            <w:szCs w:val="21"/>
          </w:rPr>
          <m:t>-</m:t>
        </m:r>
        <m:sSub>
          <m:sSubPr>
            <m:ctrlPr>
              <w:rPr>
                <w:rFonts w:ascii="Cambria Math" w:hAnsi="Cambria Math"/>
                <w:i/>
                <w:szCs w:val="21"/>
              </w:rPr>
            </m:ctrlPr>
          </m:sSubPr>
          <m:e>
            <m:r>
              <w:rPr>
                <w:rFonts w:ascii="Cambria Math"/>
                <w:szCs w:val="21"/>
              </w:rPr>
              <m:t>dist</m:t>
            </m:r>
          </m:e>
          <m:sub>
            <m:r>
              <w:rPr>
                <w:rFonts w:ascii="Cambria Math"/>
                <w:szCs w:val="21"/>
              </w:rPr>
              <m:t>euc</m:t>
            </m:r>
          </m:sub>
        </m:sSub>
        <m:d>
          <m:dPr>
            <m:ctrlPr>
              <w:rPr>
                <w:rFonts w:ascii="Cambria Math" w:hAnsi="Cambria Math"/>
                <w:i/>
                <w:szCs w:val="21"/>
              </w:rPr>
            </m:ctrlPr>
          </m:dPr>
          <m:e>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,M</m:t>
            </m:r>
            <m:d>
              <m:dPr>
                <m:ctrlPr>
                  <w:rPr>
                    <w:rFonts w:ascii="Cambria Math" w:hAnsi="Cambria Math"/>
                    <w:i/>
                    <w:szCs w:val="21"/>
                  </w:rPr>
                </m:ctrlPr>
              </m:dPr>
              <m:e>
                <m:r>
                  <w:rPr>
                    <w:rFonts w:ascii="Cambria Math"/>
                    <w:szCs w:val="21"/>
                  </w:rPr>
                  <m:t>i,j</m:t>
                </m:r>
              </m:e>
            </m:d>
          </m:e>
        </m:d>
        <m:r>
          <w:rPr>
            <w:rFonts w:ascii="Cambria Math"/>
            <w:szCs w:val="21"/>
          </w:rPr>
          <m:t xml:space="preserve"> / (2</m:t>
        </m:r>
        <m:sSup>
          <m:sSupPr>
            <m:ctrlPr>
              <w:rPr>
                <w:rFonts w:ascii="Cambria Math" w:hAnsi="Cambria Math"/>
                <w:i/>
                <w:szCs w:val="21"/>
              </w:rPr>
            </m:ctrlPr>
          </m:sSupPr>
          <m:e>
            <m:r>
              <w:rPr>
                <w:rFonts w:ascii="Cambria Math"/>
                <w:szCs w:val="21"/>
              </w:rPr>
              <m:t>σ</m:t>
            </m:r>
          </m:e>
          <m:sup>
            <m:r>
              <w:rPr>
                <w:rFonts w:ascii="Cambria Math"/>
                <w:szCs w:val="21"/>
              </w:rPr>
              <m:t>2</m:t>
            </m:r>
          </m:sup>
        </m:sSup>
        <m:r>
          <w:rPr>
            <w:rFonts w:ascii="Cambria Math"/>
            <w:szCs w:val="21"/>
          </w:rPr>
          <m:t>))</m:t>
        </m:r>
      </m:oMath>
      <w:r w:rsidR="00B508EE">
        <w:rPr>
          <w:szCs w:val="21"/>
        </w:rPr>
        <w:t xml:space="preserve">    </w:t>
      </w:r>
      <w:r w:rsidR="00B508EE">
        <w:rPr>
          <w:rFonts w:hint="eastAsia"/>
          <w:szCs w:val="21"/>
        </w:rPr>
        <w:t xml:space="preserve"> </w:t>
      </w:r>
      <w:r w:rsidR="00B508EE">
        <w:rPr>
          <w:szCs w:val="21"/>
        </w:rPr>
        <w:t xml:space="preserve">       (</w:t>
      </w:r>
      <w:r w:rsidR="00B508EE">
        <w:rPr>
          <w:rFonts w:hint="eastAsia"/>
          <w:szCs w:val="21"/>
        </w:rPr>
        <w:t>3-1</w:t>
      </w:r>
      <w:r w:rsidR="00B508EE" w:rsidRPr="001E4E90">
        <w:rPr>
          <w:szCs w:val="21"/>
        </w:rPr>
        <w:t>)</w:t>
      </w:r>
    </w:p>
    <w:p w14:paraId="44F15286" w14:textId="77777777" w:rsidR="00B508EE" w:rsidRDefault="00A07A27">
      <w:pPr>
        <w:spacing w:afterLines="50" w:after="163"/>
        <w:ind w:firstLineChars="0" w:firstLine="0"/>
        <w:jc w:val="right"/>
        <w:rPr>
          <w:szCs w:val="21"/>
        </w:rPr>
      </w:pP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r>
          <w:rPr>
            <w:rFonts w:ascii="Cambria Math"/>
            <w:szCs w:val="21"/>
          </w:rPr>
          <m:t>=</m:t>
        </m:r>
        <m:f>
          <m:fPr>
            <m:type m:val="lin"/>
            <m:ctrlPr>
              <w:rPr>
                <w:rFonts w:ascii="Cambria Math" w:hAnsi="Cambria Math"/>
                <w:i/>
                <w:szCs w:val="21"/>
              </w:rPr>
            </m:ctrlPr>
          </m:fPr>
          <m:num>
            <m:d>
              <m:dPr>
                <m:ctrlPr>
                  <w:rPr>
                    <w:rFonts w:ascii="Cambria Math" w:hAnsi="Cambria Math"/>
                    <w:i/>
                    <w:szCs w:val="21"/>
                  </w:rPr>
                </m:ctrlPr>
              </m:dPr>
              <m:e>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hAnsi="Cambria Math"/>
                        <w:szCs w:val="21"/>
                      </w:rPr>
                      <m:t>×</m:t>
                    </m:r>
                  </m:e>
                </m:nary>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 xml:space="preserve"> </m:t>
                </m:r>
              </m:e>
            </m:d>
            <m:r>
              <w:rPr>
                <w:rFonts w:ascii="Cambria Math"/>
                <w:szCs w:val="21"/>
              </w:rPr>
              <m:t xml:space="preserve"> </m:t>
            </m:r>
          </m:num>
          <m:den>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e>
            </m:nary>
          </m:den>
        </m:f>
      </m:oMath>
      <w:r w:rsidR="00B508EE">
        <w:rPr>
          <w:szCs w:val="21"/>
        </w:rPr>
        <w:t xml:space="preserve">            (</w:t>
      </w:r>
      <w:r w:rsidR="00B508EE">
        <w:rPr>
          <w:rFonts w:hint="eastAsia"/>
          <w:szCs w:val="21"/>
        </w:rPr>
        <w:t>3-2</w:t>
      </w:r>
      <w:r w:rsidR="00B508EE" w:rsidRPr="001E4E90">
        <w:rPr>
          <w:szCs w:val="21"/>
        </w:rPr>
        <w:t>)</w:t>
      </w:r>
    </w:p>
    <w:p w14:paraId="78F7A51C" w14:textId="77777777" w:rsidR="00A20A63" w:rsidRDefault="00B508EE">
      <w:pPr>
        <w:ind w:firstLineChars="0" w:firstLine="0"/>
      </w:pPr>
      <w:r>
        <w:rPr>
          <w:rFonts w:hint="eastAsia"/>
        </w:rPr>
        <w:lastRenderedPageBreak/>
        <w:t>其中，</w:t>
      </w:r>
      <w:r w:rsidRPr="001E4E90">
        <w:rPr>
          <w:szCs w:val="21"/>
        </w:rPr>
        <w:t xml:space="preserve"> </w:t>
      </w:r>
      <m:oMath>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表示第</w:t>
      </w:r>
      <m:oMath>
        <m:r>
          <m:rPr>
            <m:sty m:val="p"/>
          </m:rPr>
          <w:rPr>
            <w:rFonts w:ascii="Cambria Math" w:hAnsi="Cambria Math"/>
            <w:szCs w:val="21"/>
          </w:rPr>
          <m:t xml:space="preserve"> </m:t>
        </m:r>
        <m:r>
          <w:rPr>
            <w:rFonts w:ascii="Cambria Math" w:hAnsi="Cambria Math"/>
          </w:rPr>
          <m:t xml:space="preserve">k </m:t>
        </m:r>
      </m:oMath>
      <w:proofErr w:type="gramStart"/>
      <w:r>
        <w:rPr>
          <w:rFonts w:hint="eastAsia"/>
        </w:rPr>
        <w:t>个</w:t>
      </w:r>
      <w:proofErr w:type="gramEnd"/>
      <w:r>
        <w:rPr>
          <w:rFonts w:hint="eastAsia"/>
        </w:rPr>
        <w:t>标注人员对于第</w:t>
      </w:r>
      <m:oMath>
        <m:r>
          <m:rPr>
            <m:sty m:val="p"/>
          </m:rPr>
          <w:rPr>
            <w:rFonts w:ascii="Cambria Math" w:hAnsi="Cambria Math"/>
          </w:rPr>
          <m:t xml:space="preserve"> </m:t>
        </m:r>
        <m:r>
          <w:rPr>
            <w:rFonts w:ascii="Cambria Math" w:hAnsi="Cambria Math"/>
          </w:rPr>
          <m:t xml:space="preserve">i </m:t>
        </m:r>
      </m:oMath>
      <w:proofErr w:type="gramStart"/>
      <w:r>
        <w:rPr>
          <w:rFonts w:hint="eastAsia"/>
        </w:rPr>
        <w:t>个</w:t>
      </w:r>
      <w:proofErr w:type="gramEnd"/>
      <w:r>
        <w:rPr>
          <w:rFonts w:hint="eastAsia"/>
        </w:rPr>
        <w:t>样本、</w:t>
      </w:r>
      <w:r>
        <w:rPr>
          <w:rFonts w:hint="eastAsia"/>
          <w:szCs w:val="21"/>
        </w:rPr>
        <w:t>第</w:t>
      </w:r>
      <w:r>
        <w:rPr>
          <w:rFonts w:hint="eastAsia"/>
          <w:szCs w:val="21"/>
        </w:rPr>
        <w:t xml:space="preserve"> </w:t>
      </w:r>
      <m:oMath>
        <m:r>
          <w:rPr>
            <w:rFonts w:ascii="Cambria Math" w:hAnsi="Cambria Math"/>
          </w:rPr>
          <m:t xml:space="preserve">j </m:t>
        </m:r>
      </m:oMath>
      <w:r>
        <w:t>维的标注</w:t>
      </w:r>
      <w:r>
        <w:rPr>
          <w:rFonts w:hint="eastAsia"/>
        </w:rPr>
        <w:t>结果，</w:t>
      </w:r>
      <m:oMath>
        <m:r>
          <w:rPr>
            <w:rFonts w:ascii="Cambria Math"/>
            <w:szCs w:val="21"/>
          </w:rPr>
          <m:t>M(i,j)</m:t>
        </m:r>
      </m:oMath>
      <w:r>
        <w:rPr>
          <w:rFonts w:hint="eastAsia"/>
          <w:szCs w:val="21"/>
        </w:rPr>
        <w:t>为三人标注结果的均值，</w:t>
      </w:r>
      <m:oMath>
        <m:sSub>
          <m:sSubPr>
            <m:ctrlPr>
              <w:rPr>
                <w:rFonts w:ascii="Cambria Math" w:hAnsi="Cambria Math"/>
                <w:i/>
                <w:szCs w:val="21"/>
              </w:rPr>
            </m:ctrlPr>
          </m:sSubPr>
          <m:e>
            <m:r>
              <w:rPr>
                <w:rFonts w:ascii="Cambria Math"/>
                <w:szCs w:val="21"/>
              </w:rPr>
              <m:t>dist</m:t>
            </m:r>
          </m:e>
          <m:sub>
            <m:r>
              <w:rPr>
                <w:rFonts w:ascii="Cambria Math"/>
                <w:szCs w:val="21"/>
              </w:rPr>
              <m:t>euc</m:t>
            </m:r>
          </m:sub>
        </m:sSub>
      </m:oMath>
      <w:r w:rsidRPr="001E4E90">
        <w:rPr>
          <w:szCs w:val="21"/>
        </w:rPr>
        <w:t xml:space="preserve"> </w:t>
      </w:r>
      <w:r>
        <w:rPr>
          <w:rFonts w:hint="eastAsia"/>
          <w:szCs w:val="21"/>
        </w:rPr>
        <w:t>是单人标注结果与三人标注均值的欧式距离，</w:t>
      </w:r>
      <m:oMath>
        <m:r>
          <w:rPr>
            <w:rFonts w:ascii="Cambria Math"/>
          </w:rPr>
          <m:t>σ</m:t>
        </m:r>
      </m:oMath>
      <w:r>
        <w:rPr>
          <w:rFonts w:hint="eastAsia"/>
        </w:rPr>
        <w:t xml:space="preserve"> </w:t>
      </w:r>
      <w:r>
        <w:rPr>
          <w:rFonts w:hint="eastAsia"/>
        </w:rPr>
        <w:t>是尺度参数，</w:t>
      </w: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oMath>
      <w:r>
        <w:rPr>
          <w:rFonts w:hint="eastAsia"/>
          <w:szCs w:val="21"/>
        </w:rPr>
        <w:t xml:space="preserve"> </w:t>
      </w:r>
      <w:r>
        <w:rPr>
          <w:szCs w:val="21"/>
        </w:rPr>
        <w:t>为相应的高斯权重值</w:t>
      </w:r>
      <w:r>
        <w:rPr>
          <w:rFonts w:hint="eastAsia"/>
          <w:szCs w:val="21"/>
        </w:rPr>
        <w:t>，</w:t>
      </w: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为个人标注结果归一化加权之后得到的调整之后的结果，作为文档最终的标注结果。</w:t>
      </w:r>
      <m:oMath>
        <m:r>
          <w:rPr>
            <w:rFonts w:ascii="Cambria Math"/>
          </w:rPr>
          <m:t>σ</m:t>
        </m:r>
      </m:oMath>
      <w:r>
        <w:rPr>
          <w:rFonts w:hint="eastAsia"/>
        </w:rPr>
        <w:t xml:space="preserve"> </w:t>
      </w:r>
      <w:r>
        <w:rPr>
          <w:rFonts w:hint="eastAsia"/>
        </w:rPr>
        <w:t>参数可以调节高斯权重与标注偏差的曲线分布，我们试验了</w:t>
      </w:r>
      <w:r>
        <w:rPr>
          <w:rFonts w:hint="eastAsia"/>
        </w:rPr>
        <w:t>0.1</w:t>
      </w:r>
      <w:r>
        <w:rPr>
          <w:rFonts w:hint="eastAsia"/>
        </w:rPr>
        <w:t>到</w:t>
      </w:r>
      <w:r>
        <w:rPr>
          <w:rFonts w:hint="eastAsia"/>
        </w:rPr>
        <w:t>2</w:t>
      </w:r>
      <w:r>
        <w:rPr>
          <w:rFonts w:hint="eastAsia"/>
        </w:rPr>
        <w:t>范围内的几个数值，如图</w:t>
      </w:r>
      <w:r>
        <w:rPr>
          <w:rFonts w:hint="eastAsia"/>
        </w:rPr>
        <w:t>3-1</w:t>
      </w:r>
      <w:r>
        <w:rPr>
          <w:rFonts w:hint="eastAsia"/>
        </w:rPr>
        <w:t>所示，最终将</w:t>
      </w:r>
      <m:oMath>
        <m:r>
          <m:rPr>
            <m:sty m:val="p"/>
          </m:rPr>
          <w:rPr>
            <w:rFonts w:ascii="Cambria Math" w:hAnsi="Cambria Math"/>
          </w:rPr>
          <m:t xml:space="preserve"> </m:t>
        </m:r>
        <m:r>
          <w:rPr>
            <w:rFonts w:ascii="Cambria Math"/>
          </w:rPr>
          <m:t xml:space="preserve">σ </m:t>
        </m:r>
      </m:oMath>
      <w:r>
        <w:rPr>
          <w:rFonts w:hint="eastAsia"/>
        </w:rPr>
        <w:t>设定为</w:t>
      </w:r>
      <w:r>
        <w:rPr>
          <w:rFonts w:hint="eastAsia"/>
        </w:rPr>
        <w:t>0.2</w:t>
      </w:r>
      <w:r>
        <w:rPr>
          <w:rFonts w:hint="eastAsia"/>
        </w:rPr>
        <w:t>，从图</w:t>
      </w:r>
      <w:r>
        <w:rPr>
          <w:rFonts w:hint="eastAsia"/>
        </w:rPr>
        <w:t>3-1</w:t>
      </w:r>
      <w:r>
        <w:rPr>
          <w:rFonts w:hint="eastAsia"/>
        </w:rPr>
        <w:t>可以看出</w:t>
      </w:r>
      <m:oMath>
        <m:r>
          <m:rPr>
            <m:sty m:val="p"/>
          </m:rPr>
          <w:rPr>
            <w:rFonts w:ascii="Cambria Math" w:hAnsi="Cambria Math"/>
          </w:rPr>
          <m:t xml:space="preserve"> </m:t>
        </m:r>
        <m:r>
          <w:rPr>
            <w:rFonts w:ascii="Cambria Math"/>
          </w:rPr>
          <m:t>σ=0.2</m:t>
        </m:r>
      </m:oMath>
      <w:r>
        <w:rPr>
          <w:rFonts w:hint="eastAsia"/>
        </w:rPr>
        <w:t xml:space="preserve"> </w:t>
      </w:r>
      <w:r>
        <w:rPr>
          <w:rFonts w:hint="eastAsia"/>
        </w:rPr>
        <w:t>时，与标注均值的偏差大于</w:t>
      </w:r>
      <w:r>
        <w:rPr>
          <w:rFonts w:hint="eastAsia"/>
        </w:rPr>
        <w:t>1</w:t>
      </w:r>
      <w:r>
        <w:rPr>
          <w:rFonts w:hint="eastAsia"/>
        </w:rPr>
        <w:t>的数值高斯权重已经变得很小，从而抑制了与偏差较大的标注对于整体的贡献。</w:t>
      </w:r>
    </w:p>
    <w:p w14:paraId="4F86197C" w14:textId="77777777" w:rsidR="00A20A63" w:rsidRDefault="001C2EF9">
      <w:pPr>
        <w:adjustRightInd/>
        <w:snapToGrid/>
        <w:spacing w:line="240" w:lineRule="auto"/>
        <w:ind w:firstLineChars="0" w:firstLine="0"/>
        <w:jc w:val="center"/>
      </w:pPr>
      <w:r>
        <w:rPr>
          <w:noProof/>
        </w:rPr>
        <w:drawing>
          <wp:inline distT="0" distB="0" distL="0" distR="0" wp14:anchorId="59BB0BE7" wp14:editId="77C4878A">
            <wp:extent cx="5267325" cy="2371725"/>
            <wp:effectExtent l="19050" t="0" r="9525" b="0"/>
            <wp:docPr id="49" name="图片 9" descr="高斯权重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高斯权重曲线2.jpg"/>
                    <pic:cNvPicPr>
                      <a:picLocks noChangeAspect="1" noChangeArrowheads="1"/>
                    </pic:cNvPicPr>
                  </pic:nvPicPr>
                  <pic:blipFill>
                    <a:blip r:embed="rId46" cstate="print"/>
                    <a:srcRect/>
                    <a:stretch>
                      <a:fillRect/>
                    </a:stretch>
                  </pic:blipFill>
                  <pic:spPr>
                    <a:xfrm>
                      <a:off x="0" y="0"/>
                      <a:ext cx="5267325" cy="2371725"/>
                    </a:xfrm>
                    <a:prstGeom prst="rect">
                      <a:avLst/>
                    </a:prstGeom>
                    <a:noFill/>
                    <a:ln w="9525">
                      <a:noFill/>
                      <a:miter lim="800000"/>
                      <a:headEnd/>
                      <a:tailEnd/>
                    </a:ln>
                  </pic:spPr>
                </pic:pic>
              </a:graphicData>
            </a:graphic>
          </wp:inline>
        </w:drawing>
      </w:r>
    </w:p>
    <w:p w14:paraId="668C7CB1" w14:textId="77777777" w:rsidR="00A20A63" w:rsidRDefault="001C2EF9">
      <w:pPr>
        <w:ind w:firstLine="420"/>
        <w:jc w:val="center"/>
        <w:rPr>
          <w:sz w:val="21"/>
        </w:rPr>
      </w:pPr>
      <w:r>
        <w:rPr>
          <w:rFonts w:hint="eastAsia"/>
          <w:sz w:val="21"/>
        </w:rPr>
        <w:t>图</w:t>
      </w:r>
      <w:r>
        <w:rPr>
          <w:rFonts w:hint="eastAsia"/>
          <w:sz w:val="21"/>
        </w:rPr>
        <w:t xml:space="preserve">3-1 </w:t>
      </w:r>
      <w:r>
        <w:rPr>
          <w:rFonts w:hint="eastAsia"/>
          <w:sz w:val="21"/>
        </w:rPr>
        <w:t>不同尺度参数的高斯权重曲线分布。其中，横轴为个人标注与均值的差值的绝对值，纵轴为</w:t>
      </w:r>
      <w:proofErr w:type="gramStart"/>
      <w:r>
        <w:rPr>
          <w:rFonts w:hint="eastAsia"/>
          <w:sz w:val="21"/>
        </w:rPr>
        <w:t>高斯权</w:t>
      </w:r>
      <w:proofErr w:type="gramEnd"/>
      <w:r>
        <w:rPr>
          <w:rFonts w:hint="eastAsia"/>
          <w:sz w:val="21"/>
        </w:rPr>
        <w:t>值。</w:t>
      </w:r>
    </w:p>
    <w:p w14:paraId="3698798E" w14:textId="77777777" w:rsidR="00A20A63" w:rsidRDefault="001C2EF9">
      <w:pPr>
        <w:ind w:firstLine="420"/>
        <w:jc w:val="center"/>
        <w:rPr>
          <w:sz w:val="21"/>
        </w:rPr>
      </w:pPr>
      <w:r>
        <w:rPr>
          <w:rFonts w:hint="eastAsia"/>
          <w:sz w:val="21"/>
        </w:rPr>
        <w:t xml:space="preserve">Fig. 3-1 </w:t>
      </w:r>
      <w:r>
        <w:rPr>
          <w:sz w:val="21"/>
        </w:rPr>
        <w:t>The Gaussian weight curves varying with different scale parameters (sigma), where the horizontal axis represents the distance between the individual annotation and their mean value, and the vertical axis represents the Gaussian weight value.</w:t>
      </w:r>
    </w:p>
    <w:p w14:paraId="127BFB9B" w14:textId="77777777" w:rsidR="00A20A63" w:rsidRDefault="001C2EF9">
      <w:pPr>
        <w:pStyle w:val="23"/>
      </w:pPr>
      <w:bookmarkStart w:id="116" w:name="_Toc437135858"/>
      <w:r>
        <w:rPr>
          <w:rFonts w:hint="eastAsia"/>
        </w:rPr>
        <w:t xml:space="preserve">3.6 </w:t>
      </w:r>
      <w:r>
        <w:rPr>
          <w:rFonts w:hint="eastAsia"/>
        </w:rPr>
        <w:t>标注结果分析</w:t>
      </w:r>
      <w:bookmarkEnd w:id="116"/>
    </w:p>
    <w:p w14:paraId="39701392" w14:textId="77777777" w:rsidR="00A20A63" w:rsidRDefault="001C2EF9">
      <w:pPr>
        <w:ind w:firstLine="480"/>
      </w:pPr>
      <w:r>
        <w:rPr>
          <w:rFonts w:hint="eastAsia"/>
        </w:rPr>
        <w:t>对整合后的标注数据进行统计学分析发现，标注结果存在两方面的分布特征：</w:t>
      </w:r>
    </w:p>
    <w:p w14:paraId="1BAB8C9A" w14:textId="77777777" w:rsidR="00A20A63" w:rsidRDefault="001C2EF9">
      <w:pPr>
        <w:ind w:firstLine="480"/>
      </w:pPr>
      <w:r>
        <w:rPr>
          <w:rFonts w:hint="eastAsia"/>
        </w:rPr>
        <w:t>（</w:t>
      </w:r>
      <w:r>
        <w:rPr>
          <w:rFonts w:hint="eastAsia"/>
        </w:rPr>
        <w:t>1</w:t>
      </w:r>
      <w:r>
        <w:rPr>
          <w:rFonts w:hint="eastAsia"/>
        </w:rPr>
        <w:t>）稀疏性：这一特征主要出现在心理感受部分，上面提到，心理感受标注</w:t>
      </w:r>
      <w:proofErr w:type="gramStart"/>
      <w:r>
        <w:rPr>
          <w:rFonts w:hint="eastAsia"/>
        </w:rPr>
        <w:t>最</w:t>
      </w:r>
      <w:proofErr w:type="gramEnd"/>
      <w:r>
        <w:rPr>
          <w:rFonts w:hint="eastAsia"/>
        </w:rPr>
        <w:t>底层，共</w:t>
      </w:r>
      <w:r>
        <w:rPr>
          <w:rFonts w:hint="eastAsia"/>
        </w:rPr>
        <w:t>43</w:t>
      </w:r>
      <w:r>
        <w:rPr>
          <w:rFonts w:hint="eastAsia"/>
        </w:rPr>
        <w:t>种感受，每篇文档只包含这之中的几种感受，其他都为</w:t>
      </w:r>
      <w:r>
        <w:rPr>
          <w:rFonts w:hint="eastAsia"/>
        </w:rPr>
        <w:t>0</w:t>
      </w:r>
      <w:r>
        <w:rPr>
          <w:rFonts w:hint="eastAsia"/>
        </w:rPr>
        <w:t>，因此这部分标注数据</w:t>
      </w:r>
      <w:proofErr w:type="gramStart"/>
      <w:r>
        <w:rPr>
          <w:rFonts w:hint="eastAsia"/>
        </w:rPr>
        <w:t>非零率</w:t>
      </w:r>
      <w:proofErr w:type="gramEnd"/>
      <w:r>
        <w:rPr>
          <w:rFonts w:hint="eastAsia"/>
        </w:rPr>
        <w:t>很低（仅为</w:t>
      </w:r>
      <w:r>
        <w:rPr>
          <w:rFonts w:hint="eastAsia"/>
        </w:rPr>
        <w:t>2.45%</w:t>
      </w:r>
      <w:r>
        <w:rPr>
          <w:rFonts w:hint="eastAsia"/>
        </w:rPr>
        <w:t>），即非常稀疏。分析原因可能由于底层分类过细，且有些感受在新闻语料中很少出现造成。稀疏性特征会影响前期数据的处理，比如无法计算相关系数，以及后期预测结果的测评指标的选择，比如若选择正确率（</w:t>
      </w:r>
      <w:r>
        <w:rPr>
          <w:rFonts w:hint="eastAsia"/>
        </w:rPr>
        <w:t>accuracy</w:t>
      </w:r>
      <w:r>
        <w:rPr>
          <w:rFonts w:hint="eastAsia"/>
        </w:rPr>
        <w:t>）作为测评指标，即使预测数值全为零，正确率还是会很高（</w:t>
      </w:r>
      <w:r>
        <w:rPr>
          <w:rFonts w:hint="eastAsia"/>
        </w:rPr>
        <w:t>97%</w:t>
      </w:r>
      <w:r>
        <w:rPr>
          <w:rFonts w:hint="eastAsia"/>
        </w:rPr>
        <w:t>以上），而这显然是一种很差的预测结果，因此我们根据数据特点选择更能体现系统性能的评价指标。</w:t>
      </w:r>
    </w:p>
    <w:p w14:paraId="1F3DAB24" w14:textId="77777777" w:rsidR="00A20A63" w:rsidRDefault="001C2EF9">
      <w:pPr>
        <w:tabs>
          <w:tab w:val="left" w:pos="2865"/>
        </w:tabs>
        <w:ind w:firstLine="480"/>
      </w:pPr>
      <w:r>
        <w:rPr>
          <w:rFonts w:hint="eastAsia"/>
        </w:rPr>
        <w:lastRenderedPageBreak/>
        <w:t>（</w:t>
      </w:r>
      <w:r>
        <w:rPr>
          <w:rFonts w:hint="eastAsia"/>
        </w:rPr>
        <w:t>2</w:t>
      </w:r>
      <w:r>
        <w:rPr>
          <w:rFonts w:hint="eastAsia"/>
        </w:rPr>
        <w:t>）非均衡性：心理感受部分大量</w:t>
      </w:r>
      <w:proofErr w:type="gramStart"/>
      <w:r>
        <w:rPr>
          <w:rFonts w:hint="eastAsia"/>
        </w:rPr>
        <w:t>全零维</w:t>
      </w:r>
      <w:proofErr w:type="gramEnd"/>
      <w:r>
        <w:rPr>
          <w:rFonts w:hint="eastAsia"/>
        </w:rPr>
        <w:t>度（即此种感受没有样本）的存在一定程度上体现了语料在心理感受的类型间的分布不均衡。除了零</w:t>
      </w:r>
      <w:proofErr w:type="gramStart"/>
      <w:r>
        <w:rPr>
          <w:rFonts w:hint="eastAsia"/>
        </w:rPr>
        <w:t>与非零的</w:t>
      </w:r>
      <w:proofErr w:type="gramEnd"/>
      <w:r>
        <w:rPr>
          <w:rFonts w:hint="eastAsia"/>
        </w:rPr>
        <w:t>区别，非零数</w:t>
      </w:r>
      <w:proofErr w:type="gramStart"/>
      <w:r>
        <w:rPr>
          <w:rFonts w:hint="eastAsia"/>
        </w:rPr>
        <w:t>值还有</w:t>
      </w:r>
      <w:proofErr w:type="gramEnd"/>
      <w:r>
        <w:rPr>
          <w:rFonts w:hint="eastAsia"/>
        </w:rPr>
        <w:t>强度上的差别。图</w:t>
      </w:r>
      <w:r>
        <w:rPr>
          <w:rFonts w:hint="eastAsia"/>
        </w:rPr>
        <w:t>3-2</w:t>
      </w:r>
      <w:r>
        <w:rPr>
          <w:rFonts w:hint="eastAsia"/>
        </w:rPr>
        <w:t>画出了心理感受之外其他三种成分各维度不同强度值的样本分布（不包含“委婉</w:t>
      </w:r>
      <w:r>
        <w:rPr>
          <w:rFonts w:hint="eastAsia"/>
        </w:rPr>
        <w:t>-</w:t>
      </w:r>
      <w:r>
        <w:rPr>
          <w:rFonts w:hint="eastAsia"/>
        </w:rPr>
        <w:t>直接”和</w:t>
      </w:r>
      <w:r>
        <w:rPr>
          <w:rFonts w:hint="eastAsia"/>
        </w:rPr>
        <w:t xml:space="preserve"> </w:t>
      </w:r>
      <w:r>
        <w:rPr>
          <w:rFonts w:hint="eastAsia"/>
        </w:rPr>
        <w:t>“散</w:t>
      </w:r>
      <w:r>
        <w:rPr>
          <w:rFonts w:hint="eastAsia"/>
        </w:rPr>
        <w:t>-</w:t>
      </w:r>
      <w:r>
        <w:rPr>
          <w:rFonts w:hint="eastAsia"/>
        </w:rPr>
        <w:t>粘”两维）。可以看出：每个维度上不同强度间的样本不均衡分布是普遍存在的，有些维度集中在一到两种强度且一种强度占明显优势，如“激活度”、“控制度”、“瘪</w:t>
      </w:r>
      <w:r>
        <w:rPr>
          <w:rFonts w:hint="eastAsia"/>
        </w:rPr>
        <w:t>-</w:t>
      </w:r>
      <w:r>
        <w:rPr>
          <w:rFonts w:hint="eastAsia"/>
        </w:rPr>
        <w:t>满”；有些维度分布相对均匀但也不是所有强度都包含，如“否定</w:t>
      </w:r>
      <w:r>
        <w:rPr>
          <w:rFonts w:hint="eastAsia"/>
        </w:rPr>
        <w:t>-</w:t>
      </w:r>
      <w:r>
        <w:rPr>
          <w:rFonts w:hint="eastAsia"/>
        </w:rPr>
        <w:t>肯定”、“非正式</w:t>
      </w:r>
      <w:r>
        <w:rPr>
          <w:rFonts w:hint="eastAsia"/>
        </w:rPr>
        <w:t>-</w:t>
      </w:r>
      <w:r>
        <w:rPr>
          <w:rFonts w:hint="eastAsia"/>
        </w:rPr>
        <w:t>正式”和“柔和</w:t>
      </w:r>
      <w:r>
        <w:rPr>
          <w:rFonts w:hint="eastAsia"/>
        </w:rPr>
        <w:t>-</w:t>
      </w:r>
      <w:r>
        <w:rPr>
          <w:rFonts w:hint="eastAsia"/>
        </w:rPr>
        <w:t>强硬”。总体来看，认知评价部分的样本均衡性较好，生理反应和发音都易出现一种强度占绝大多数的情况，说明就新闻语料而言，认知评价的类型相对丰富，生理反应和发音方式相对比较单一，如控制度大多处于略微有所控制的状态；此外，各维度最强程度的极值都很少出现，强度为</w:t>
      </w:r>
      <w:r>
        <w:rPr>
          <w:rFonts w:hint="eastAsia"/>
        </w:rPr>
        <w:t>1</w:t>
      </w:r>
      <w:r>
        <w:rPr>
          <w:rFonts w:hint="eastAsia"/>
        </w:rPr>
        <w:t>的居多。分析出现这种现象的原因，除了与新闻言语特有的发音风格有关，还可能与标注人员的感知特点有关。心理学发现情感的感知与个体年龄、受教育程度和文化背景有关，随着年龄和文化程度的增长，人对于情绪的体验也趋于淡化，且东方文化崇尚中庸之道，凡事讲究谦和、内</w:t>
      </w:r>
      <w:proofErr w:type="gramStart"/>
      <w:r>
        <w:rPr>
          <w:rFonts w:hint="eastAsia"/>
        </w:rPr>
        <w:t>敛</w:t>
      </w:r>
      <w:proofErr w:type="gramEnd"/>
      <w:r>
        <w:rPr>
          <w:rFonts w:hint="eastAsia"/>
        </w:rPr>
        <w:t>，因此三名标注人员给出的标注结果强度均趋于平和，程度极强的情况较少。此外，情感的类型也会影响其感知，比如有研究发现，出于生物进化的需要，人们对某些与生存相关的情感更为敏感</w:t>
      </w:r>
      <w:r>
        <w:rPr>
          <w:rFonts w:hint="eastAsia"/>
          <w:vertAlign w:val="superscript"/>
        </w:rPr>
        <w:t>[57]</w:t>
      </w:r>
      <w:r>
        <w:rPr>
          <w:rFonts w:hint="eastAsia"/>
        </w:rPr>
        <w:t>，因此可能会影响对某些情感类型的感知。</w:t>
      </w:r>
    </w:p>
    <w:p w14:paraId="1BDB4A97" w14:textId="77777777" w:rsidR="00A20A63" w:rsidRDefault="001C2EF9">
      <w:pPr>
        <w:tabs>
          <w:tab w:val="left" w:pos="2865"/>
        </w:tabs>
        <w:ind w:firstLine="480"/>
      </w:pPr>
      <w:r>
        <w:rPr>
          <w:rFonts w:hint="eastAsia"/>
        </w:rPr>
        <w:t>针对样本分布</w:t>
      </w:r>
      <w:proofErr w:type="gramStart"/>
      <w:r>
        <w:rPr>
          <w:rFonts w:hint="eastAsia"/>
        </w:rPr>
        <w:t>不</w:t>
      </w:r>
      <w:proofErr w:type="gramEnd"/>
      <w:r>
        <w:rPr>
          <w:rFonts w:hint="eastAsia"/>
        </w:rPr>
        <w:t>均衡的问题，在之后的情感预测中会根据算法的特点进行均衡性调整，具体可参见第</w:t>
      </w:r>
      <w:r>
        <w:rPr>
          <w:rFonts w:hint="eastAsia"/>
        </w:rPr>
        <w:t>4</w:t>
      </w:r>
      <w:r>
        <w:rPr>
          <w:rFonts w:hint="eastAsia"/>
        </w:rPr>
        <w:t>章。</w:t>
      </w:r>
    </w:p>
    <w:p w14:paraId="46C93369" w14:textId="77777777" w:rsidR="00A20A63" w:rsidRDefault="00650D62">
      <w:pPr>
        <w:adjustRightInd/>
        <w:snapToGrid/>
        <w:spacing w:line="240" w:lineRule="auto"/>
        <w:ind w:firstLineChars="0" w:firstLine="0"/>
        <w:jc w:val="center"/>
      </w:pPr>
      <w:r>
        <w:rPr>
          <w:noProof/>
        </w:rPr>
        <w:drawing>
          <wp:inline distT="0" distB="0" distL="0" distR="0" wp14:anchorId="4990A52E" wp14:editId="4D1DACDA">
            <wp:extent cx="5248275" cy="262413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程度分步饼图_bold.jpg"/>
                    <pic:cNvPicPr/>
                  </pic:nvPicPr>
                  <pic:blipFill rotWithShape="1">
                    <a:blip r:embed="rId47" cstate="print">
                      <a:extLst>
                        <a:ext uri="{28A0092B-C50C-407E-A947-70E740481C1C}">
                          <a14:useLocalDpi xmlns:a14="http://schemas.microsoft.com/office/drawing/2010/main" val="0"/>
                        </a:ext>
                      </a:extLst>
                    </a:blip>
                    <a:srcRect l="11111" r="8465" b="5744"/>
                    <a:stretch/>
                  </pic:blipFill>
                  <pic:spPr bwMode="auto">
                    <a:xfrm>
                      <a:off x="0" y="0"/>
                      <a:ext cx="5247659" cy="2623830"/>
                    </a:xfrm>
                    <a:prstGeom prst="rect">
                      <a:avLst/>
                    </a:prstGeom>
                    <a:ln>
                      <a:noFill/>
                    </a:ln>
                    <a:extLst>
                      <a:ext uri="{53640926-AAD7-44D8-BBD7-CCE9431645EC}">
                        <a14:shadowObscured xmlns:a14="http://schemas.microsoft.com/office/drawing/2010/main"/>
                      </a:ext>
                    </a:extLst>
                  </pic:spPr>
                </pic:pic>
              </a:graphicData>
            </a:graphic>
          </wp:inline>
        </w:drawing>
      </w:r>
    </w:p>
    <w:p w14:paraId="2FC61199" w14:textId="77777777" w:rsidR="00A20A63" w:rsidRDefault="001C2EF9">
      <w:pPr>
        <w:tabs>
          <w:tab w:val="left" w:pos="2865"/>
        </w:tabs>
        <w:ind w:firstLineChars="0" w:firstLine="0"/>
        <w:jc w:val="center"/>
        <w:rPr>
          <w:sz w:val="21"/>
        </w:rPr>
      </w:pPr>
      <w:r>
        <w:rPr>
          <w:rFonts w:hint="eastAsia"/>
          <w:sz w:val="21"/>
        </w:rPr>
        <w:t>图</w:t>
      </w:r>
      <w:r>
        <w:rPr>
          <w:rFonts w:hint="eastAsia"/>
          <w:sz w:val="21"/>
        </w:rPr>
        <w:t xml:space="preserve">3-2 </w:t>
      </w:r>
      <w:r>
        <w:rPr>
          <w:rFonts w:hint="eastAsia"/>
          <w:sz w:val="21"/>
        </w:rPr>
        <w:t>言语情感部分成分各维度不同强度值的样本分布</w:t>
      </w:r>
    </w:p>
    <w:p w14:paraId="5C9DD4E0" w14:textId="77777777" w:rsidR="00A20A63" w:rsidRDefault="001C2EF9">
      <w:pPr>
        <w:tabs>
          <w:tab w:val="left" w:pos="2865"/>
        </w:tabs>
        <w:ind w:firstLineChars="0" w:firstLine="0"/>
        <w:jc w:val="center"/>
        <w:rPr>
          <w:sz w:val="21"/>
        </w:rPr>
      </w:pPr>
      <w:r>
        <w:rPr>
          <w:rFonts w:hint="eastAsia"/>
          <w:sz w:val="21"/>
        </w:rPr>
        <w:t xml:space="preserve">Fig. 3-2 </w:t>
      </w:r>
      <w:proofErr w:type="gramStart"/>
      <w:r>
        <w:rPr>
          <w:sz w:val="21"/>
        </w:rPr>
        <w:t>The</w:t>
      </w:r>
      <w:proofErr w:type="gramEnd"/>
      <w:r>
        <w:rPr>
          <w:sz w:val="21"/>
        </w:rPr>
        <w:t xml:space="preserve"> distribution of the samples of different intensities </w:t>
      </w:r>
      <w:r>
        <w:rPr>
          <w:rFonts w:hint="eastAsia"/>
          <w:sz w:val="21"/>
        </w:rPr>
        <w:t>on</w:t>
      </w:r>
      <w:r>
        <w:rPr>
          <w:sz w:val="21"/>
        </w:rPr>
        <w:t xml:space="preserve"> each dimension</w:t>
      </w:r>
      <w:r>
        <w:rPr>
          <w:rFonts w:hint="eastAsia"/>
          <w:sz w:val="21"/>
        </w:rPr>
        <w:t xml:space="preserve"> in the speech emotion model</w:t>
      </w:r>
    </w:p>
    <w:p w14:paraId="2DFC7B5B" w14:textId="77777777" w:rsidR="00A20A63" w:rsidRDefault="001C2EF9">
      <w:pPr>
        <w:pStyle w:val="23"/>
      </w:pPr>
      <w:bookmarkStart w:id="117" w:name="_Toc437135859"/>
      <w:r>
        <w:rPr>
          <w:rFonts w:hint="eastAsia"/>
        </w:rPr>
        <w:lastRenderedPageBreak/>
        <w:t xml:space="preserve">3.7 </w:t>
      </w:r>
      <w:r>
        <w:rPr>
          <w:rFonts w:hint="eastAsia"/>
        </w:rPr>
        <w:t>本章小结</w:t>
      </w:r>
      <w:bookmarkEnd w:id="117"/>
    </w:p>
    <w:p w14:paraId="4A150DB4" w14:textId="77777777" w:rsidR="00A20A63" w:rsidRDefault="001C2EF9">
      <w:pPr>
        <w:tabs>
          <w:tab w:val="left" w:pos="2865"/>
        </w:tabs>
        <w:ind w:firstLine="480"/>
      </w:pPr>
      <w:r>
        <w:t>本章</w:t>
      </w:r>
      <w:r>
        <w:rPr>
          <w:rFonts w:hint="eastAsia"/>
        </w:rPr>
        <w:t>主要工作是采用</w:t>
      </w:r>
      <w:r>
        <w:t>表演语音的形式构建新闻言语情感</w:t>
      </w:r>
      <w:r>
        <w:rPr>
          <w:rFonts w:hint="eastAsia"/>
        </w:rPr>
        <w:t>数据库。构建流程包括语料收集与筛选、语音数据采集、情感信息标注和标注数据处理几步，得到的结果有：</w:t>
      </w:r>
    </w:p>
    <w:p w14:paraId="24BB7C59" w14:textId="77777777" w:rsidR="00A20A63" w:rsidRDefault="001C2EF9">
      <w:pPr>
        <w:tabs>
          <w:tab w:val="left" w:pos="2865"/>
        </w:tabs>
        <w:ind w:firstLine="480"/>
      </w:pPr>
      <w:r>
        <w:rPr>
          <w:rFonts w:hint="eastAsia"/>
        </w:rPr>
        <w:t>（</w:t>
      </w:r>
      <w:r>
        <w:rPr>
          <w:rFonts w:hint="eastAsia"/>
        </w:rPr>
        <w:t>1</w:t>
      </w:r>
      <w:r>
        <w:rPr>
          <w:rFonts w:hint="eastAsia"/>
        </w:rPr>
        <w:t>）总共收集了</w:t>
      </w:r>
      <w:r>
        <w:rPr>
          <w:rFonts w:hint="eastAsia"/>
        </w:rPr>
        <w:t>29109</w:t>
      </w:r>
      <w:r>
        <w:rPr>
          <w:rFonts w:hint="eastAsia"/>
        </w:rPr>
        <w:t>篇新闻播音稿；</w:t>
      </w:r>
    </w:p>
    <w:p w14:paraId="479E2086" w14:textId="77777777" w:rsidR="00A20A63" w:rsidRDefault="001C2EF9">
      <w:pPr>
        <w:tabs>
          <w:tab w:val="left" w:pos="2865"/>
        </w:tabs>
        <w:ind w:firstLine="480"/>
      </w:pPr>
      <w:r>
        <w:rPr>
          <w:rFonts w:hint="eastAsia"/>
        </w:rPr>
        <w:t>（</w:t>
      </w:r>
      <w:r>
        <w:rPr>
          <w:rFonts w:hint="eastAsia"/>
        </w:rPr>
        <w:t>2</w:t>
      </w:r>
      <w:r>
        <w:rPr>
          <w:rFonts w:hint="eastAsia"/>
        </w:rPr>
        <w:t>）筛选出</w:t>
      </w:r>
      <w:r>
        <w:rPr>
          <w:rFonts w:hint="eastAsia"/>
        </w:rPr>
        <w:t>8600</w:t>
      </w:r>
      <w:r>
        <w:rPr>
          <w:rFonts w:hint="eastAsia"/>
        </w:rPr>
        <w:t>篇长度适中的语</w:t>
      </w:r>
      <w:proofErr w:type="gramStart"/>
      <w:r>
        <w:rPr>
          <w:rFonts w:hint="eastAsia"/>
        </w:rPr>
        <w:t>篇作为</w:t>
      </w:r>
      <w:proofErr w:type="gramEnd"/>
      <w:r>
        <w:rPr>
          <w:rFonts w:hint="eastAsia"/>
        </w:rPr>
        <w:t>言语情感预测模型的训练语料；</w:t>
      </w:r>
    </w:p>
    <w:p w14:paraId="18528561" w14:textId="77777777" w:rsidR="00A20A63" w:rsidRDefault="001C2EF9">
      <w:pPr>
        <w:tabs>
          <w:tab w:val="left" w:pos="2865"/>
        </w:tabs>
        <w:ind w:firstLine="480"/>
      </w:pPr>
      <w:r>
        <w:rPr>
          <w:rFonts w:hint="eastAsia"/>
        </w:rPr>
        <w:t>（</w:t>
      </w:r>
      <w:r>
        <w:rPr>
          <w:rFonts w:hint="eastAsia"/>
        </w:rPr>
        <w:t>3</w:t>
      </w:r>
      <w:r>
        <w:rPr>
          <w:rFonts w:hint="eastAsia"/>
        </w:rPr>
        <w:t>）从</w:t>
      </w:r>
      <w:r>
        <w:rPr>
          <w:rFonts w:hint="eastAsia"/>
        </w:rPr>
        <w:t>8600</w:t>
      </w:r>
      <w:r>
        <w:rPr>
          <w:rFonts w:hint="eastAsia"/>
        </w:rPr>
        <w:t>篇中选出</w:t>
      </w:r>
      <w:r>
        <w:rPr>
          <w:rFonts w:hint="eastAsia"/>
        </w:rPr>
        <w:t>600</w:t>
      </w:r>
      <w:r>
        <w:rPr>
          <w:rFonts w:hint="eastAsia"/>
        </w:rPr>
        <w:t>篇聘请专业播音员在录音棚进行转录；</w:t>
      </w:r>
    </w:p>
    <w:p w14:paraId="30D3A5C4" w14:textId="77777777" w:rsidR="00A20A63" w:rsidRDefault="001C2EF9">
      <w:pPr>
        <w:tabs>
          <w:tab w:val="left" w:pos="2865"/>
        </w:tabs>
        <w:ind w:firstLine="480"/>
      </w:pPr>
      <w:r>
        <w:rPr>
          <w:rFonts w:hint="eastAsia"/>
        </w:rPr>
        <w:t>（</w:t>
      </w:r>
      <w:r>
        <w:rPr>
          <w:rFonts w:hint="eastAsia"/>
        </w:rPr>
        <w:t>4</w:t>
      </w:r>
      <w:r>
        <w:rPr>
          <w:rFonts w:hint="eastAsia"/>
        </w:rPr>
        <w:t>）从</w:t>
      </w:r>
      <w:r>
        <w:rPr>
          <w:rFonts w:hint="eastAsia"/>
        </w:rPr>
        <w:t>600</w:t>
      </w:r>
      <w:r>
        <w:rPr>
          <w:rFonts w:hint="eastAsia"/>
        </w:rPr>
        <w:t>篇中选出</w:t>
      </w:r>
      <w:r>
        <w:rPr>
          <w:rFonts w:hint="eastAsia"/>
        </w:rPr>
        <w:t>150</w:t>
      </w:r>
      <w:r>
        <w:rPr>
          <w:rFonts w:hint="eastAsia"/>
        </w:rPr>
        <w:t>篇进行多人人工情感标注，并对标注数据高斯加权整合为最终的标注结果；</w:t>
      </w:r>
    </w:p>
    <w:p w14:paraId="428B2DA4" w14:textId="77777777" w:rsidR="00A20A63" w:rsidRDefault="001C2EF9">
      <w:pPr>
        <w:tabs>
          <w:tab w:val="left" w:pos="2865"/>
        </w:tabs>
        <w:ind w:firstLine="480"/>
      </w:pPr>
      <w:r>
        <w:rPr>
          <w:rFonts w:hint="eastAsia"/>
        </w:rPr>
        <w:t>（</w:t>
      </w:r>
      <w:r>
        <w:rPr>
          <w:rFonts w:hint="eastAsia"/>
        </w:rPr>
        <w:t>5</w:t>
      </w:r>
      <w:r>
        <w:rPr>
          <w:rFonts w:hint="eastAsia"/>
        </w:rPr>
        <w:t>）最后分析了标注结果的统计特性，发现其数据稀疏性和样本非均衡分布的特点，在之后的应用中会采取相应的措施进行调整。</w:t>
      </w:r>
    </w:p>
    <w:p w14:paraId="7062B375" w14:textId="77777777" w:rsidR="004B62FB" w:rsidRDefault="001C2EF9">
      <w:pPr>
        <w:widowControl/>
        <w:adjustRightInd/>
        <w:snapToGrid/>
        <w:spacing w:line="240" w:lineRule="auto"/>
        <w:ind w:firstLineChars="0" w:firstLine="0"/>
        <w:jc w:val="left"/>
        <w:sectPr w:rsidR="004B62FB" w:rsidSect="006D3C28">
          <w:headerReference w:type="default" r:id="rId48"/>
          <w:headerReference w:type="first" r:id="rId49"/>
          <w:type w:val="continuous"/>
          <w:pgSz w:w="11907" w:h="16840"/>
          <w:pgMar w:top="1701" w:right="1418" w:bottom="1418" w:left="1418" w:header="907" w:footer="851" w:gutter="567"/>
          <w:paperSrc w:first="31096" w:other="31096"/>
          <w:cols w:space="720"/>
          <w:docGrid w:type="lines" w:linePitch="326"/>
        </w:sectPr>
      </w:pPr>
      <w:r>
        <w:br w:type="page"/>
      </w:r>
    </w:p>
    <w:p w14:paraId="158B8944" w14:textId="77777777" w:rsidR="00A20A63" w:rsidRDefault="001C2EF9">
      <w:pPr>
        <w:spacing w:before="480" w:after="360" w:line="240" w:lineRule="auto"/>
        <w:ind w:firstLineChars="0" w:firstLine="0"/>
        <w:jc w:val="center"/>
        <w:outlineLvl w:val="0"/>
        <w:rPr>
          <w:rFonts w:eastAsia="黑体"/>
          <w:sz w:val="32"/>
          <w:szCs w:val="32"/>
        </w:rPr>
      </w:pPr>
      <w:bookmarkStart w:id="118" w:name="_Toc385763160"/>
      <w:bookmarkStart w:id="119" w:name="_Toc385763030"/>
      <w:bookmarkStart w:id="120" w:name="_Toc385763102"/>
      <w:bookmarkStart w:id="121" w:name="_Toc385763062"/>
      <w:bookmarkStart w:id="122" w:name="_Toc437135860"/>
      <w:r>
        <w:rPr>
          <w:rFonts w:eastAsia="黑体" w:hint="eastAsia"/>
          <w:sz w:val="32"/>
          <w:szCs w:val="32"/>
        </w:rPr>
        <w:lastRenderedPageBreak/>
        <w:t xml:space="preserve">4  </w:t>
      </w:r>
      <w:bookmarkEnd w:id="118"/>
      <w:bookmarkEnd w:id="119"/>
      <w:bookmarkEnd w:id="120"/>
      <w:bookmarkEnd w:id="121"/>
      <w:r>
        <w:rPr>
          <w:rFonts w:eastAsia="黑体" w:hint="eastAsia"/>
          <w:sz w:val="32"/>
          <w:szCs w:val="32"/>
        </w:rPr>
        <w:t>基于深度神经网络的言语</w:t>
      </w:r>
      <w:r>
        <w:rPr>
          <w:rFonts w:eastAsia="黑体"/>
          <w:sz w:val="32"/>
          <w:szCs w:val="32"/>
        </w:rPr>
        <w:t>情感预测</w:t>
      </w:r>
      <w:r>
        <w:rPr>
          <w:rFonts w:eastAsia="黑体" w:hint="eastAsia"/>
          <w:sz w:val="32"/>
          <w:szCs w:val="32"/>
        </w:rPr>
        <w:t>模型</w:t>
      </w:r>
      <w:bookmarkEnd w:id="122"/>
    </w:p>
    <w:p w14:paraId="251DAFA0" w14:textId="77777777" w:rsidR="00A20A63" w:rsidRDefault="001C2EF9">
      <w:pPr>
        <w:ind w:firstLine="480"/>
        <w:rPr>
          <w:bCs/>
        </w:rPr>
      </w:pPr>
      <w:r>
        <w:rPr>
          <w:rFonts w:hint="eastAsia"/>
          <w:bCs/>
        </w:rPr>
        <w:t>在本文提出的言语情感描述方案中，言语情感的描述是从多视角进行的，影响情感的因素来自多个层面，由此归纳得到的言语情感</w:t>
      </w:r>
      <w:r w:rsidR="00F6455B">
        <w:rPr>
          <w:rFonts w:hint="eastAsia"/>
          <w:bCs/>
        </w:rPr>
        <w:t>预测</w:t>
      </w:r>
      <w:r>
        <w:rPr>
          <w:rFonts w:hint="eastAsia"/>
          <w:bCs/>
        </w:rPr>
        <w:t>模型自然而然地是结构化的。因此，为了处理层次化、多尺度特征，拟采用结构化的深度神经网络来构建言语情感预测模型。本章主要进行同一尺度下不同情感成分间的结构化建模，解决言语情感生成过程中动态衍化过程的建模，多尺度情感特征的融合将在下一章讨论。</w:t>
      </w:r>
    </w:p>
    <w:p w14:paraId="7EE75042" w14:textId="77777777" w:rsidR="00A20A63" w:rsidRDefault="001C2EF9">
      <w:pPr>
        <w:pStyle w:val="23"/>
      </w:pPr>
      <w:bookmarkStart w:id="123" w:name="_Toc437135861"/>
      <w:r>
        <w:rPr>
          <w:rFonts w:hint="eastAsia"/>
        </w:rPr>
        <w:t xml:space="preserve">4.1 </w:t>
      </w:r>
      <w:r>
        <w:rPr>
          <w:rFonts w:hint="eastAsia"/>
        </w:rPr>
        <w:t>问题分析</w:t>
      </w:r>
      <w:bookmarkEnd w:id="123"/>
    </w:p>
    <w:p w14:paraId="0AFEEA97" w14:textId="77777777" w:rsidR="00A20A63" w:rsidRDefault="001C2EF9">
      <w:pPr>
        <w:ind w:firstLine="480"/>
      </w:pPr>
      <w:r>
        <w:rPr>
          <w:rFonts w:hint="eastAsia"/>
        </w:rPr>
        <w:t>近年来，</w:t>
      </w:r>
      <w:r>
        <w:t>深度神经网络因其在计算机视觉、语音识别和自然语言处理等领域获得的成功而被广泛关注。深度神经网络具有多层非线性映射结构，通过低层特征到高层特征的逐层抽象</w:t>
      </w:r>
      <w:r>
        <w:rPr>
          <w:rFonts w:hint="eastAsia"/>
        </w:rPr>
        <w:t>可以</w:t>
      </w:r>
      <w:r>
        <w:t>得到数据的分布式特征</w:t>
      </w:r>
      <w:r>
        <w:rPr>
          <w:rFonts w:hint="eastAsia"/>
        </w:rPr>
        <w:t>，</w:t>
      </w:r>
      <w:r>
        <w:t>与我们提出的言语情感的多层分布式表示方式相契合</w:t>
      </w:r>
      <w:r>
        <w:rPr>
          <w:rFonts w:hint="eastAsia"/>
        </w:rPr>
        <w:t>。此外，</w:t>
      </w:r>
      <w:r>
        <w:t>受限波尔兹曼机（</w:t>
      </w:r>
      <w:r>
        <w:t>Restricted Boltzmann Machine</w:t>
      </w:r>
      <w:r>
        <w:t>，</w:t>
      </w:r>
      <w:r>
        <w:t>RBM</w:t>
      </w:r>
      <w:r>
        <w:t>）</w:t>
      </w:r>
      <w:r>
        <w:rPr>
          <w:rFonts w:hint="eastAsia"/>
        </w:rPr>
        <w:t>的引入使其在训练阶段可以利用大量的无</w:t>
      </w:r>
      <w:proofErr w:type="gramStart"/>
      <w:r>
        <w:rPr>
          <w:rFonts w:hint="eastAsia"/>
        </w:rPr>
        <w:t>标数据</w:t>
      </w:r>
      <w:proofErr w:type="gramEnd"/>
      <w:r>
        <w:rPr>
          <w:rFonts w:hint="eastAsia"/>
        </w:rPr>
        <w:t>得到网络的初始参数，之后只需利用少量有</w:t>
      </w:r>
      <w:proofErr w:type="gramStart"/>
      <w:r>
        <w:rPr>
          <w:rFonts w:hint="eastAsia"/>
        </w:rPr>
        <w:t>标数据</w:t>
      </w:r>
      <w:proofErr w:type="gramEnd"/>
      <w:r>
        <w:rPr>
          <w:rFonts w:hint="eastAsia"/>
        </w:rPr>
        <w:t>进行微调即可，从而实现网络的半监督训练。因此，我们选用深度神经网络作为言语情感预测的基础模型。</w:t>
      </w:r>
    </w:p>
    <w:p w14:paraId="707A6B02" w14:textId="77777777" w:rsidR="00A20A63" w:rsidRDefault="001C2EF9">
      <w:pPr>
        <w:ind w:firstLine="480"/>
      </w:pPr>
      <w:r>
        <w:rPr>
          <w:rFonts w:hint="eastAsia"/>
        </w:rPr>
        <w:t>深度神经网络中间层的含义是未知的、不可见的，因此常被称为“隐含层”。</w:t>
      </w:r>
      <w:r>
        <w:t>本文提出的言语情感的多层表示对每层的含义及其相互关系都进行了明确设定，如何人工干预深度神经网络的内部结构，约束网络的学习方向，成为我们需要解决的问题。对于深度神经网络中间层的研究已有一定的工作基础，如：文献</w:t>
      </w:r>
      <w:r>
        <w:t>[</w:t>
      </w:r>
      <w:r>
        <w:rPr>
          <w:rFonts w:hint="eastAsia"/>
        </w:rPr>
        <w:t>98</w:t>
      </w:r>
      <w:r>
        <w:t>]</w:t>
      </w:r>
      <w:r>
        <w:t>在传统卷积神经网络的基础上，通过引入联合目标函数实现对包含输出层和中间层</w:t>
      </w:r>
      <w:proofErr w:type="gramStart"/>
      <w:r>
        <w:t>在内每</w:t>
      </w:r>
      <w:proofErr w:type="gramEnd"/>
      <w:r>
        <w:t>一层的监督；文献</w:t>
      </w:r>
      <w:r>
        <w:t>[</w:t>
      </w:r>
      <w:r>
        <w:rPr>
          <w:rFonts w:hint="eastAsia"/>
        </w:rPr>
        <w:t>99</w:t>
      </w:r>
      <w:r>
        <w:t>]</w:t>
      </w:r>
      <w:r>
        <w:t>将无监督的聚类算法嵌入到深度网络有监督的判别任务中，实现对输出层和中间任一层的半监督学习；文献</w:t>
      </w:r>
      <w:r>
        <w:t>[</w:t>
      </w:r>
      <w:r>
        <w:rPr>
          <w:rFonts w:hint="eastAsia"/>
        </w:rPr>
        <w:t>100</w:t>
      </w:r>
      <w:r>
        <w:t>]</w:t>
      </w:r>
      <w:r>
        <w:t>提出一种新的深度神经网络</w:t>
      </w:r>
      <w:r>
        <w:t>——</w:t>
      </w:r>
      <w:r>
        <w:t>深度堆叠网络（</w:t>
      </w:r>
      <w:r>
        <w:t>Deep Stacking Network</w:t>
      </w:r>
      <w:r>
        <w:t>，</w:t>
      </w:r>
      <w:r>
        <w:t>DSN</w:t>
      </w:r>
      <w:r>
        <w:t>），网络由一系列具有相同或相似结构的单隐层神经网络模块堆叠构成，区别于传统神经网络的整体训练，</w:t>
      </w:r>
      <w:r>
        <w:t>DSN</w:t>
      </w:r>
      <w:r>
        <w:t>的每个模块均可单独有监督训练，并通过将前一模块输出累加到下一模块作为部分输入的方式实现对前面模块训练结果的继承与利用。对中间层监督力度的加强，有助于为目标任务提取到更具区分性的特征，也一定程度上缓解了多层神经网络训练过程中易陷入局部最优的难题。然而，这距中间层真正意义上的可见</w:t>
      </w:r>
      <w:proofErr w:type="gramStart"/>
      <w:r>
        <w:t>化还有</w:t>
      </w:r>
      <w:proofErr w:type="gramEnd"/>
      <w:r>
        <w:t>一定距离，中间层的含义仍然是未知的，我们仍难以干预深度网络内部的学习过程并对学习结果给出解释。</w:t>
      </w:r>
    </w:p>
    <w:p w14:paraId="236828DC" w14:textId="77777777" w:rsidR="00A20A63" w:rsidRDefault="001C2EF9">
      <w:pPr>
        <w:ind w:firstLine="480"/>
      </w:pPr>
      <w:r>
        <w:lastRenderedPageBreak/>
        <w:t>基于深度堆叠网络，我们搭建了可以与言语情感</w:t>
      </w:r>
      <w:r>
        <w:rPr>
          <w:rFonts w:hint="eastAsia"/>
        </w:rPr>
        <w:t>多视角描述体系相整合</w:t>
      </w:r>
      <w:r>
        <w:t>的中间层部分可见的深度堆叠网络（</w:t>
      </w:r>
      <w:r>
        <w:t>Visible Deep Stacking Network</w:t>
      </w:r>
      <w:r>
        <w:t>，</w:t>
      </w:r>
      <w:r>
        <w:t>VDSN</w:t>
      </w:r>
      <w:r>
        <w:t>），利用多视角情感模型提供的先验知识对深度网络的内部结构进行部分人工干预或引导</w:t>
      </w:r>
      <w:r>
        <w:rPr>
          <w:rFonts w:hint="eastAsia"/>
        </w:rPr>
        <w:t>，赋予中间层具体的含义和显性的相互关系，使其变得可见化或部分可见，部分可见是为了</w:t>
      </w:r>
      <w:r>
        <w:t>保留对未知信息的提取能力和一定的容错能力。根据堆叠位置的不同，</w:t>
      </w:r>
      <w:r>
        <w:t>VDSN</w:t>
      </w:r>
      <w:r>
        <w:t>又分为输入层部分可见的深度堆叠网络（</w:t>
      </w:r>
      <w:r>
        <w:t>Input-layer Visible Deep Stacking Network</w:t>
      </w:r>
      <w:r>
        <w:t>，</w:t>
      </w:r>
      <w:r>
        <w:t>IVDSN</w:t>
      </w:r>
      <w:r>
        <w:t>）和隐含层部分可见的深度堆叠网络（</w:t>
      </w:r>
      <w:r>
        <w:t>Hidden-layer Visible Deep Stacking Network</w:t>
      </w:r>
      <w:r>
        <w:t>，</w:t>
      </w:r>
      <w:r>
        <w:t>HVDSN</w:t>
      </w:r>
      <w:r>
        <w:t>）。</w:t>
      </w:r>
      <w:r>
        <w:rPr>
          <w:rFonts w:hint="eastAsia"/>
        </w:rPr>
        <w:t>我们认为，中间层的可见化有助于深度网络性能的提升，尤其在标注数据有限的情况下，先验知识的引入可以有效地扩充可利用信息。本章我们会</w:t>
      </w:r>
      <w:r>
        <w:t>通过实验对网络性能进行测试，验证所提方法对于深度网络的优化效果，以及利用该模型进行言语情感预测的有效性和</w:t>
      </w:r>
      <w:r>
        <w:rPr>
          <w:rFonts w:hint="eastAsia"/>
        </w:rPr>
        <w:t>多视角</w:t>
      </w:r>
      <w:r>
        <w:t>情感描述体系的合理性。</w:t>
      </w:r>
    </w:p>
    <w:p w14:paraId="6DF44095" w14:textId="77777777" w:rsidR="00A20A63" w:rsidRDefault="001C2EF9">
      <w:pPr>
        <w:ind w:firstLine="480"/>
      </w:pPr>
      <w:r>
        <w:t>接下来将介绍模型的网络结构和训练算法，以及文本特征的提取步骤和网络性能的优化措施，最后将给出利用所提网络进行言语情感预测的</w:t>
      </w:r>
      <w:r>
        <w:rPr>
          <w:rFonts w:hint="eastAsia"/>
        </w:rPr>
        <w:t>实验</w:t>
      </w:r>
      <w:r>
        <w:t>和</w:t>
      </w:r>
      <w:r>
        <w:rPr>
          <w:rFonts w:hint="eastAsia"/>
        </w:rPr>
        <w:t>结果</w:t>
      </w:r>
      <w:r>
        <w:t>分析。</w:t>
      </w:r>
    </w:p>
    <w:p w14:paraId="4E5E8AF7" w14:textId="77777777" w:rsidR="00A20A63" w:rsidRDefault="001C2EF9">
      <w:pPr>
        <w:pStyle w:val="23"/>
      </w:pPr>
      <w:bookmarkStart w:id="124" w:name="_Toc385763063"/>
      <w:bookmarkStart w:id="125" w:name="_Toc385763161"/>
      <w:bookmarkStart w:id="126" w:name="_Toc385763103"/>
      <w:bookmarkStart w:id="127" w:name="_Toc385762754"/>
      <w:bookmarkStart w:id="128" w:name="_Toc385763031"/>
      <w:bookmarkStart w:id="129" w:name="_Toc437135862"/>
      <w:r>
        <w:t>4.</w:t>
      </w:r>
      <w:bookmarkEnd w:id="124"/>
      <w:bookmarkEnd w:id="125"/>
      <w:bookmarkEnd w:id="126"/>
      <w:bookmarkEnd w:id="127"/>
      <w:bookmarkEnd w:id="128"/>
      <w:r>
        <w:rPr>
          <w:rFonts w:hint="eastAsia"/>
        </w:rPr>
        <w:t>2</w:t>
      </w:r>
      <w:r>
        <w:t xml:space="preserve">  </w:t>
      </w:r>
      <w:r>
        <w:t>网络结构</w:t>
      </w:r>
      <w:bookmarkEnd w:id="129"/>
    </w:p>
    <w:p w14:paraId="1C0602DE" w14:textId="77777777" w:rsidR="00A20A63" w:rsidRDefault="001C2EF9">
      <w:pPr>
        <w:pStyle w:val="33"/>
      </w:pPr>
      <w:bookmarkStart w:id="130" w:name="_Toc385763032"/>
      <w:bookmarkStart w:id="131" w:name="_Toc385762755"/>
      <w:bookmarkStart w:id="132" w:name="_Toc385763104"/>
      <w:bookmarkStart w:id="133" w:name="_Toc385763064"/>
      <w:bookmarkStart w:id="134" w:name="_Toc385763162"/>
      <w:bookmarkStart w:id="135" w:name="_Toc437135863"/>
      <w:r>
        <w:t>4.</w:t>
      </w:r>
      <w:r>
        <w:rPr>
          <w:rFonts w:hint="eastAsia"/>
        </w:rPr>
        <w:t>2</w:t>
      </w:r>
      <w:r>
        <w:t xml:space="preserve">.1  </w:t>
      </w:r>
      <w:bookmarkEnd w:id="130"/>
      <w:bookmarkEnd w:id="131"/>
      <w:bookmarkEnd w:id="132"/>
      <w:bookmarkEnd w:id="133"/>
      <w:bookmarkEnd w:id="134"/>
      <w:r>
        <w:t>深度神经网络</w:t>
      </w:r>
      <w:r>
        <w:rPr>
          <w:rFonts w:hint="eastAsia"/>
        </w:rPr>
        <w:t>DNN</w:t>
      </w:r>
      <w:bookmarkEnd w:id="135"/>
    </w:p>
    <w:p w14:paraId="2DA8D006" w14:textId="77777777" w:rsidR="00A20A63" w:rsidRDefault="001C2EF9">
      <w:pPr>
        <w:ind w:firstLine="480"/>
        <w:rPr>
          <w:rFonts w:eastAsiaTheme="minorEastAsia"/>
        </w:rPr>
      </w:pPr>
      <w:r>
        <w:rPr>
          <w:rFonts w:eastAsiaTheme="minorEastAsia"/>
          <w:color w:val="000000"/>
          <w:shd w:val="clear" w:color="auto" w:fill="FFFFFF"/>
        </w:rPr>
        <w:t>深度神经网络（</w:t>
      </w:r>
      <w:r>
        <w:rPr>
          <w:rFonts w:eastAsiaTheme="minorEastAsia"/>
          <w:color w:val="000000"/>
          <w:shd w:val="clear" w:color="auto" w:fill="FFFFFF"/>
        </w:rPr>
        <w:t>Deep Neural Network</w:t>
      </w:r>
      <w:r>
        <w:rPr>
          <w:rFonts w:eastAsiaTheme="minorEastAsia"/>
          <w:color w:val="000000"/>
          <w:shd w:val="clear" w:color="auto" w:fill="FFFFFF"/>
        </w:rPr>
        <w:t>，</w:t>
      </w:r>
      <w:r>
        <w:rPr>
          <w:rFonts w:eastAsiaTheme="minorEastAsia"/>
          <w:color w:val="000000"/>
          <w:shd w:val="clear" w:color="auto" w:fill="FFFFFF"/>
        </w:rPr>
        <w:t>DNN</w:t>
      </w:r>
      <w:r>
        <w:rPr>
          <w:rFonts w:eastAsiaTheme="minorEastAsia"/>
          <w:color w:val="000000"/>
          <w:shd w:val="clear" w:color="auto" w:fill="FFFFFF"/>
        </w:rPr>
        <w:t>），从字面理解就是深层次的人工神经网络</w:t>
      </w:r>
      <w:r>
        <w:rPr>
          <w:rFonts w:eastAsiaTheme="minorEastAsia" w:hint="eastAsia"/>
          <w:color w:val="000000"/>
          <w:shd w:val="clear" w:color="auto" w:fill="FFFFFF"/>
        </w:rPr>
        <w:t>，从</w:t>
      </w:r>
      <w:r>
        <w:rPr>
          <w:rFonts w:eastAsiaTheme="minorEastAsia"/>
          <w:color w:val="000000"/>
          <w:shd w:val="clear" w:color="auto" w:fill="FFFFFF"/>
        </w:rPr>
        <w:t>人工神经网络发展而来。人工神经网络（</w:t>
      </w:r>
      <w:r>
        <w:rPr>
          <w:rFonts w:eastAsiaTheme="minorEastAsia"/>
          <w:color w:val="000000"/>
          <w:shd w:val="clear" w:color="auto" w:fill="FFFFFF"/>
        </w:rPr>
        <w:t>Artificial Neural Network</w:t>
      </w:r>
      <w:r>
        <w:rPr>
          <w:rFonts w:eastAsiaTheme="minorEastAsia"/>
          <w:color w:val="000000"/>
          <w:shd w:val="clear" w:color="auto" w:fill="FFFFFF"/>
        </w:rPr>
        <w:t>，</w:t>
      </w:r>
      <w:r>
        <w:rPr>
          <w:rFonts w:eastAsiaTheme="minorEastAsia"/>
          <w:color w:val="000000"/>
          <w:shd w:val="clear" w:color="auto" w:fill="FFFFFF"/>
        </w:rPr>
        <w:t>ANN</w:t>
      </w:r>
      <w:r>
        <w:rPr>
          <w:rFonts w:eastAsiaTheme="minorEastAsia"/>
          <w:color w:val="000000"/>
          <w:shd w:val="clear" w:color="auto" w:fill="FFFFFF"/>
        </w:rPr>
        <w:t>）是一种</w:t>
      </w:r>
      <w:r>
        <w:rPr>
          <w:rFonts w:eastAsiaTheme="minorEastAsia" w:hint="eastAsia"/>
          <w:color w:val="000000"/>
          <w:shd w:val="clear" w:color="auto" w:fill="FFFFFF"/>
        </w:rPr>
        <w:t>利用</w:t>
      </w:r>
      <w:r>
        <w:rPr>
          <w:rFonts w:eastAsiaTheme="minorEastAsia"/>
          <w:color w:val="000000"/>
          <w:shd w:val="clear" w:color="auto" w:fill="FFFFFF"/>
        </w:rPr>
        <w:t>类似于大脑神经突触连接的结构进行信息处理的数学模型，在工程与学术界也常直接简称为神经网络或类神经网络。神经网络由大量的简单基本元件</w:t>
      </w:r>
      <w:r>
        <w:rPr>
          <w:rFonts w:eastAsiaTheme="minorEastAsia" w:hint="eastAsia"/>
          <w:color w:val="000000"/>
          <w:shd w:val="clear" w:color="auto" w:fill="FFFFFF"/>
        </w:rPr>
        <w:t>——“</w:t>
      </w:r>
      <w:r>
        <w:rPr>
          <w:rFonts w:eastAsiaTheme="minorEastAsia"/>
          <w:color w:val="000000"/>
          <w:shd w:val="clear" w:color="auto" w:fill="FFFFFF"/>
        </w:rPr>
        <w:t>神经元</w:t>
      </w:r>
      <w:r>
        <w:rPr>
          <w:rFonts w:eastAsiaTheme="minorEastAsia" w:hint="eastAsia"/>
          <w:color w:val="000000"/>
          <w:shd w:val="clear" w:color="auto" w:fill="FFFFFF"/>
        </w:rPr>
        <w:t>”</w:t>
      </w:r>
      <w:r>
        <w:rPr>
          <w:rFonts w:eastAsiaTheme="minorEastAsia"/>
          <w:color w:val="000000"/>
          <w:shd w:val="clear" w:color="auto" w:fill="FFFFFF"/>
        </w:rPr>
        <w:t>相互连接而成</w:t>
      </w:r>
      <w:r>
        <w:rPr>
          <w:rFonts w:eastAsiaTheme="minorEastAsia" w:hint="eastAsia"/>
          <w:color w:val="000000"/>
          <w:shd w:val="clear" w:color="auto" w:fill="FFFFFF"/>
        </w:rPr>
        <w:t>，</w:t>
      </w:r>
      <w:r>
        <w:rPr>
          <w:rFonts w:eastAsiaTheme="minorEastAsia"/>
          <w:color w:val="000000"/>
          <w:shd w:val="clear" w:color="auto" w:fill="FFFFFF"/>
        </w:rPr>
        <w:t>每个神经元</w:t>
      </w:r>
      <w:r>
        <w:rPr>
          <w:rFonts w:eastAsiaTheme="minorEastAsia" w:hint="eastAsia"/>
          <w:color w:val="000000"/>
          <w:shd w:val="clear" w:color="auto" w:fill="FFFFFF"/>
        </w:rPr>
        <w:t>作为</w:t>
      </w:r>
      <w:r>
        <w:rPr>
          <w:rFonts w:eastAsiaTheme="minorEastAsia"/>
          <w:color w:val="000000"/>
          <w:shd w:val="clear" w:color="auto" w:fill="FFFFFF"/>
        </w:rPr>
        <w:t>网络的一个节点，代表一种特定的输出函数，称为激活函数或激励函数（</w:t>
      </w:r>
      <w:r>
        <w:rPr>
          <w:rFonts w:eastAsiaTheme="minorEastAsia"/>
          <w:color w:val="000000"/>
          <w:shd w:val="clear" w:color="auto" w:fill="FFFFFF"/>
        </w:rPr>
        <w:t>Activation Function</w:t>
      </w:r>
      <w:r>
        <w:rPr>
          <w:rFonts w:eastAsiaTheme="minorEastAsia"/>
          <w:color w:val="000000"/>
          <w:shd w:val="clear" w:color="auto" w:fill="FFFFFF"/>
        </w:rPr>
        <w:t>）。每两个节点间的连接都代表一个对通过该连接信号的加权，相当于人工神经网络的记忆。按照生物神经元的特性，每个神经元有一个阈值，当该神经元所获得的输入信号的累积效果超过该阈值时，它就处于激发态；否则应处于抑制态。由此，最直接的激活函数是阈值函数，又称为阶跃函数。但为了使用反向传播算法进行有效学习，</w:t>
      </w:r>
      <w:r>
        <w:rPr>
          <w:rFonts w:eastAsiaTheme="minorEastAsia"/>
          <w:shd w:val="clear" w:color="auto" w:fill="FFFFFF"/>
        </w:rPr>
        <w:t>激活函数必须限制为</w:t>
      </w:r>
      <w:hyperlink r:id="rId50" w:tooltip="可微函数" w:history="1">
        <w:r>
          <w:rPr>
            <w:rFonts w:eastAsiaTheme="minorEastAsia"/>
            <w:shd w:val="clear" w:color="auto" w:fill="FFFFFF"/>
          </w:rPr>
          <w:t>可微函数</w:t>
        </w:r>
      </w:hyperlink>
      <w:r>
        <w:rPr>
          <w:rFonts w:eastAsiaTheme="minorEastAsia"/>
          <w:shd w:val="clear" w:color="auto" w:fill="FFFFFF"/>
        </w:rPr>
        <w:t>。最常用的非线性连续可导的激活函数是</w:t>
      </w:r>
      <w:r>
        <w:rPr>
          <w:rFonts w:eastAsiaTheme="minorEastAsia" w:hint="eastAsia"/>
        </w:rPr>
        <w:t>S</w:t>
      </w:r>
      <w:r>
        <w:rPr>
          <w:rFonts w:eastAsiaTheme="minorEastAsia"/>
        </w:rPr>
        <w:t>igmoid</w:t>
      </w:r>
      <w:r>
        <w:rPr>
          <w:rFonts w:eastAsiaTheme="minorEastAsia"/>
        </w:rPr>
        <w:t>函数，值域为</w:t>
      </w:r>
      <w:r>
        <w:rPr>
          <w:rFonts w:eastAsiaTheme="minorEastAsia"/>
        </w:rPr>
        <w:t>[0,1]</w:t>
      </w:r>
      <w:r>
        <w:rPr>
          <w:rFonts w:eastAsiaTheme="minorEastAsia"/>
        </w:rPr>
        <w:t>；当将</w:t>
      </w:r>
      <w:r>
        <w:rPr>
          <w:rFonts w:eastAsiaTheme="minorEastAsia" w:hint="eastAsia"/>
        </w:rPr>
        <w:t>S</w:t>
      </w:r>
      <w:r>
        <w:rPr>
          <w:rFonts w:eastAsiaTheme="minorEastAsia"/>
        </w:rPr>
        <w:t>igmoid</w:t>
      </w:r>
      <w:r>
        <w:rPr>
          <w:rFonts w:eastAsiaTheme="minorEastAsia"/>
        </w:rPr>
        <w:t>函数稍作变换，还可以得到值域为</w:t>
      </w:r>
      <w:r>
        <w:rPr>
          <w:rFonts w:eastAsiaTheme="minorEastAsia"/>
        </w:rPr>
        <w:t>[-1,1]</w:t>
      </w:r>
      <w:r>
        <w:rPr>
          <w:rFonts w:eastAsiaTheme="minorEastAsia"/>
        </w:rPr>
        <w:t>的双曲正切函数。二者都能实现逻辑回归的映射关系，本文中使用</w:t>
      </w:r>
      <w:r>
        <w:rPr>
          <w:rFonts w:eastAsiaTheme="minorEastAsia" w:hint="eastAsia"/>
        </w:rPr>
        <w:t>S</w:t>
      </w:r>
      <w:r>
        <w:rPr>
          <w:rFonts w:eastAsiaTheme="minorEastAsia"/>
        </w:rPr>
        <w:t>igmoid</w:t>
      </w:r>
      <w:r>
        <w:rPr>
          <w:rFonts w:eastAsiaTheme="minorEastAsia"/>
        </w:rPr>
        <w:t>函数作为激活函数。</w:t>
      </w:r>
    </w:p>
    <w:p w14:paraId="404133B2" w14:textId="77777777" w:rsidR="00A20A63" w:rsidRDefault="001C2EF9">
      <w:pPr>
        <w:ind w:firstLine="480"/>
        <w:rPr>
          <w:color w:val="000000"/>
          <w:shd w:val="clear" w:color="auto" w:fill="FFFFFF"/>
        </w:rPr>
      </w:pPr>
      <w:r>
        <w:rPr>
          <w:rFonts w:eastAsiaTheme="minorEastAsia"/>
          <w:bCs/>
          <w:color w:val="000000"/>
          <w:shd w:val="clear" w:color="auto" w:fill="FFFFFF"/>
        </w:rPr>
        <w:t>多层感知机</w:t>
      </w:r>
      <w:r>
        <w:rPr>
          <w:rFonts w:eastAsiaTheme="minorEastAsia"/>
          <w:color w:val="000000"/>
          <w:shd w:val="clear" w:color="auto" w:fill="FFFFFF"/>
        </w:rPr>
        <w:t>（</w:t>
      </w:r>
      <w:r>
        <w:rPr>
          <w:rFonts w:eastAsiaTheme="minorEastAsia"/>
          <w:color w:val="000000"/>
          <w:shd w:val="clear" w:color="auto" w:fill="FFFFFF"/>
        </w:rPr>
        <w:t>Multilayer Perceptron</w:t>
      </w:r>
      <w:r>
        <w:rPr>
          <w:rFonts w:eastAsiaTheme="minorEastAsia"/>
          <w:color w:val="000000"/>
          <w:shd w:val="clear" w:color="auto" w:fill="FFFFFF"/>
        </w:rPr>
        <w:t>，</w:t>
      </w:r>
      <w:r>
        <w:rPr>
          <w:rFonts w:eastAsiaTheme="minorEastAsia"/>
          <w:color w:val="000000"/>
          <w:shd w:val="clear" w:color="auto" w:fill="FFFFFF"/>
        </w:rPr>
        <w:t>MLP</w:t>
      </w:r>
      <w:r>
        <w:rPr>
          <w:rFonts w:eastAsiaTheme="minorEastAsia"/>
          <w:color w:val="000000"/>
          <w:shd w:val="clear" w:color="auto" w:fill="FFFFFF"/>
        </w:rPr>
        <w:t>）</w:t>
      </w:r>
      <w:r>
        <w:rPr>
          <w:rFonts w:eastAsiaTheme="minorEastAsia"/>
          <w:color w:val="000000"/>
          <w:shd w:val="clear" w:color="auto" w:fill="FFFFFF"/>
        </w:rPr>
        <w:t xml:space="preserve"> </w:t>
      </w:r>
      <w:r>
        <w:rPr>
          <w:rFonts w:eastAsiaTheme="minorEastAsia"/>
          <w:color w:val="000000"/>
          <w:shd w:val="clear" w:color="auto" w:fill="FFFFFF"/>
        </w:rPr>
        <w:t>是一种前向结构的</w:t>
      </w:r>
      <w:hyperlink r:id="rId51" w:tooltip="人工神经网络" w:history="1">
        <w:r>
          <w:rPr>
            <w:rFonts w:eastAsiaTheme="minorEastAsia"/>
            <w:shd w:val="clear" w:color="auto" w:fill="FFFFFF"/>
          </w:rPr>
          <w:t>人工神经网络</w:t>
        </w:r>
      </w:hyperlink>
      <w:r>
        <w:rPr>
          <w:rFonts w:eastAsiaTheme="minorEastAsia"/>
          <w:color w:val="000000"/>
          <w:shd w:val="clear" w:color="auto" w:fill="FFFFFF"/>
        </w:rPr>
        <w:t>，映射一组输入向量到一组输出向量。</w:t>
      </w:r>
      <w:r>
        <w:rPr>
          <w:rFonts w:eastAsiaTheme="minorEastAsia"/>
          <w:color w:val="000000"/>
          <w:shd w:val="clear" w:color="auto" w:fill="FFFFFF"/>
        </w:rPr>
        <w:t>MLP</w:t>
      </w:r>
      <w:r>
        <w:rPr>
          <w:rFonts w:eastAsiaTheme="minorEastAsia"/>
          <w:color w:val="000000"/>
          <w:shd w:val="clear" w:color="auto" w:fill="FFFFFF"/>
        </w:rPr>
        <w:t>可以被看作是一个有向图，由多个节点层组成，每一层都全连接到下一层。除了输入节点，每个节点都是一个具有非线性</w:t>
      </w:r>
      <w:r>
        <w:rPr>
          <w:rFonts w:eastAsiaTheme="minorEastAsia"/>
          <w:color w:val="000000"/>
          <w:shd w:val="clear" w:color="auto" w:fill="FFFFFF"/>
        </w:rPr>
        <w:lastRenderedPageBreak/>
        <w:t>激活函数的神经元。图</w:t>
      </w:r>
      <w:r>
        <w:rPr>
          <w:rFonts w:eastAsiaTheme="minorEastAsia"/>
          <w:color w:val="000000"/>
          <w:shd w:val="clear" w:color="auto" w:fill="FFFFFF"/>
        </w:rPr>
        <w:t>4-1</w:t>
      </w:r>
      <w:r>
        <w:rPr>
          <w:rFonts w:eastAsiaTheme="minorEastAsia"/>
          <w:color w:val="000000"/>
          <w:shd w:val="clear" w:color="auto" w:fill="FFFFFF"/>
        </w:rPr>
        <w:t>给出多层感知机的示意图，包含输入层、输出层和隐含层三部分：输入层接受大量输入信息但不进行非线性计算；输出层汇总了对网络中输入层源节点产生的激励模式的全部响应；输入层与输出层之间众多神经单元和链接组成的各个层面由于不能在训练样本集中观测到它们的值而被称为</w:t>
      </w:r>
      <w:r>
        <w:rPr>
          <w:rFonts w:eastAsiaTheme="minorEastAsia" w:hint="eastAsia"/>
          <w:color w:val="000000"/>
          <w:shd w:val="clear" w:color="auto" w:fill="FFFFFF"/>
        </w:rPr>
        <w:t>“</w:t>
      </w:r>
      <w:r>
        <w:rPr>
          <w:rFonts w:eastAsiaTheme="minorEastAsia"/>
          <w:color w:val="000000"/>
          <w:shd w:val="clear" w:color="auto" w:fill="FFFFFF"/>
        </w:rPr>
        <w:t>隐含层</w:t>
      </w:r>
      <w:r>
        <w:rPr>
          <w:rFonts w:eastAsiaTheme="minorEastAsia" w:hint="eastAsia"/>
          <w:color w:val="000000"/>
          <w:shd w:val="clear" w:color="auto" w:fill="FFFFFF"/>
        </w:rPr>
        <w:t>”</w:t>
      </w:r>
      <w:r>
        <w:rPr>
          <w:rFonts w:eastAsiaTheme="minorEastAsia"/>
          <w:color w:val="000000"/>
          <w:shd w:val="clear" w:color="auto" w:fill="FFFFFF"/>
        </w:rPr>
        <w:t>。隐含层可以有一层或多层，当仅包含一层隐含层时（如图</w:t>
      </w:r>
      <w:r>
        <w:rPr>
          <w:rFonts w:eastAsiaTheme="minorEastAsia"/>
          <w:color w:val="000000"/>
          <w:shd w:val="clear" w:color="auto" w:fill="FFFFFF"/>
        </w:rPr>
        <w:t>4-1(a)</w:t>
      </w:r>
      <w:r>
        <w:rPr>
          <w:rFonts w:eastAsiaTheme="minorEastAsia"/>
          <w:color w:val="000000"/>
          <w:shd w:val="clear" w:color="auto" w:fill="FFFFFF"/>
        </w:rPr>
        <w:t>所示），网络与传统</w:t>
      </w:r>
      <w:proofErr w:type="gramStart"/>
      <w:r>
        <w:rPr>
          <w:rFonts w:eastAsiaTheme="minorEastAsia"/>
          <w:color w:val="000000"/>
          <w:shd w:val="clear" w:color="auto" w:fill="FFFFFF"/>
        </w:rPr>
        <w:t>隐</w:t>
      </w:r>
      <w:proofErr w:type="gramEnd"/>
      <w:r>
        <w:rPr>
          <w:rFonts w:eastAsiaTheme="minorEastAsia"/>
          <w:color w:val="000000"/>
          <w:shd w:val="clear" w:color="auto" w:fill="FFFFFF"/>
        </w:rPr>
        <w:t>马尔可夫模型（</w:t>
      </w:r>
      <w:r>
        <w:rPr>
          <w:rFonts w:eastAsiaTheme="minorEastAsia"/>
          <w:color w:val="000000"/>
          <w:shd w:val="clear" w:color="auto" w:fill="FFFFFF"/>
        </w:rPr>
        <w:t>Hidden Markov Model</w:t>
      </w:r>
      <w:r>
        <w:rPr>
          <w:rFonts w:eastAsiaTheme="minorEastAsia"/>
          <w:color w:val="000000"/>
          <w:shd w:val="clear" w:color="auto" w:fill="FFFFFF"/>
        </w:rPr>
        <w:t>，</w:t>
      </w:r>
      <w:r>
        <w:rPr>
          <w:rFonts w:eastAsiaTheme="minorEastAsia"/>
          <w:color w:val="000000"/>
          <w:shd w:val="clear" w:color="auto" w:fill="FFFFFF"/>
        </w:rPr>
        <w:t>HMM</w:t>
      </w:r>
      <w:r>
        <w:rPr>
          <w:rFonts w:eastAsiaTheme="minorEastAsia"/>
          <w:color w:val="000000"/>
          <w:shd w:val="clear" w:color="auto" w:fill="FFFFFF"/>
        </w:rPr>
        <w:t>）、条件随机场（</w:t>
      </w:r>
      <w:r>
        <w:rPr>
          <w:rFonts w:eastAsiaTheme="minorEastAsia"/>
          <w:color w:val="000000"/>
          <w:shd w:val="clear" w:color="auto" w:fill="FFFFFF"/>
        </w:rPr>
        <w:t>Conditional Random Field</w:t>
      </w:r>
      <w:r>
        <w:rPr>
          <w:rFonts w:eastAsiaTheme="minorEastAsia"/>
          <w:color w:val="000000"/>
          <w:shd w:val="clear" w:color="auto" w:fill="FFFFFF"/>
        </w:rPr>
        <w:t>，</w:t>
      </w:r>
      <w:r>
        <w:rPr>
          <w:rFonts w:eastAsiaTheme="minorEastAsia"/>
          <w:color w:val="000000"/>
          <w:shd w:val="clear" w:color="auto" w:fill="FFFFFF"/>
        </w:rPr>
        <w:t>CRF</w:t>
      </w:r>
      <w:r>
        <w:rPr>
          <w:rFonts w:eastAsiaTheme="minorEastAsia"/>
          <w:color w:val="000000"/>
          <w:shd w:val="clear" w:color="auto" w:fill="FFFFFF"/>
        </w:rPr>
        <w:t>）、最大熵模型（</w:t>
      </w:r>
      <w:r>
        <w:rPr>
          <w:rFonts w:eastAsiaTheme="minorEastAsia"/>
          <w:color w:val="000000"/>
          <w:shd w:val="clear" w:color="auto" w:fill="FFFFFF"/>
        </w:rPr>
        <w:t>Maximum Entropy</w:t>
      </w:r>
      <w:r>
        <w:rPr>
          <w:rFonts w:eastAsiaTheme="minorEastAsia"/>
          <w:color w:val="000000"/>
          <w:shd w:val="clear" w:color="auto" w:fill="FFFFFF"/>
        </w:rPr>
        <w:t>，</w:t>
      </w:r>
      <w:r>
        <w:rPr>
          <w:rFonts w:eastAsiaTheme="minorEastAsia"/>
          <w:color w:val="000000"/>
          <w:shd w:val="clear" w:color="auto" w:fill="FFFFFF"/>
        </w:rPr>
        <w:t>MaxEnt</w:t>
      </w:r>
      <w:r>
        <w:rPr>
          <w:rFonts w:eastAsiaTheme="minorEastAsia"/>
          <w:color w:val="000000"/>
          <w:shd w:val="clear" w:color="auto" w:fill="FFFFFF"/>
        </w:rPr>
        <w:t>）和支持向量机（</w:t>
      </w:r>
      <w:r>
        <w:rPr>
          <w:rFonts w:eastAsiaTheme="minorEastAsia"/>
          <w:color w:val="000000"/>
          <w:shd w:val="clear" w:color="auto" w:fill="FFFFFF"/>
        </w:rPr>
        <w:t>Support Vector Machine</w:t>
      </w:r>
      <w:r>
        <w:rPr>
          <w:rFonts w:eastAsiaTheme="minorEastAsia"/>
          <w:color w:val="000000"/>
          <w:shd w:val="clear" w:color="auto" w:fill="FFFFFF"/>
        </w:rPr>
        <w:t>，</w:t>
      </w:r>
      <w:r>
        <w:rPr>
          <w:rFonts w:eastAsiaTheme="minorEastAsia"/>
          <w:color w:val="000000"/>
          <w:shd w:val="clear" w:color="auto" w:fill="FFFFFF"/>
        </w:rPr>
        <w:t>SVM</w:t>
      </w:r>
      <w:r>
        <w:rPr>
          <w:rFonts w:eastAsiaTheme="minorEastAsia"/>
          <w:color w:val="000000"/>
          <w:shd w:val="clear" w:color="auto" w:fill="FFFFFF"/>
        </w:rPr>
        <w:t>）等一起统称为浅层学习结构，它们的共性是仅含单个将原始输入信号转换到特</w:t>
      </w:r>
      <w:r>
        <w:rPr>
          <w:color w:val="000000"/>
          <w:shd w:val="clear" w:color="auto" w:fill="FFFFFF"/>
        </w:rPr>
        <w:t>定问题空间的简单结构，在有限样本和计算单元情况下对复杂函数的表示能力有限，针对复杂分类问题其泛化能力受到一定制约。含</w:t>
      </w:r>
      <w:proofErr w:type="gramStart"/>
      <w:r>
        <w:rPr>
          <w:color w:val="000000"/>
          <w:shd w:val="clear" w:color="auto" w:fill="FFFFFF"/>
        </w:rPr>
        <w:t>多隐层的</w:t>
      </w:r>
      <w:proofErr w:type="gramEnd"/>
      <w:r>
        <w:rPr>
          <w:color w:val="000000"/>
          <w:shd w:val="clear" w:color="auto" w:fill="FFFFFF"/>
        </w:rPr>
        <w:t>多层感知机构成一种深度学习结构（如图</w:t>
      </w:r>
      <w:r>
        <w:rPr>
          <w:color w:val="000000"/>
          <w:shd w:val="clear" w:color="auto" w:fill="FFFFFF"/>
        </w:rPr>
        <w:t>4-1(b)</w:t>
      </w:r>
      <w:r>
        <w:rPr>
          <w:color w:val="000000"/>
          <w:shd w:val="clear" w:color="auto" w:fill="FFFFFF"/>
        </w:rPr>
        <w:t>所示）。</w:t>
      </w:r>
    </w:p>
    <w:p w14:paraId="20691260" w14:textId="77777777" w:rsidR="00A20A63" w:rsidRDefault="001C2EF9">
      <w:pPr>
        <w:adjustRightInd/>
        <w:snapToGrid/>
        <w:spacing w:line="240" w:lineRule="auto"/>
        <w:ind w:firstLineChars="0" w:firstLine="0"/>
        <w:jc w:val="center"/>
        <w:rPr>
          <w:rFonts w:eastAsiaTheme="minorEastAsia"/>
          <w:color w:val="000000"/>
          <w:sz w:val="26"/>
          <w:szCs w:val="26"/>
          <w:shd w:val="clear" w:color="auto" w:fill="FFFFFF"/>
        </w:rPr>
      </w:pPr>
      <w:r>
        <w:rPr>
          <w:rFonts w:eastAsiaTheme="minorEastAsia"/>
          <w:noProof/>
          <w:color w:val="333333"/>
          <w:sz w:val="27"/>
          <w:szCs w:val="27"/>
        </w:rPr>
        <w:drawing>
          <wp:inline distT="0" distB="0" distL="0" distR="0" wp14:anchorId="067D0A8E" wp14:editId="060A9785">
            <wp:extent cx="3219450" cy="2303780"/>
            <wp:effectExtent l="0" t="0" r="0" b="0"/>
            <wp:docPr id="11" name="图片 11"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r="38989"/>
                    <a:stretch>
                      <a:fillRect/>
                    </a:stretch>
                  </pic:blipFill>
                  <pic:spPr>
                    <a:xfrm>
                      <a:off x="0" y="0"/>
                      <a:ext cx="3217900" cy="2303115"/>
                    </a:xfrm>
                    <a:prstGeom prst="rect">
                      <a:avLst/>
                    </a:prstGeom>
                    <a:noFill/>
                    <a:ln>
                      <a:noFill/>
                    </a:ln>
                  </pic:spPr>
                </pic:pic>
              </a:graphicData>
            </a:graphic>
          </wp:inline>
        </w:drawing>
      </w:r>
      <w:r>
        <w:rPr>
          <w:rFonts w:eastAsiaTheme="minorEastAsia"/>
          <w:noProof/>
          <w:color w:val="333333"/>
          <w:sz w:val="27"/>
          <w:szCs w:val="27"/>
        </w:rPr>
        <w:drawing>
          <wp:inline distT="0" distB="0" distL="0" distR="0" wp14:anchorId="5F638A0E" wp14:editId="08B41288">
            <wp:extent cx="2009775" cy="2124075"/>
            <wp:effectExtent l="0" t="0" r="0" b="0"/>
            <wp:docPr id="15" name="图片 15"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l="61914" b="7794"/>
                    <a:stretch>
                      <a:fillRect/>
                    </a:stretch>
                  </pic:blipFill>
                  <pic:spPr>
                    <a:xfrm>
                      <a:off x="0" y="0"/>
                      <a:ext cx="2008808" cy="2123053"/>
                    </a:xfrm>
                    <a:prstGeom prst="rect">
                      <a:avLst/>
                    </a:prstGeom>
                    <a:noFill/>
                    <a:ln>
                      <a:noFill/>
                    </a:ln>
                  </pic:spPr>
                </pic:pic>
              </a:graphicData>
            </a:graphic>
          </wp:inline>
        </w:drawing>
      </w:r>
    </w:p>
    <w:p w14:paraId="79F2B720" w14:textId="77777777" w:rsidR="00A20A63" w:rsidRDefault="001C2EF9">
      <w:pPr>
        <w:adjustRightInd/>
        <w:snapToGrid/>
        <w:spacing w:line="240" w:lineRule="auto"/>
        <w:ind w:left="840" w:firstLineChars="0" w:firstLine="0"/>
        <w:jc w:val="center"/>
        <w:rPr>
          <w:rFonts w:eastAsiaTheme="minorEastAsia"/>
          <w:color w:val="000000"/>
          <w:sz w:val="20"/>
          <w:szCs w:val="26"/>
          <w:shd w:val="clear" w:color="auto" w:fill="FFFFFF"/>
        </w:rPr>
      </w:pP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a</w:t>
      </w:r>
      <w:r>
        <w:rPr>
          <w:rFonts w:eastAsiaTheme="minorEastAsia" w:hint="eastAsia"/>
          <w:color w:val="000000"/>
          <w:sz w:val="20"/>
          <w:szCs w:val="26"/>
          <w:shd w:val="clear" w:color="auto" w:fill="FFFFFF"/>
        </w:rPr>
        <w:t xml:space="preserve">) </w:t>
      </w:r>
      <w:proofErr w:type="gramStart"/>
      <w:r>
        <w:rPr>
          <w:rFonts w:eastAsiaTheme="minorEastAsia"/>
          <w:color w:val="000000"/>
          <w:sz w:val="20"/>
          <w:szCs w:val="26"/>
          <w:shd w:val="clear" w:color="auto" w:fill="FFFFFF"/>
        </w:rPr>
        <w:t>含单隐含层</w:t>
      </w:r>
      <w:proofErr w:type="gramEnd"/>
      <w:r>
        <w:rPr>
          <w:rFonts w:eastAsiaTheme="minorEastAsia"/>
          <w:color w:val="000000"/>
          <w:sz w:val="20"/>
          <w:szCs w:val="26"/>
          <w:shd w:val="clear" w:color="auto" w:fill="FFFFFF"/>
        </w:rPr>
        <w:t>的浅层神经网络</w:t>
      </w:r>
      <w:r>
        <w:rPr>
          <w:rFonts w:eastAsiaTheme="minorEastAsia"/>
          <w:color w:val="000000"/>
          <w:sz w:val="20"/>
          <w:szCs w:val="26"/>
          <w:shd w:val="clear" w:color="auto" w:fill="FFFFFF"/>
        </w:rPr>
        <w:t xml:space="preserve">               </w:t>
      </w: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 xml:space="preserve">b) </w:t>
      </w:r>
      <w:r>
        <w:rPr>
          <w:rFonts w:eastAsiaTheme="minorEastAsia"/>
          <w:color w:val="000000"/>
          <w:sz w:val="20"/>
          <w:szCs w:val="26"/>
          <w:shd w:val="clear" w:color="auto" w:fill="FFFFFF"/>
        </w:rPr>
        <w:t>含多隐含层的深度神经网络</w:t>
      </w:r>
    </w:p>
    <w:p w14:paraId="6F68470D" w14:textId="77777777" w:rsidR="00A20A63" w:rsidRDefault="001C2EF9">
      <w:pPr>
        <w:adjustRightInd/>
        <w:snapToGrid/>
        <w:spacing w:line="240" w:lineRule="auto"/>
        <w:ind w:firstLineChars="0" w:firstLine="0"/>
        <w:jc w:val="left"/>
        <w:rPr>
          <w:rFonts w:eastAsiaTheme="minorEastAsia"/>
          <w:color w:val="000000"/>
          <w:sz w:val="20"/>
          <w:szCs w:val="26"/>
          <w:shd w:val="clear" w:color="auto" w:fill="FFFFFF"/>
        </w:rPr>
      </w:pPr>
      <w:r>
        <w:rPr>
          <w:rFonts w:eastAsiaTheme="minorEastAsia" w:hint="eastAsia"/>
          <w:color w:val="000000"/>
          <w:sz w:val="20"/>
          <w:szCs w:val="26"/>
          <w:shd w:val="clear" w:color="auto" w:fill="FFFFFF"/>
        </w:rPr>
        <w:t>(a) Shallow neural network with one hidden layer   (b) Deep neural network with multiple hidden layers</w:t>
      </w:r>
    </w:p>
    <w:p w14:paraId="0E7AA474"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color w:val="000000"/>
          <w:sz w:val="21"/>
          <w:szCs w:val="26"/>
          <w:shd w:val="clear" w:color="auto" w:fill="FFFFFF"/>
        </w:rPr>
        <w:t>图</w:t>
      </w:r>
      <w:r>
        <w:rPr>
          <w:rFonts w:eastAsiaTheme="minorEastAsia"/>
          <w:color w:val="000000"/>
          <w:sz w:val="21"/>
          <w:szCs w:val="26"/>
          <w:shd w:val="clear" w:color="auto" w:fill="FFFFFF"/>
        </w:rPr>
        <w:t xml:space="preserve">4-1 </w:t>
      </w:r>
      <w:r>
        <w:rPr>
          <w:rFonts w:eastAsiaTheme="minorEastAsia"/>
          <w:color w:val="000000"/>
          <w:sz w:val="21"/>
          <w:szCs w:val="26"/>
          <w:shd w:val="clear" w:color="auto" w:fill="FFFFFF"/>
        </w:rPr>
        <w:t>多层感知机</w:t>
      </w:r>
    </w:p>
    <w:p w14:paraId="1203AAD1"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hint="eastAsia"/>
          <w:color w:val="000000"/>
          <w:sz w:val="21"/>
          <w:szCs w:val="26"/>
          <w:shd w:val="clear" w:color="auto" w:fill="FFFFFF"/>
        </w:rPr>
        <w:t xml:space="preserve">Fig. 4-1 </w:t>
      </w:r>
      <w:r>
        <w:rPr>
          <w:rFonts w:eastAsiaTheme="minorEastAsia"/>
          <w:color w:val="000000"/>
          <w:shd w:val="clear" w:color="auto" w:fill="FFFFFF"/>
        </w:rPr>
        <w:t>Multilayer Perceptron</w:t>
      </w:r>
    </w:p>
    <w:p w14:paraId="31BCE201" w14:textId="77777777" w:rsidR="00A20A63" w:rsidRDefault="001C2EF9">
      <w:pPr>
        <w:ind w:firstLine="480"/>
        <w:rPr>
          <w:color w:val="000000"/>
          <w:shd w:val="clear" w:color="auto" w:fill="FFFFFF"/>
        </w:rPr>
      </w:pPr>
      <w:r>
        <w:rPr>
          <w:color w:val="000000"/>
          <w:shd w:val="clear" w:color="auto" w:fill="FFFFFF"/>
        </w:rPr>
        <w:t>深度学习结构可以很简洁地表示复杂函数</w:t>
      </w:r>
      <w:r>
        <w:rPr>
          <w:rFonts w:hint="eastAsia"/>
          <w:color w:val="000000"/>
          <w:shd w:val="clear" w:color="auto" w:fill="FFFFFF"/>
        </w:rPr>
        <w:t>；</w:t>
      </w:r>
      <w:r>
        <w:rPr>
          <w:color w:val="000000"/>
          <w:shd w:val="clear" w:color="auto" w:fill="FFFFFF"/>
        </w:rPr>
        <w:t>还可以通过组合低层特征形成更加抽象的高层表示（属性类别或特征），</w:t>
      </w:r>
      <w:r>
        <w:rPr>
          <w:rFonts w:hint="eastAsia"/>
          <w:color w:val="000000"/>
          <w:shd w:val="clear" w:color="auto" w:fill="FFFFFF"/>
        </w:rPr>
        <w:t>从而</w:t>
      </w:r>
      <w:r>
        <w:rPr>
          <w:color w:val="000000"/>
          <w:shd w:val="clear" w:color="auto" w:fill="FFFFFF"/>
        </w:rPr>
        <w:t>得到数据的分布式特征表示</w:t>
      </w:r>
      <w:r>
        <w:rPr>
          <w:rFonts w:hint="eastAsia"/>
          <w:color w:val="000000"/>
          <w:shd w:val="clear" w:color="auto" w:fill="FFFFFF"/>
        </w:rPr>
        <w:t>；此外，</w:t>
      </w:r>
      <w:r>
        <w:rPr>
          <w:color w:val="000000"/>
          <w:shd w:val="clear" w:color="auto" w:fill="FFFFFF"/>
        </w:rPr>
        <w:t>深度网络还展现了强大的从少数样本中学习数据集本质特征或潜在结构的能力。</w:t>
      </w:r>
    </w:p>
    <w:p w14:paraId="3636FE2E" w14:textId="77777777" w:rsidR="00A20A63" w:rsidRDefault="001C2EF9">
      <w:pPr>
        <w:ind w:firstLine="480"/>
      </w:pPr>
      <w:r>
        <w:t>常用的训练神经网络的算法是反向传播（</w:t>
      </w:r>
      <w:r>
        <w:t>Back-propagation</w:t>
      </w:r>
      <w:r>
        <w:t>，</w:t>
      </w:r>
      <w:r>
        <w:t>BP</w:t>
      </w:r>
      <w:r>
        <w:t>）算法，通过使输出层与目标值的误差最小反向逐层调整各层间的联系权重，但该误差函数是一个含多个极小值的高度非</w:t>
      </w:r>
      <w:proofErr w:type="gramStart"/>
      <w:r>
        <w:t>凸</w:t>
      </w:r>
      <w:proofErr w:type="gramEnd"/>
      <w:r>
        <w:t>空间，因此在沿梯度下降的方向搜寻误差极小值时常使网络收敛于局部最小，尤其是从远离最优区域开始时（随机值初始化会导致这种情况的发生）；其次，在利用</w:t>
      </w:r>
      <w:r>
        <w:t>BP</w:t>
      </w:r>
      <w:r>
        <w:t>算法向其它层反向传播该梯度时，随着网络层数的增加，反向传播的梯度（从输出层到网络的最初几层）幅度值会急剧地减小，</w:t>
      </w:r>
      <w:r>
        <w:rPr>
          <w:color w:val="000000"/>
          <w:sz w:val="26"/>
          <w:szCs w:val="26"/>
          <w:shd w:val="clear" w:color="auto" w:fill="FFFFFF"/>
        </w:rPr>
        <w:t>这使得最初几层的权重变化非常缓慢，以至于它们不能够从样本中进行有效</w:t>
      </w:r>
      <w:r>
        <w:rPr>
          <w:color w:val="000000"/>
          <w:sz w:val="26"/>
          <w:szCs w:val="26"/>
          <w:shd w:val="clear" w:color="auto" w:fill="FFFFFF"/>
        </w:rPr>
        <w:lastRenderedPageBreak/>
        <w:t>的学习，从而使得整个网络的性能与仅由最后几层组成的浅层网络性能相似，这种问题通常被称为</w:t>
      </w:r>
      <w:r>
        <w:rPr>
          <w:rFonts w:hint="eastAsia"/>
          <w:color w:val="000000"/>
          <w:sz w:val="26"/>
          <w:szCs w:val="26"/>
          <w:shd w:val="clear" w:color="auto" w:fill="FFFFFF"/>
        </w:rPr>
        <w:t>“</w:t>
      </w:r>
      <w:r>
        <w:rPr>
          <w:color w:val="000000"/>
          <w:sz w:val="26"/>
          <w:szCs w:val="26"/>
          <w:shd w:val="clear" w:color="auto" w:fill="FFFFFF"/>
        </w:rPr>
        <w:t>梯度的扩散（</w:t>
      </w:r>
      <w:r>
        <w:t>Gradient Diffusion</w:t>
      </w:r>
      <w:r>
        <w:rPr>
          <w:color w:val="000000"/>
          <w:sz w:val="26"/>
          <w:szCs w:val="26"/>
          <w:shd w:val="clear" w:color="auto" w:fill="FFFFFF"/>
        </w:rPr>
        <w:t>）</w:t>
      </w:r>
      <w:r>
        <w:rPr>
          <w:rFonts w:hint="eastAsia"/>
          <w:color w:val="000000"/>
          <w:sz w:val="26"/>
          <w:szCs w:val="26"/>
          <w:shd w:val="clear" w:color="auto" w:fill="FFFFFF"/>
        </w:rPr>
        <w:t>”</w:t>
      </w:r>
      <w:r>
        <w:t>；此外，</w:t>
      </w:r>
      <w:r>
        <w:t>BP</w:t>
      </w:r>
      <w:r>
        <w:t>算法要求有监督训练，即需要标注语料，然而有标签的数据通常是稀缺的，因此对于许多问题，我们很难获得足够多的样本来拟合一个复杂模型的参数，而考虑到深度网络具有强大的表达能力，在不充足的数据上进行训练将会导致过拟合。</w:t>
      </w:r>
      <w:r>
        <w:rPr>
          <w:rFonts w:hint="eastAsia"/>
        </w:rPr>
        <w:t>这些</w:t>
      </w:r>
      <w:r>
        <w:t>原因</w:t>
      </w:r>
      <w:r>
        <w:rPr>
          <w:rFonts w:hint="eastAsia"/>
        </w:rPr>
        <w:t>在</w:t>
      </w:r>
      <w:r>
        <w:t>一段时期</w:t>
      </w:r>
      <w:r>
        <w:rPr>
          <w:rFonts w:hint="eastAsia"/>
        </w:rPr>
        <w:t>制约</w:t>
      </w:r>
      <w:r>
        <w:t>了深度神经网络的运用与发展，并使很多机器学习和信号处理的研究从</w:t>
      </w:r>
      <w:r>
        <w:rPr>
          <w:rFonts w:hint="eastAsia"/>
        </w:rPr>
        <w:t>深度</w:t>
      </w:r>
      <w:r>
        <w:t>网络转移到相对较容易训练的浅层学习结构。</w:t>
      </w:r>
    </w:p>
    <w:p w14:paraId="76C1FEED" w14:textId="77777777" w:rsidR="00A20A63" w:rsidRDefault="001C2EF9">
      <w:pPr>
        <w:pStyle w:val="33"/>
      </w:pPr>
      <w:bookmarkStart w:id="136" w:name="_Toc437135864"/>
      <w:r>
        <w:t>4.</w:t>
      </w:r>
      <w:r>
        <w:rPr>
          <w:rFonts w:hint="eastAsia"/>
        </w:rPr>
        <w:t>2</w:t>
      </w:r>
      <w:r>
        <w:t xml:space="preserve">.2 </w:t>
      </w:r>
      <w:r>
        <w:t>深度置信网络</w:t>
      </w:r>
      <w:r>
        <w:rPr>
          <w:rFonts w:hint="eastAsia"/>
        </w:rPr>
        <w:t>DBN</w:t>
      </w:r>
      <w:bookmarkEnd w:id="136"/>
    </w:p>
    <w:p w14:paraId="0B5DD099" w14:textId="77777777" w:rsidR="00A20A63" w:rsidRDefault="001C2EF9">
      <w:pPr>
        <w:ind w:firstLine="480"/>
      </w:pPr>
      <w:r>
        <w:t>2006</w:t>
      </w:r>
      <w:r>
        <w:t>年，加拿大多伦多大学教授</w:t>
      </w:r>
      <w:r>
        <w:t>Geoffrey Hinton</w:t>
      </w:r>
      <w:r>
        <w:t>和他的学生</w:t>
      </w:r>
      <w:r>
        <w:t>Ruslan Salakhutdinov</w:t>
      </w:r>
      <w:r>
        <w:t>提出一种新的深度神经网络</w:t>
      </w:r>
      <w:r>
        <w:t>——</w:t>
      </w:r>
      <w:r>
        <w:t>深</w:t>
      </w:r>
      <w:r>
        <w:rPr>
          <w:rFonts w:hint="eastAsia"/>
        </w:rPr>
        <w:t>度</w:t>
      </w:r>
      <w:r>
        <w:t>置信网络（</w:t>
      </w:r>
      <w:r>
        <w:t>Deep Belief Network</w:t>
      </w:r>
      <w:r>
        <w:t>，</w:t>
      </w:r>
      <w:r>
        <w:t>DBN</w:t>
      </w:r>
      <w:r>
        <w:t>）</w:t>
      </w:r>
      <w:r>
        <w:rPr>
          <w:vertAlign w:val="superscript"/>
        </w:rPr>
        <w:t>[</w:t>
      </w:r>
      <w:r>
        <w:rPr>
          <w:rFonts w:hint="eastAsia"/>
          <w:vertAlign w:val="superscript"/>
        </w:rPr>
        <w:t>5</w:t>
      </w:r>
      <w:r>
        <w:rPr>
          <w:vertAlign w:val="superscript"/>
        </w:rPr>
        <w:t>0]</w:t>
      </w:r>
      <w:r>
        <w:t>，为解决深度结构的优化难题带来希望。从结构上讲，</w:t>
      </w:r>
      <w:r>
        <w:t>DBN</w:t>
      </w:r>
      <w:r>
        <w:t>与传统的多层感知机</w:t>
      </w:r>
      <w:r>
        <w:rPr>
          <w:rFonts w:hint="eastAsia"/>
        </w:rPr>
        <w:t>没有</w:t>
      </w:r>
      <w:r>
        <w:t>明显区别，并且在做有监督学习时也基于同样的算法</w:t>
      </w:r>
      <w:r>
        <w:rPr>
          <w:rFonts w:hint="eastAsia"/>
        </w:rPr>
        <w:t>（</w:t>
      </w:r>
      <w:r>
        <w:rPr>
          <w:rFonts w:hint="eastAsia"/>
        </w:rPr>
        <w:t>BP</w:t>
      </w:r>
      <w:r>
        <w:rPr>
          <w:rFonts w:hint="eastAsia"/>
        </w:rPr>
        <w:t>算法）</w:t>
      </w:r>
      <w:r>
        <w:t>。不同的是，</w:t>
      </w:r>
      <w:r>
        <w:rPr>
          <w:rFonts w:hint="eastAsia"/>
        </w:rPr>
        <w:t>该</w:t>
      </w:r>
      <w:r>
        <w:t>网络在做有监督学习前要先做</w:t>
      </w:r>
      <w:proofErr w:type="gramStart"/>
      <w:r>
        <w:t>非监督预</w:t>
      </w:r>
      <w:proofErr w:type="gramEnd"/>
      <w:r>
        <w:t>训练，以非监督学习到的</w:t>
      </w:r>
      <w:r>
        <w:rPr>
          <w:rFonts w:hint="eastAsia"/>
        </w:rPr>
        <w:t>网络</w:t>
      </w:r>
      <w:r>
        <w:t>参数作为初始值进行基于有</w:t>
      </w:r>
      <w:proofErr w:type="gramStart"/>
      <w:r>
        <w:t>标数据</w:t>
      </w:r>
      <w:proofErr w:type="gramEnd"/>
      <w:r>
        <w:t>的微调。</w:t>
      </w:r>
      <w:proofErr w:type="gramStart"/>
      <w:r>
        <w:rPr>
          <w:rFonts w:hint="eastAsia"/>
        </w:rPr>
        <w:t>预训练</w:t>
      </w:r>
      <w:proofErr w:type="gramEnd"/>
      <w:r>
        <w:rPr>
          <w:rFonts w:hint="eastAsia"/>
        </w:rPr>
        <w:t>的引入有效提高了网络的收敛速度，改善了网络易陷入局部最优的局面，从而使深度网络的广泛应用成为可能。</w:t>
      </w:r>
    </w:p>
    <w:p w14:paraId="291832DC" w14:textId="77777777" w:rsidR="00A20A63" w:rsidRDefault="001C2EF9">
      <w:pPr>
        <w:ind w:firstLine="480"/>
      </w:pPr>
      <w:r>
        <w:t>关于</w:t>
      </w:r>
      <w:proofErr w:type="gramStart"/>
      <w:r>
        <w:t>预训练</w:t>
      </w:r>
      <w:proofErr w:type="gramEnd"/>
      <w:r>
        <w:t>有助于</w:t>
      </w:r>
      <w:r>
        <w:rPr>
          <w:rFonts w:hint="eastAsia"/>
        </w:rPr>
        <w:t>提升</w:t>
      </w:r>
      <w:r>
        <w:t>网络收敛速度的原因，最直接的解释是</w:t>
      </w:r>
      <w:proofErr w:type="gramStart"/>
      <w:r>
        <w:t>预训练</w:t>
      </w:r>
      <w:proofErr w:type="gramEnd"/>
      <w:r>
        <w:t>为网络参数训练到一组合适的初始值，从这组初始值出发会令代价函数达到一个更低的值。另一种解释是，</w:t>
      </w:r>
      <w:r>
        <w:t>DBN</w:t>
      </w:r>
      <w:r>
        <w:t>是一种生成型神经网络，通过引入无监督</w:t>
      </w:r>
      <w:proofErr w:type="gramStart"/>
      <w:r>
        <w:t>预训练</w:t>
      </w:r>
      <w:proofErr w:type="gramEnd"/>
      <w:r>
        <w:t>可以得到观测数据的先验概率</w:t>
      </w:r>
      <w:r>
        <w:t>P(x)</w:t>
      </w:r>
      <w:r>
        <w:t>，先验概率</w:t>
      </w:r>
      <w:r>
        <w:rPr>
          <w:rFonts w:hint="eastAsia"/>
        </w:rPr>
        <w:t>的</w:t>
      </w:r>
      <w:r>
        <w:t>获取有助于后验概率的学习</w:t>
      </w:r>
      <w:r>
        <w:rPr>
          <w:rFonts w:hint="eastAsia"/>
        </w:rPr>
        <w:t>，而传统的</w:t>
      </w:r>
      <w:r>
        <w:t>区分型神经网络</w:t>
      </w:r>
      <w:r>
        <w:rPr>
          <w:rFonts w:hint="eastAsia"/>
        </w:rPr>
        <w:t>只能通过有监督学习直接估计后验概率，相比之下，先验的学习可以利用大量的无</w:t>
      </w:r>
      <w:proofErr w:type="gramStart"/>
      <w:r>
        <w:rPr>
          <w:rFonts w:hint="eastAsia"/>
        </w:rPr>
        <w:t>标数据</w:t>
      </w:r>
      <w:proofErr w:type="gramEnd"/>
      <w:r>
        <w:rPr>
          <w:rFonts w:hint="eastAsia"/>
        </w:rPr>
        <w:t>学习</w:t>
      </w:r>
      <w:r>
        <w:rPr>
          <w:color w:val="000000"/>
          <w:sz w:val="26"/>
          <w:szCs w:val="26"/>
          <w:shd w:val="clear" w:color="auto" w:fill="FFFFFF"/>
        </w:rPr>
        <w:t>和发现数据中存在的模式，</w:t>
      </w:r>
      <w:r>
        <w:t>有助于避免因网络函数表达能力过强而出现过拟合情况。</w:t>
      </w:r>
    </w:p>
    <w:p w14:paraId="2063DB05" w14:textId="77777777" w:rsidR="00A20A63" w:rsidRDefault="001C2EF9">
      <w:pPr>
        <w:ind w:firstLine="480"/>
      </w:pPr>
      <w:r>
        <w:t>DBN</w:t>
      </w:r>
      <w:r>
        <w:t>由一系列受限波尔兹曼机（</w:t>
      </w:r>
      <w:r>
        <w:t>Restricted Boltzmann Machine</w:t>
      </w:r>
      <w:r>
        <w:t>，</w:t>
      </w:r>
      <w:r>
        <w:t>RBM</w:t>
      </w:r>
      <w:r>
        <w:t>）组成。</w:t>
      </w:r>
      <w:r>
        <w:t>RBM</w:t>
      </w:r>
      <w:r>
        <w:rPr>
          <w:vertAlign w:val="superscript"/>
        </w:rPr>
        <w:t>[</w:t>
      </w:r>
      <w:r>
        <w:rPr>
          <w:rFonts w:hint="eastAsia"/>
          <w:vertAlign w:val="superscript"/>
        </w:rPr>
        <w:t>101</w:t>
      </w:r>
      <w:r>
        <w:rPr>
          <w:vertAlign w:val="superscript"/>
        </w:rPr>
        <w:t>]</w:t>
      </w:r>
      <w:r>
        <w:t>是一种典型神经网络，源自玻尔兹曼机（</w:t>
      </w:r>
      <w:r>
        <w:t>Boltzmann Machine</w:t>
      </w:r>
      <w:r>
        <w:t>，</w:t>
      </w:r>
      <w:r>
        <w:t>BM</w:t>
      </w:r>
      <w:r>
        <w:t>）</w:t>
      </w:r>
      <w:r>
        <w:rPr>
          <w:vertAlign w:val="superscript"/>
        </w:rPr>
        <w:t>[</w:t>
      </w:r>
      <w:r>
        <w:rPr>
          <w:rFonts w:hint="eastAsia"/>
          <w:vertAlign w:val="superscript"/>
        </w:rPr>
        <w:t>102</w:t>
      </w:r>
      <w:r>
        <w:rPr>
          <w:vertAlign w:val="superscript"/>
        </w:rPr>
        <w:t>]</w:t>
      </w:r>
      <w:r>
        <w:t>。</w:t>
      </w:r>
      <w:r>
        <w:t>BM</w:t>
      </w:r>
      <w:r>
        <w:t>是</w:t>
      </w:r>
      <w:r>
        <w:t>Hinton</w:t>
      </w:r>
      <w:r>
        <w:t>和</w:t>
      </w:r>
      <w:r>
        <w:t>Sejnowski</w:t>
      </w:r>
      <w:r>
        <w:t>于</w:t>
      </w:r>
      <w:r>
        <w:t>1986</w:t>
      </w:r>
      <w:r>
        <w:t>年提出的一种根植于统计力学的随机神经网络。该网络的神经元是随机神经元，神经元的输出只有两种状态（未激活、激活），一般用二进制的</w:t>
      </w:r>
      <w:r>
        <w:t>0</w:t>
      </w:r>
      <w:r>
        <w:t>和</w:t>
      </w:r>
      <w:r>
        <w:t>1</w:t>
      </w:r>
      <w:r>
        <w:t>表示，状态的取值根据概率统计法则决定。从功能上讲，</w:t>
      </w:r>
      <w:r>
        <w:t>BM</w:t>
      </w:r>
      <w:r>
        <w:t>是由随机神经元全连接组成的反馈神经网络，且对称连接，无自反馈，包含一个可见层</w:t>
      </w:r>
      <w:r>
        <w:rPr>
          <w:position w:val="-6"/>
        </w:rPr>
        <w:object w:dxaOrig="195" w:dyaOrig="225" w14:anchorId="7F379DE8">
          <v:shape id="_x0000_i1030" type="#_x0000_t75" style="width:9.75pt;height:11.25pt" o:ole="">
            <v:imagedata r:id="rId53" o:title=""/>
          </v:shape>
          <o:OLEObject Type="Embed" ProgID="Equation.DSMT4" ShapeID="_x0000_i1030" DrawAspect="Content" ObjectID="_1512232828" r:id="rId54"/>
        </w:object>
      </w:r>
      <w:r>
        <w:t>和</w:t>
      </w:r>
      <w:proofErr w:type="gramStart"/>
      <w:r>
        <w:t>一个隐层</w:t>
      </w:r>
      <w:proofErr w:type="gramEnd"/>
      <w:r>
        <w:rPr>
          <w:position w:val="-4"/>
        </w:rPr>
        <w:object w:dxaOrig="195" w:dyaOrig="270" w14:anchorId="13B1B775">
          <v:shape id="_x0000_i1031" type="#_x0000_t75" style="width:9.75pt;height:13.5pt" o:ole="">
            <v:imagedata r:id="rId55" o:title=""/>
          </v:shape>
          <o:OLEObject Type="Embed" ProgID="Equation.DSMT4" ShapeID="_x0000_i1031" DrawAspect="Content" ObjectID="_1512232829" r:id="rId56"/>
        </w:object>
      </w:r>
      <w:r>
        <w:t>，如图</w:t>
      </w:r>
      <w:r>
        <w:t>4-2(a)</w:t>
      </w:r>
      <w:r>
        <w:t>所示。</w:t>
      </w:r>
      <w:r>
        <w:t>BM</w:t>
      </w:r>
      <w:r>
        <w:t>具有强大的无监督学习能力，能够学习数据中复杂的规则，但是代价是训练时间长</w:t>
      </w:r>
      <w:r>
        <w:rPr>
          <w:rFonts w:hint="eastAsia"/>
        </w:rPr>
        <w:t>，</w:t>
      </w:r>
      <w:r>
        <w:t>且无法确切地计算</w:t>
      </w:r>
      <w:r>
        <w:t>BM</w:t>
      </w:r>
      <w:r>
        <w:t>所表示的分布，甚至得到服从</w:t>
      </w:r>
      <w:r>
        <w:t>BM</w:t>
      </w:r>
      <w:r>
        <w:t>所表示分布的随机样本也很困难。为此，</w:t>
      </w:r>
      <w:r>
        <w:t>Smolensky</w:t>
      </w:r>
      <w:r>
        <w:t>提出了受限的玻尔兹曼机</w:t>
      </w:r>
      <w:r>
        <w:t>RBM</w:t>
      </w:r>
      <w:r>
        <w:t>，与</w:t>
      </w:r>
      <w:r>
        <w:t>BM</w:t>
      </w:r>
      <w:r>
        <w:t>一样</w:t>
      </w:r>
      <w:r>
        <w:t>RBM</w:t>
      </w:r>
      <w:r>
        <w:t>也具有一个可见层一个隐含层，层</w:t>
      </w:r>
      <w:r>
        <w:lastRenderedPageBreak/>
        <w:t>间对称连接，</w:t>
      </w:r>
      <w:proofErr w:type="gramStart"/>
      <w:r>
        <w:t>但是层</w:t>
      </w:r>
      <w:proofErr w:type="gramEnd"/>
      <w:r>
        <w:t>内无连接，其结构如图</w:t>
      </w:r>
      <w:r>
        <w:t>4-2(b)</w:t>
      </w:r>
      <w:r>
        <w:t>所示。</w:t>
      </w:r>
      <w:r>
        <w:t>RBM</w:t>
      </w:r>
      <w:r>
        <w:t>具有很好的性质：在给定可见层的单元状态（输入数据）时，</w:t>
      </w:r>
      <w:proofErr w:type="gramStart"/>
      <w:r>
        <w:t>各隐单元的</w:t>
      </w:r>
      <w:proofErr w:type="gramEnd"/>
      <w:r>
        <w:t>激活条件独立；反之，给定</w:t>
      </w:r>
      <w:proofErr w:type="gramStart"/>
      <w:r>
        <w:t>隐</w:t>
      </w:r>
      <w:proofErr w:type="gramEnd"/>
      <w:r>
        <w:t>单元状态时，可见层单元的激活</w:t>
      </w:r>
      <w:proofErr w:type="gramStart"/>
      <w:r>
        <w:t>亦条件</w:t>
      </w:r>
      <w:proofErr w:type="gramEnd"/>
      <w:r>
        <w:t>独立。同时又由于所有的</w:t>
      </w:r>
      <w:r>
        <w:rPr>
          <w:position w:val="-6"/>
        </w:rPr>
        <w:object w:dxaOrig="195" w:dyaOrig="225" w14:anchorId="23D7C5D1">
          <v:shape id="_x0000_i1032" type="#_x0000_t75" style="width:9.75pt;height:11.25pt" o:ole="">
            <v:imagedata r:id="rId53" o:title=""/>
          </v:shape>
          <o:OLEObject Type="Embed" ProgID="Equation.DSMT4" ShapeID="_x0000_i1032" DrawAspect="Content" ObjectID="_1512232830" r:id="rId57"/>
        </w:object>
      </w:r>
      <w:r>
        <w:t>和</w:t>
      </w:r>
      <w:r>
        <w:rPr>
          <w:position w:val="-4"/>
        </w:rPr>
        <w:object w:dxaOrig="195" w:dyaOrig="270" w14:anchorId="27CCB340">
          <v:shape id="_x0000_i1033" type="#_x0000_t75" style="width:9.75pt;height:13.5pt" o:ole="">
            <v:imagedata r:id="rId58" o:title=""/>
          </v:shape>
          <o:OLEObject Type="Embed" ProgID="Equation.DSMT4" ShapeID="_x0000_i1033" DrawAspect="Content" ObjectID="_1512232831" r:id="rId59"/>
        </w:object>
      </w:r>
      <w:r>
        <w:t>满足</w:t>
      </w:r>
      <w:r>
        <w:t xml:space="preserve">Boltzmann </w:t>
      </w:r>
      <w:r>
        <w:t>分布，因此，当输入</w:t>
      </w:r>
      <w:r>
        <w:rPr>
          <w:position w:val="-6"/>
        </w:rPr>
        <w:object w:dxaOrig="195" w:dyaOrig="225" w14:anchorId="73056D4C">
          <v:shape id="_x0000_i1034" type="#_x0000_t75" style="width:9.75pt;height:11.25pt" o:ole="">
            <v:imagedata r:id="rId60" o:title=""/>
          </v:shape>
          <o:OLEObject Type="Embed" ProgID="Equation.DSMT4" ShapeID="_x0000_i1034" DrawAspect="Content" ObjectID="_1512232832" r:id="rId61"/>
        </w:object>
      </w:r>
      <w:r>
        <w:t>的时候，通过</w:t>
      </w:r>
      <w:r>
        <w:rPr>
          <w:position w:val="-10"/>
        </w:rPr>
        <w:object w:dxaOrig="795" w:dyaOrig="330" w14:anchorId="323EEEA7">
          <v:shape id="_x0000_i1035" type="#_x0000_t75" style="width:39pt;height:16.5pt" o:ole="">
            <v:imagedata r:id="rId62" o:title=""/>
          </v:shape>
          <o:OLEObject Type="Embed" ProgID="Equation.DSMT4" ShapeID="_x0000_i1035" DrawAspect="Content" ObjectID="_1512232833" r:id="rId63"/>
        </w:object>
      </w:r>
      <w:r>
        <w:t>可以得到</w:t>
      </w:r>
      <w:r>
        <w:rPr>
          <w:position w:val="-4"/>
        </w:rPr>
        <w:object w:dxaOrig="195" w:dyaOrig="270" w14:anchorId="335641D4">
          <v:shape id="_x0000_i1036" type="#_x0000_t75" style="width:9.75pt;height:13.5pt" o:ole="">
            <v:imagedata r:id="rId64" o:title=""/>
          </v:shape>
          <o:OLEObject Type="Embed" ProgID="Equation.DSMT4" ShapeID="_x0000_i1036" DrawAspect="Content" ObjectID="_1512232834" r:id="rId65"/>
        </w:object>
      </w:r>
      <w:r>
        <w:t>，而得到</w:t>
      </w:r>
      <w:r>
        <w:rPr>
          <w:position w:val="-4"/>
        </w:rPr>
        <w:object w:dxaOrig="195" w:dyaOrig="270" w14:anchorId="0F282E98">
          <v:shape id="_x0000_i1037" type="#_x0000_t75" style="width:9.75pt;height:13.5pt" o:ole="">
            <v:imagedata r:id="rId66" o:title=""/>
          </v:shape>
          <o:OLEObject Type="Embed" ProgID="Equation.DSMT4" ShapeID="_x0000_i1037" DrawAspect="Content" ObjectID="_1512232835" r:id="rId67"/>
        </w:object>
      </w:r>
      <w:r>
        <w:t>之后，通过</w:t>
      </w:r>
      <w:r>
        <w:rPr>
          <w:position w:val="-10"/>
        </w:rPr>
        <w:object w:dxaOrig="795" w:dyaOrig="330" w14:anchorId="13904920">
          <v:shape id="_x0000_i1038" type="#_x0000_t75" style="width:39pt;height:16.5pt" o:ole="">
            <v:imagedata r:id="rId68" o:title=""/>
          </v:shape>
          <o:OLEObject Type="Embed" ProgID="Equation.DSMT4" ShapeID="_x0000_i1038" DrawAspect="Content" ObjectID="_1512232836" r:id="rId69"/>
        </w:object>
      </w:r>
      <w:r>
        <w:t>又能得到可视层。</w:t>
      </w:r>
      <w:proofErr w:type="gramStart"/>
      <w:r>
        <w:t>连接隐层单元</w:t>
      </w:r>
      <w:proofErr w:type="gramEnd"/>
      <w:r>
        <w:t>与可视层单元的权重值即为待训练参数。在训练过程中，首先将可视向量值</w:t>
      </w:r>
      <w:proofErr w:type="gramStart"/>
      <w:r>
        <w:t>映射给隐单元</w:t>
      </w:r>
      <w:proofErr w:type="gramEnd"/>
      <w:r>
        <w:t>；然后可视单元</w:t>
      </w:r>
      <w:proofErr w:type="gramStart"/>
      <w:r>
        <w:t>由隐层单元</w:t>
      </w:r>
      <w:proofErr w:type="gramEnd"/>
      <w:r>
        <w:t>重建；这些新可视单元再次</w:t>
      </w:r>
      <w:proofErr w:type="gramStart"/>
      <w:r>
        <w:t>映射给隐单元</w:t>
      </w:r>
      <w:proofErr w:type="gramEnd"/>
      <w:r>
        <w:t>，这样就获取新的隐单元。执行这种反复步骤叫做吉布斯采样（</w:t>
      </w:r>
      <w:r>
        <w:t>Gibbs Sampling</w:t>
      </w:r>
      <w:r>
        <w:t>），</w:t>
      </w:r>
      <w:proofErr w:type="gramStart"/>
      <w:r>
        <w:t>而隐层激活</w:t>
      </w:r>
      <w:proofErr w:type="gramEnd"/>
      <w:r>
        <w:t>单元和可视层输入之间的相关性差别就作为权值更新的主要依据。具体训练过程将在下</w:t>
      </w:r>
      <w:r>
        <w:rPr>
          <w:rFonts w:hint="eastAsia"/>
        </w:rPr>
        <w:t>一节</w:t>
      </w:r>
      <w:r>
        <w:t>进行详细介绍。</w:t>
      </w:r>
    </w:p>
    <w:p w14:paraId="31D61207" w14:textId="77777777" w:rsidR="00A20A63" w:rsidRDefault="001C2EF9">
      <w:pPr>
        <w:adjustRightInd/>
        <w:snapToGrid/>
        <w:spacing w:line="240" w:lineRule="auto"/>
        <w:ind w:firstLineChars="0" w:firstLine="0"/>
        <w:jc w:val="center"/>
      </w:pPr>
      <w:r>
        <w:rPr>
          <w:noProof/>
        </w:rPr>
        <w:drawing>
          <wp:inline distT="0" distB="0" distL="0" distR="0" wp14:anchorId="2152042E" wp14:editId="62770AFC">
            <wp:extent cx="2428875"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28875" cy="1352947"/>
                    </a:xfrm>
                    <a:prstGeom prst="rect">
                      <a:avLst/>
                    </a:prstGeom>
                    <a:noFill/>
                    <a:ln>
                      <a:noFill/>
                    </a:ln>
                  </pic:spPr>
                </pic:pic>
              </a:graphicData>
            </a:graphic>
          </wp:inline>
        </w:drawing>
      </w:r>
      <w:r>
        <w:t xml:space="preserve">     </w:t>
      </w:r>
      <w:r>
        <w:rPr>
          <w:noProof/>
        </w:rPr>
        <w:drawing>
          <wp:inline distT="0" distB="0" distL="0" distR="0" wp14:anchorId="0BED612F" wp14:editId="2CB5F050">
            <wp:extent cx="2457450" cy="133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60650" cy="1332858"/>
                    </a:xfrm>
                    <a:prstGeom prst="rect">
                      <a:avLst/>
                    </a:prstGeom>
                    <a:noFill/>
                    <a:ln>
                      <a:noFill/>
                    </a:ln>
                  </pic:spPr>
                </pic:pic>
              </a:graphicData>
            </a:graphic>
          </wp:inline>
        </w:drawing>
      </w:r>
    </w:p>
    <w:p w14:paraId="7C7E6DC2" w14:textId="77777777" w:rsidR="00A20A63" w:rsidRDefault="001C2EF9">
      <w:pPr>
        <w:adjustRightInd/>
        <w:snapToGrid/>
        <w:spacing w:line="240" w:lineRule="auto"/>
        <w:ind w:firstLineChars="600" w:firstLine="1200"/>
        <w:rPr>
          <w:sz w:val="20"/>
        </w:rPr>
      </w:pPr>
      <w:r>
        <w:rPr>
          <w:sz w:val="20"/>
        </w:rPr>
        <w:t>(a) BM</w:t>
      </w:r>
      <w:r>
        <w:rPr>
          <w:sz w:val="20"/>
        </w:rPr>
        <w:t>模型</w:t>
      </w:r>
      <w:r>
        <w:rPr>
          <w:sz w:val="20"/>
        </w:rPr>
        <w:t xml:space="preserve">                                 (b) RBM</w:t>
      </w:r>
      <w:r>
        <w:rPr>
          <w:sz w:val="20"/>
        </w:rPr>
        <w:t>模型</w:t>
      </w:r>
    </w:p>
    <w:p w14:paraId="194595CD" w14:textId="77777777" w:rsidR="00A20A63" w:rsidRDefault="001C2EF9">
      <w:pPr>
        <w:adjustRightInd/>
        <w:snapToGrid/>
        <w:spacing w:line="240" w:lineRule="auto"/>
        <w:ind w:firstLineChars="600" w:firstLine="1200"/>
      </w:pPr>
      <w:r>
        <w:rPr>
          <w:rFonts w:hint="eastAsia"/>
          <w:sz w:val="20"/>
        </w:rPr>
        <w:t>(a) BM model                                (b) RBM model</w:t>
      </w:r>
    </w:p>
    <w:p w14:paraId="1D90A9B9" w14:textId="77777777" w:rsidR="00A20A63" w:rsidRDefault="001C2EF9">
      <w:pPr>
        <w:adjustRightInd/>
        <w:snapToGrid/>
        <w:spacing w:line="240" w:lineRule="auto"/>
        <w:ind w:firstLineChars="0" w:firstLine="0"/>
        <w:jc w:val="center"/>
        <w:rPr>
          <w:sz w:val="21"/>
        </w:rPr>
      </w:pPr>
      <w:r>
        <w:rPr>
          <w:sz w:val="21"/>
        </w:rPr>
        <w:t>图</w:t>
      </w:r>
      <w:r>
        <w:rPr>
          <w:sz w:val="21"/>
        </w:rPr>
        <w:t>4-2 BM</w:t>
      </w:r>
      <w:r>
        <w:rPr>
          <w:sz w:val="21"/>
        </w:rPr>
        <w:t>与</w:t>
      </w:r>
      <w:r>
        <w:rPr>
          <w:sz w:val="21"/>
        </w:rPr>
        <w:t>RBM</w:t>
      </w:r>
      <w:r>
        <w:rPr>
          <w:sz w:val="21"/>
        </w:rPr>
        <w:t>模型结构比较</w:t>
      </w:r>
    </w:p>
    <w:p w14:paraId="51CBE64A" w14:textId="77777777" w:rsidR="00A20A63" w:rsidRDefault="001C2EF9">
      <w:pPr>
        <w:adjustRightInd/>
        <w:snapToGrid/>
        <w:spacing w:line="240" w:lineRule="auto"/>
        <w:ind w:firstLineChars="0" w:firstLine="0"/>
        <w:jc w:val="center"/>
        <w:rPr>
          <w:sz w:val="21"/>
        </w:rPr>
      </w:pPr>
      <w:r>
        <w:rPr>
          <w:rFonts w:hint="eastAsia"/>
          <w:sz w:val="21"/>
        </w:rPr>
        <w:t>Fig. 4-2 the comparison between BM and RBM</w:t>
      </w:r>
    </w:p>
    <w:p w14:paraId="164E74AF" w14:textId="77777777" w:rsidR="00A20A63" w:rsidRDefault="001C2EF9">
      <w:pPr>
        <w:ind w:firstLine="480"/>
      </w:pPr>
      <w:r>
        <w:t>如果把隐含层层数增加，可以得到</w:t>
      </w:r>
      <w:r>
        <w:t>Deep Boltzmann Machine</w:t>
      </w:r>
      <w:r>
        <w:t>（</w:t>
      </w:r>
      <w:r>
        <w:t>DBM</w:t>
      </w:r>
      <w:r>
        <w:t>）</w:t>
      </w:r>
      <w:r>
        <w:rPr>
          <w:vertAlign w:val="superscript"/>
        </w:rPr>
        <w:t>[</w:t>
      </w:r>
      <w:r>
        <w:rPr>
          <w:rFonts w:hint="eastAsia"/>
          <w:vertAlign w:val="superscript"/>
        </w:rPr>
        <w:t>103</w:t>
      </w:r>
      <w:r>
        <w:rPr>
          <w:vertAlign w:val="superscript"/>
        </w:rPr>
        <w:t>]</w:t>
      </w:r>
      <w:r>
        <w:t>（如图</w:t>
      </w:r>
      <w:r>
        <w:t>4-3(a)</w:t>
      </w:r>
      <w:r>
        <w:t>所示）；如果在靠近可视层的部分使用贝叶斯信念网络（即有向图模型，当然这里依然限制层中节点之间没有链接），而在最远离可视层的部分使用</w:t>
      </w:r>
      <w:r>
        <w:t>RBM</w:t>
      </w:r>
      <w:r>
        <w:t>，就可以得到</w:t>
      </w:r>
      <w:r>
        <w:t>Deep Belief Network</w:t>
      </w:r>
      <w:r>
        <w:t>（</w:t>
      </w:r>
      <w:r>
        <w:t>DBN</w:t>
      </w:r>
      <w:r>
        <w:t>）（如图</w:t>
      </w:r>
      <w:r>
        <w:t>4-3(b)</w:t>
      </w:r>
      <w:r>
        <w:t>所示）。</w:t>
      </w:r>
      <w:r>
        <w:t>DBM</w:t>
      </w:r>
      <w:r>
        <w:t>中的权值连接均为无向的，或双向的；</w:t>
      </w:r>
      <w:r>
        <w:t>DBN</w:t>
      </w:r>
      <w:r>
        <w:t>中除最顶层为权值连接均为单向的。因此</w:t>
      </w:r>
      <w:r>
        <w:t>DBM</w:t>
      </w:r>
      <w:r>
        <w:t>模型中</w:t>
      </w:r>
      <w:r>
        <w:t>RBM</w:t>
      </w:r>
      <w:r>
        <w:t>的训练需要考虑上下相邻</w:t>
      </w:r>
      <w:r>
        <w:t>RBM</w:t>
      </w:r>
      <w:r>
        <w:t>的影响；而</w:t>
      </w:r>
      <w:r>
        <w:t>DBN</w:t>
      </w:r>
      <w:r>
        <w:t>中的</w:t>
      </w:r>
      <w:r>
        <w:t>RBM</w:t>
      </w:r>
      <w:r>
        <w:t>可以独立训练，即仅需要考虑该</w:t>
      </w:r>
      <w:r>
        <w:t>RBM</w:t>
      </w:r>
      <w:r>
        <w:t>内部可视层与隐含层的相互影响。例如，在</w:t>
      </w:r>
      <w:r>
        <w:t>DBM</w:t>
      </w:r>
      <w:r>
        <w:t>中，生成第一个隐含层</w:t>
      </w:r>
      <w:r>
        <w:rPr>
          <w:position w:val="-4"/>
        </w:rPr>
        <w:object w:dxaOrig="270" w:dyaOrig="270" w14:anchorId="5AD0F54B">
          <v:shape id="_x0000_i1039" type="#_x0000_t75" style="width:13.5pt;height:13.5pt" o:ole="">
            <v:imagedata r:id="rId72" o:title=""/>
          </v:shape>
          <o:OLEObject Type="Embed" ProgID="Equation.DSMT4" ShapeID="_x0000_i1039" DrawAspect="Content" ObjectID="_1512232837" r:id="rId73"/>
        </w:object>
      </w:r>
      <w:r>
        <w:t>的条件概率为</w:t>
      </w:r>
      <w:r>
        <w:rPr>
          <w:position w:val="-10"/>
        </w:rPr>
        <w:object w:dxaOrig="1245" w:dyaOrig="330" w14:anchorId="1D5F1BFC">
          <v:shape id="_x0000_i1040" type="#_x0000_t75" style="width:62.25pt;height:16.5pt" o:ole="">
            <v:imagedata r:id="rId74" o:title=""/>
          </v:shape>
          <o:OLEObject Type="Embed" ProgID="Equation.DSMT4" ShapeID="_x0000_i1040" DrawAspect="Content" ObjectID="_1512232838" r:id="rId75"/>
        </w:object>
      </w:r>
      <w:r>
        <w:t>，即其相邻层</w:t>
      </w:r>
      <w:r>
        <w:rPr>
          <w:position w:val="-6"/>
        </w:rPr>
        <w:object w:dxaOrig="195" w:dyaOrig="225" w14:anchorId="64C14EF0">
          <v:shape id="_x0000_i1041" type="#_x0000_t75" style="width:9.75pt;height:11.25pt" o:ole="">
            <v:imagedata r:id="rId53" o:title=""/>
          </v:shape>
          <o:OLEObject Type="Embed" ProgID="Equation.DSMT4" ShapeID="_x0000_i1041" DrawAspect="Content" ObjectID="_1512232839" r:id="rId76"/>
        </w:object>
      </w:r>
      <w:r>
        <w:rPr>
          <w:rFonts w:hint="eastAsia"/>
        </w:rPr>
        <w:t>和</w:t>
      </w:r>
      <w:r>
        <w:rPr>
          <w:position w:val="-4"/>
        </w:rPr>
        <w:object w:dxaOrig="315" w:dyaOrig="270" w14:anchorId="66FE3676">
          <v:shape id="_x0000_i1042" type="#_x0000_t75" style="width:15.75pt;height:13.5pt" o:ole="">
            <v:imagedata r:id="rId77" o:title=""/>
          </v:shape>
          <o:OLEObject Type="Embed" ProgID="Equation.DSMT4" ShapeID="_x0000_i1042" DrawAspect="Content" ObjectID="_1512232840" r:id="rId78"/>
        </w:object>
      </w:r>
      <w:r>
        <w:t>均对其有影响</w:t>
      </w:r>
      <w:r>
        <w:rPr>
          <w:rFonts w:hint="eastAsia"/>
        </w:rPr>
        <w:t>，</w:t>
      </w:r>
      <w:r>
        <w:t>需要考虑双向的连接，而</w:t>
      </w:r>
      <w:r>
        <w:t>DBN</w:t>
      </w:r>
      <w:r>
        <w:t>中仅需考虑单向的生成权值连接即可，生成概率为</w:t>
      </w:r>
      <w:r>
        <w:rPr>
          <w:position w:val="-10"/>
        </w:rPr>
        <w:object w:dxaOrig="1020" w:dyaOrig="330" w14:anchorId="417C2E93">
          <v:shape id="_x0000_i1043" type="#_x0000_t75" style="width:51pt;height:16.5pt" o:ole="">
            <v:imagedata r:id="rId79" o:title=""/>
          </v:shape>
          <o:OLEObject Type="Embed" ProgID="Equation.DSMT4" ShapeID="_x0000_i1043" DrawAspect="Content" ObjectID="_1512232841" r:id="rId80"/>
        </w:object>
      </w:r>
      <w:r>
        <w:t>。</w:t>
      </w:r>
    </w:p>
    <w:p w14:paraId="5ADF2235" w14:textId="77777777" w:rsidR="00A20A63" w:rsidRDefault="001C2EF9">
      <w:pPr>
        <w:adjustRightInd/>
        <w:snapToGrid/>
        <w:spacing w:line="240" w:lineRule="auto"/>
        <w:ind w:firstLineChars="0" w:firstLine="0"/>
        <w:jc w:val="center"/>
      </w:pPr>
      <w:r>
        <w:rPr>
          <w:noProof/>
          <w:color w:val="333333"/>
          <w:sz w:val="21"/>
          <w:szCs w:val="21"/>
        </w:rPr>
        <w:lastRenderedPageBreak/>
        <w:drawing>
          <wp:inline distT="0" distB="0" distL="0" distR="0" wp14:anchorId="541391D8" wp14:editId="0DCF0083">
            <wp:extent cx="5229225" cy="2362835"/>
            <wp:effectExtent l="0" t="0" r="0" b="0"/>
            <wp:docPr id="18" name="图片 18"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my.csdn.net/uploads/201304/10/1365561611_3496.jpg"/>
                    <pic:cNvPicPr>
                      <a:picLocks noChangeAspect="1" noChangeArrowheads="1"/>
                    </pic:cNvPicPr>
                  </pic:nvPicPr>
                  <pic:blipFill>
                    <a:blip r:embed="rId81" cstate="print">
                      <a:extLst>
                        <a:ext uri="{28A0092B-C50C-407E-A947-70E740481C1C}">
                          <a14:useLocalDpi xmlns:a14="http://schemas.microsoft.com/office/drawing/2010/main" val="0"/>
                        </a:ext>
                      </a:extLst>
                    </a:blip>
                    <a:srcRect t="1975" b="11111"/>
                    <a:stretch>
                      <a:fillRect/>
                    </a:stretch>
                  </pic:blipFill>
                  <pic:spPr>
                    <a:xfrm>
                      <a:off x="0" y="0"/>
                      <a:ext cx="5244013" cy="2369970"/>
                    </a:xfrm>
                    <a:prstGeom prst="rect">
                      <a:avLst/>
                    </a:prstGeom>
                    <a:noFill/>
                    <a:ln>
                      <a:noFill/>
                    </a:ln>
                  </pic:spPr>
                </pic:pic>
              </a:graphicData>
            </a:graphic>
          </wp:inline>
        </w:drawing>
      </w:r>
    </w:p>
    <w:p w14:paraId="3D3033C8" w14:textId="77777777" w:rsidR="00A20A63" w:rsidRDefault="001C2EF9">
      <w:pPr>
        <w:adjustRightInd/>
        <w:snapToGrid/>
        <w:spacing w:line="240" w:lineRule="auto"/>
        <w:ind w:firstLineChars="0" w:firstLine="0"/>
        <w:jc w:val="center"/>
        <w:rPr>
          <w:sz w:val="20"/>
        </w:rPr>
      </w:pPr>
      <w:r>
        <w:t xml:space="preserve">    </w:t>
      </w:r>
      <w:r>
        <w:rPr>
          <w:sz w:val="20"/>
        </w:rPr>
        <w:t>(a) Deep Boltzmann Machine (DBM)              (b) Deep Belief Network (DBN)</w:t>
      </w:r>
    </w:p>
    <w:p w14:paraId="7D3F420A" w14:textId="77777777" w:rsidR="00A20A63" w:rsidRDefault="001C2EF9">
      <w:pPr>
        <w:adjustRightInd/>
        <w:snapToGrid/>
        <w:spacing w:line="240" w:lineRule="auto"/>
        <w:ind w:firstLineChars="0" w:firstLine="0"/>
        <w:jc w:val="center"/>
        <w:rPr>
          <w:sz w:val="21"/>
        </w:rPr>
      </w:pPr>
      <w:r>
        <w:rPr>
          <w:sz w:val="21"/>
        </w:rPr>
        <w:t>图</w:t>
      </w:r>
      <w:r>
        <w:rPr>
          <w:sz w:val="21"/>
        </w:rPr>
        <w:t>4-3 DBM</w:t>
      </w:r>
      <w:r>
        <w:rPr>
          <w:sz w:val="21"/>
        </w:rPr>
        <w:t>与</w:t>
      </w:r>
      <w:r>
        <w:rPr>
          <w:sz w:val="21"/>
        </w:rPr>
        <w:t>DBN</w:t>
      </w:r>
      <w:r>
        <w:rPr>
          <w:sz w:val="21"/>
        </w:rPr>
        <w:t>结构对比</w:t>
      </w:r>
    </w:p>
    <w:p w14:paraId="7ED57749" w14:textId="77777777" w:rsidR="00A20A63" w:rsidRDefault="001C2EF9">
      <w:pPr>
        <w:adjustRightInd/>
        <w:snapToGrid/>
        <w:spacing w:line="240" w:lineRule="auto"/>
        <w:ind w:firstLineChars="0" w:firstLine="0"/>
        <w:jc w:val="center"/>
        <w:rPr>
          <w:sz w:val="21"/>
        </w:rPr>
      </w:pPr>
      <w:r>
        <w:rPr>
          <w:rFonts w:hint="eastAsia"/>
          <w:sz w:val="21"/>
        </w:rPr>
        <w:t xml:space="preserve">Fig. 4-3 </w:t>
      </w:r>
      <w:proofErr w:type="gramStart"/>
      <w:r>
        <w:rPr>
          <w:rFonts w:hint="eastAsia"/>
          <w:sz w:val="21"/>
        </w:rPr>
        <w:t>The</w:t>
      </w:r>
      <w:proofErr w:type="gramEnd"/>
      <w:r>
        <w:rPr>
          <w:rFonts w:hint="eastAsia"/>
          <w:sz w:val="21"/>
        </w:rPr>
        <w:t xml:space="preserve"> comparison between DBM and DBN</w:t>
      </w:r>
    </w:p>
    <w:p w14:paraId="5E4E1CE2" w14:textId="77777777" w:rsidR="00A20A63" w:rsidRDefault="001C2EF9">
      <w:pPr>
        <w:ind w:firstLine="480"/>
      </w:pPr>
      <w:r>
        <w:t>DBN</w:t>
      </w:r>
      <w:r>
        <w:t>通过贪婪逐层</w:t>
      </w:r>
      <w:proofErr w:type="gramStart"/>
      <w:r>
        <w:t>非监督方法预训练</w:t>
      </w:r>
      <w:proofErr w:type="gramEnd"/>
      <w:r>
        <w:t>生成模型的权值，如图</w:t>
      </w:r>
      <w:r>
        <w:t>4-4</w:t>
      </w:r>
      <w:r>
        <w:t>所示，训练好一个</w:t>
      </w:r>
      <w:r>
        <w:t>RBM</w:t>
      </w:r>
      <w:r>
        <w:t>模型后，固定生成权值，然后在</w:t>
      </w:r>
      <w:proofErr w:type="gramStart"/>
      <w:r>
        <w:t>上面垒加一层</w:t>
      </w:r>
      <w:proofErr w:type="gramEnd"/>
      <w:r>
        <w:t>新</w:t>
      </w:r>
      <w:proofErr w:type="gramStart"/>
      <w:r>
        <w:t>的隐层单元</w:t>
      </w:r>
      <w:proofErr w:type="gramEnd"/>
      <w:r>
        <w:t>，原来</w:t>
      </w:r>
      <w:r>
        <w:t>RBM</w:t>
      </w:r>
      <w:r>
        <w:t>的</w:t>
      </w:r>
      <w:proofErr w:type="gramStart"/>
      <w:r>
        <w:t>隐层变成</w:t>
      </w:r>
      <w:proofErr w:type="gramEnd"/>
      <w:r>
        <w:t>它的输入层，这样就构造了一个新的</w:t>
      </w:r>
      <w:r>
        <w:t>RBM</w:t>
      </w:r>
      <w:r>
        <w:t>，然后用同样的方法学习它的权值。依此类推，可以堆叠多个</w:t>
      </w:r>
      <w:r>
        <w:t>RBM</w:t>
      </w:r>
      <w:r>
        <w:t>。在最高两层，权值被连接到一起，这样更低层的输出将会提供一个参考的线索或者关联给顶层，这样</w:t>
      </w:r>
      <w:proofErr w:type="gramStart"/>
      <w:r>
        <w:t>顶层就</w:t>
      </w:r>
      <w:proofErr w:type="gramEnd"/>
      <w:r>
        <w:t>会将其联系到它的记忆内容</w:t>
      </w:r>
      <w:r>
        <w:t>y</w:t>
      </w:r>
      <w:r>
        <w:t>（这里指判别任务）。在</w:t>
      </w:r>
      <w:r>
        <w:rPr>
          <w:rFonts w:hint="eastAsia"/>
        </w:rPr>
        <w:t>微调</w:t>
      </w:r>
      <w:r>
        <w:t>阶段</w:t>
      </w:r>
      <w:r>
        <w:rPr>
          <w:rFonts w:hint="eastAsia"/>
        </w:rPr>
        <w:t>，</w:t>
      </w:r>
      <w:r>
        <w:t>DBN</w:t>
      </w:r>
      <w:r>
        <w:rPr>
          <w:rFonts w:hint="eastAsia"/>
        </w:rPr>
        <w:t>通过</w:t>
      </w:r>
      <w:r>
        <w:t>带标签数据对判别性能做调整，</w:t>
      </w:r>
      <w:r>
        <w:rPr>
          <w:rFonts w:hint="eastAsia"/>
        </w:rPr>
        <w:t>确定网络的识别权值</w:t>
      </w:r>
      <w:r>
        <w:t>。</w:t>
      </w:r>
    </w:p>
    <w:p w14:paraId="75B7038F" w14:textId="77777777" w:rsidR="00A20A63" w:rsidRDefault="001C2EF9">
      <w:pPr>
        <w:adjustRightInd/>
        <w:snapToGrid/>
        <w:spacing w:line="240" w:lineRule="auto"/>
        <w:ind w:firstLineChars="0" w:firstLine="0"/>
        <w:jc w:val="center"/>
      </w:pPr>
      <w:r>
        <w:rPr>
          <w:noProof/>
        </w:rPr>
        <w:drawing>
          <wp:inline distT="0" distB="0" distL="0" distR="0" wp14:anchorId="59534A6D" wp14:editId="6B5B1136">
            <wp:extent cx="5276850" cy="2085975"/>
            <wp:effectExtent l="19050" t="0" r="0" b="0"/>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82" cstate="print"/>
                    <a:srcRect t="15385" b="11371"/>
                    <a:stretch>
                      <a:fillRect/>
                    </a:stretch>
                  </pic:blipFill>
                  <pic:spPr>
                    <a:xfrm>
                      <a:off x="0" y="0"/>
                      <a:ext cx="5276850" cy="2085975"/>
                    </a:xfrm>
                    <a:prstGeom prst="rect">
                      <a:avLst/>
                    </a:prstGeom>
                    <a:noFill/>
                    <a:ln>
                      <a:noFill/>
                    </a:ln>
                    <a:effectLst/>
                  </pic:spPr>
                </pic:pic>
              </a:graphicData>
            </a:graphic>
          </wp:inline>
        </w:drawing>
      </w:r>
    </w:p>
    <w:p w14:paraId="09106FA7" w14:textId="77777777" w:rsidR="00A20A63" w:rsidRDefault="001C2EF9">
      <w:pPr>
        <w:adjustRightInd/>
        <w:snapToGrid/>
        <w:spacing w:line="240" w:lineRule="auto"/>
        <w:ind w:firstLineChars="0" w:firstLine="0"/>
        <w:jc w:val="center"/>
        <w:rPr>
          <w:sz w:val="21"/>
        </w:rPr>
      </w:pPr>
      <w:r>
        <w:rPr>
          <w:sz w:val="21"/>
        </w:rPr>
        <w:t>图</w:t>
      </w:r>
      <w:r>
        <w:rPr>
          <w:sz w:val="21"/>
        </w:rPr>
        <w:t>4-4 DBN</w:t>
      </w:r>
      <w:r>
        <w:rPr>
          <w:sz w:val="21"/>
        </w:rPr>
        <w:t>的</w:t>
      </w:r>
      <w:r>
        <w:rPr>
          <w:rFonts w:hint="eastAsia"/>
          <w:sz w:val="21"/>
        </w:rPr>
        <w:t>形成过程——贪婪逐层无监督训练</w:t>
      </w:r>
    </w:p>
    <w:p w14:paraId="5697FFF5" w14:textId="77777777" w:rsidR="00A20A63" w:rsidRDefault="001C2EF9">
      <w:pPr>
        <w:adjustRightInd/>
        <w:snapToGrid/>
        <w:spacing w:line="240" w:lineRule="auto"/>
        <w:ind w:firstLineChars="0" w:firstLine="0"/>
        <w:jc w:val="center"/>
        <w:rPr>
          <w:sz w:val="21"/>
        </w:rPr>
      </w:pPr>
      <w:r>
        <w:rPr>
          <w:rFonts w:hint="eastAsia"/>
          <w:sz w:val="21"/>
        </w:rPr>
        <w:t xml:space="preserve">Fig. 4-4 </w:t>
      </w:r>
      <w:proofErr w:type="gramStart"/>
      <w:r>
        <w:rPr>
          <w:rFonts w:hint="eastAsia"/>
          <w:sz w:val="21"/>
        </w:rPr>
        <w:t>The</w:t>
      </w:r>
      <w:proofErr w:type="gramEnd"/>
      <w:r>
        <w:rPr>
          <w:rFonts w:hint="eastAsia"/>
          <w:sz w:val="21"/>
        </w:rPr>
        <w:t xml:space="preserve"> forming process of DBN </w:t>
      </w:r>
      <w:r>
        <w:rPr>
          <w:sz w:val="21"/>
        </w:rPr>
        <w:t>–</w:t>
      </w:r>
      <w:r>
        <w:rPr>
          <w:rFonts w:hint="eastAsia"/>
          <w:sz w:val="21"/>
        </w:rPr>
        <w:t xml:space="preserve"> greedy layer-wised unsupervised training</w:t>
      </w:r>
    </w:p>
    <w:p w14:paraId="20432CE0" w14:textId="77777777" w:rsidR="00A20A63" w:rsidRDefault="001C2EF9">
      <w:pPr>
        <w:pStyle w:val="33"/>
      </w:pPr>
      <w:bookmarkStart w:id="137" w:name="_Toc437135865"/>
      <w:r>
        <w:t>4.</w:t>
      </w:r>
      <w:r>
        <w:rPr>
          <w:rFonts w:hint="eastAsia"/>
        </w:rPr>
        <w:t>2</w:t>
      </w:r>
      <w:r>
        <w:t xml:space="preserve">.3 </w:t>
      </w:r>
      <w:r>
        <w:t>深度堆叠网络</w:t>
      </w:r>
      <w:r>
        <w:rPr>
          <w:rFonts w:hint="eastAsia"/>
        </w:rPr>
        <w:t>DSN</w:t>
      </w:r>
      <w:bookmarkEnd w:id="137"/>
    </w:p>
    <w:p w14:paraId="4C1D632B" w14:textId="77777777" w:rsidR="00A20A63" w:rsidRDefault="001C2EF9">
      <w:pPr>
        <w:ind w:firstLine="480"/>
      </w:pPr>
      <w:r>
        <w:t>DBN</w:t>
      </w:r>
      <w:r>
        <w:t>通过引入贪婪逐层无监督</w:t>
      </w:r>
      <w:proofErr w:type="gramStart"/>
      <w:r>
        <w:t>预训练</w:t>
      </w:r>
      <w:proofErr w:type="gramEnd"/>
      <w:r>
        <w:t>的方法实现</w:t>
      </w:r>
      <w:r>
        <w:rPr>
          <w:rFonts w:hint="eastAsia"/>
        </w:rPr>
        <w:t>可以</w:t>
      </w:r>
      <w:r>
        <w:t>利用大量无</w:t>
      </w:r>
      <w:proofErr w:type="gramStart"/>
      <w:r>
        <w:t>标数据</w:t>
      </w:r>
      <w:proofErr w:type="gramEnd"/>
      <w:r>
        <w:t>和少</w:t>
      </w:r>
      <w:r>
        <w:lastRenderedPageBreak/>
        <w:t>量有</w:t>
      </w:r>
      <w:proofErr w:type="gramStart"/>
      <w:r>
        <w:t>标数据</w:t>
      </w:r>
      <w:proofErr w:type="gramEnd"/>
      <w:r>
        <w:t>的半监督学习</w:t>
      </w:r>
      <w:r>
        <w:rPr>
          <w:rFonts w:hint="eastAsia"/>
        </w:rPr>
        <w:t>，</w:t>
      </w:r>
      <w:proofErr w:type="gramStart"/>
      <w:r>
        <w:t>预训练</w:t>
      </w:r>
      <w:proofErr w:type="gramEnd"/>
      <w:r>
        <w:t>的结果被认为是比随机初始值更优的初始值，可以有效缓解网络收敛于局部最小的问题。但是</w:t>
      </w:r>
      <w:r>
        <w:t>DBN</w:t>
      </w:r>
      <w:r>
        <w:t>的中间各层不能进行有效监督，随着层数的增加，梯度扩散现象仍可能发生。如果将无监督的贪婪逐层训练改为利用有标签数据的有监督贪婪逐层训练，每层训练的结果作为下一层的输入向量，如此堆叠成的网络即为深度堆叠网络（</w:t>
      </w:r>
      <w:r>
        <w:t>Deep Stacking Network</w:t>
      </w:r>
      <w:r>
        <w:t>，</w:t>
      </w:r>
      <w:r>
        <w:t>DSN</w:t>
      </w:r>
      <w:r>
        <w:t>）。</w:t>
      </w:r>
      <w:r>
        <w:t>DSN</w:t>
      </w:r>
      <w:r>
        <w:t>实现了深度网络各层的可监督训练</w:t>
      </w:r>
      <w:r>
        <w:rPr>
          <w:rFonts w:hint="eastAsia"/>
        </w:rPr>
        <w:t>，</w:t>
      </w:r>
      <w:r>
        <w:t>图</w:t>
      </w:r>
      <w:r>
        <w:t>4-5</w:t>
      </w:r>
      <w:r>
        <w:rPr>
          <w:rFonts w:hint="eastAsia"/>
        </w:rPr>
        <w:t>给出</w:t>
      </w:r>
      <w:r>
        <w:t>DSN</w:t>
      </w:r>
      <w:r>
        <w:t>的形成过程，每层的输入采用</w:t>
      </w:r>
      <w:r>
        <w:rPr>
          <w:rFonts w:hint="eastAsia"/>
        </w:rPr>
        <w:t>“</w:t>
      </w:r>
      <w:r>
        <w:t>替代</w:t>
      </w:r>
      <w:r>
        <w:rPr>
          <w:rFonts w:hint="eastAsia"/>
        </w:rPr>
        <w:t>”</w:t>
      </w:r>
      <w:r>
        <w:t>的方式，即新训练</w:t>
      </w:r>
      <w:r>
        <w:rPr>
          <w:rFonts w:hint="eastAsia"/>
        </w:rPr>
        <w:t>网络</w:t>
      </w:r>
      <w:r>
        <w:t>的隐含层替代原有输入成为新的输入。</w:t>
      </w:r>
    </w:p>
    <w:p w14:paraId="1E7241A3" w14:textId="77777777" w:rsidR="00A20A63" w:rsidRDefault="001C2EF9">
      <w:pPr>
        <w:adjustRightInd/>
        <w:snapToGrid/>
        <w:spacing w:line="240" w:lineRule="auto"/>
        <w:ind w:firstLineChars="0" w:firstLine="0"/>
        <w:jc w:val="center"/>
      </w:pPr>
      <w:r>
        <w:rPr>
          <w:noProof/>
          <w:color w:val="000000"/>
          <w:sz w:val="26"/>
          <w:szCs w:val="26"/>
          <w:shd w:val="clear" w:color="auto" w:fill="FFFFFF"/>
        </w:rPr>
        <w:drawing>
          <wp:inline distT="0" distB="0" distL="0" distR="0" wp14:anchorId="1FB027C0" wp14:editId="43F1B037">
            <wp:extent cx="5267325" cy="2007870"/>
            <wp:effectExtent l="0" t="0" r="0" b="0"/>
            <wp:docPr id="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Picture 1"/>
                    <pic:cNvPicPr>
                      <a:picLocks noChangeAspect="1" noChangeArrowheads="1"/>
                    </pic:cNvPicPr>
                  </pic:nvPicPr>
                  <pic:blipFill>
                    <a:blip r:embed="rId83" cstate="print"/>
                    <a:srcRect t="11912" b="16326"/>
                    <a:stretch>
                      <a:fillRect/>
                    </a:stretch>
                  </pic:blipFill>
                  <pic:spPr>
                    <a:xfrm>
                      <a:off x="0" y="0"/>
                      <a:ext cx="5274310" cy="2010927"/>
                    </a:xfrm>
                    <a:prstGeom prst="rect">
                      <a:avLst/>
                    </a:prstGeom>
                    <a:noFill/>
                    <a:ln>
                      <a:noFill/>
                    </a:ln>
                    <a:effectLst/>
                  </pic:spPr>
                </pic:pic>
              </a:graphicData>
            </a:graphic>
          </wp:inline>
        </w:drawing>
      </w:r>
    </w:p>
    <w:p w14:paraId="204CDBF7" w14:textId="77777777" w:rsidR="00A20A63" w:rsidRDefault="001C2EF9">
      <w:pPr>
        <w:adjustRightInd/>
        <w:snapToGrid/>
        <w:spacing w:line="240" w:lineRule="auto"/>
        <w:ind w:firstLineChars="0" w:firstLine="0"/>
        <w:jc w:val="center"/>
        <w:rPr>
          <w:sz w:val="21"/>
        </w:rPr>
      </w:pPr>
      <w:r>
        <w:rPr>
          <w:sz w:val="21"/>
        </w:rPr>
        <w:t>图</w:t>
      </w:r>
      <w:r>
        <w:rPr>
          <w:sz w:val="21"/>
        </w:rPr>
        <w:t>4-5</w:t>
      </w:r>
      <w:r>
        <w:rPr>
          <w:rFonts w:hint="eastAsia"/>
          <w:sz w:val="21"/>
        </w:rPr>
        <w:t xml:space="preserve"> DSN</w:t>
      </w:r>
      <w:r>
        <w:rPr>
          <w:rFonts w:hint="eastAsia"/>
          <w:sz w:val="21"/>
        </w:rPr>
        <w:t>的</w:t>
      </w:r>
      <w:r>
        <w:rPr>
          <w:sz w:val="21"/>
        </w:rPr>
        <w:t>形成过程</w:t>
      </w:r>
      <w:r>
        <w:rPr>
          <w:sz w:val="21"/>
        </w:rPr>
        <w:t>——</w:t>
      </w:r>
      <w:r>
        <w:rPr>
          <w:sz w:val="21"/>
        </w:rPr>
        <w:t>贪婪逐层有监督训练</w:t>
      </w:r>
    </w:p>
    <w:p w14:paraId="3F9F4CBA" w14:textId="77777777" w:rsidR="00A20A63" w:rsidRDefault="001C2EF9">
      <w:pPr>
        <w:adjustRightInd/>
        <w:snapToGrid/>
        <w:spacing w:line="240" w:lineRule="auto"/>
        <w:ind w:firstLineChars="0" w:firstLine="0"/>
        <w:jc w:val="center"/>
        <w:rPr>
          <w:sz w:val="21"/>
        </w:rPr>
      </w:pPr>
      <w:r>
        <w:rPr>
          <w:rFonts w:hint="eastAsia"/>
          <w:sz w:val="21"/>
        </w:rPr>
        <w:t xml:space="preserve">Fig. 4-5 </w:t>
      </w:r>
      <w:proofErr w:type="gramStart"/>
      <w:r>
        <w:rPr>
          <w:rFonts w:hint="eastAsia"/>
          <w:sz w:val="21"/>
        </w:rPr>
        <w:t>The</w:t>
      </w:r>
      <w:proofErr w:type="gramEnd"/>
      <w:r>
        <w:rPr>
          <w:rFonts w:hint="eastAsia"/>
          <w:sz w:val="21"/>
        </w:rPr>
        <w:t xml:space="preserve"> forming process of DSN </w:t>
      </w:r>
      <w:r>
        <w:rPr>
          <w:sz w:val="21"/>
        </w:rPr>
        <w:t>–</w:t>
      </w:r>
      <w:r>
        <w:rPr>
          <w:rFonts w:hint="eastAsia"/>
          <w:sz w:val="21"/>
        </w:rPr>
        <w:t xml:space="preserve"> greedy layer-wised supervised training</w:t>
      </w:r>
    </w:p>
    <w:p w14:paraId="5D4F45AC" w14:textId="77777777" w:rsidR="00A20A63" w:rsidRDefault="001C2EF9">
      <w:pPr>
        <w:ind w:firstLine="480"/>
      </w:pPr>
      <w:r>
        <w:t>微软研究院的邓力博士和他的同事们采用</w:t>
      </w:r>
      <w:r>
        <w:rPr>
          <w:rFonts w:hint="eastAsia"/>
        </w:rPr>
        <w:t>输入层逐层堆叠的</w:t>
      </w:r>
      <w:r>
        <w:t>方式构建了更为完整的深度堆叠网络</w:t>
      </w:r>
      <w:r>
        <w:rPr>
          <w:vertAlign w:val="superscript"/>
        </w:rPr>
        <w:t>[</w:t>
      </w:r>
      <w:r>
        <w:rPr>
          <w:rFonts w:hint="eastAsia"/>
          <w:vertAlign w:val="superscript"/>
        </w:rPr>
        <w:t>104</w:t>
      </w:r>
      <w:r>
        <w:rPr>
          <w:vertAlign w:val="superscript"/>
        </w:rPr>
        <w:t>]</w:t>
      </w:r>
      <w:r>
        <w:t>，如图</w:t>
      </w:r>
      <w:r>
        <w:t>4-6</w:t>
      </w:r>
      <w:r>
        <w:t>所示。图中用不同的颜色表示不同的模块，网络由一系列模块堆叠而成，每个模块由一个线性输入层、一个非线性隐含层和一个线性输出层构成，连接输入层与隐含层间的权重</w:t>
      </w:r>
      <w:r>
        <w:t>W</w:t>
      </w:r>
      <w:r>
        <w:t>和连接隐含层与输出层的</w:t>
      </w:r>
      <w:r>
        <w:t>U</w:t>
      </w:r>
      <w:r>
        <w:t>为待训练参数。原始输入以及底层模块的输出逐层垒加到上层模块</w:t>
      </w:r>
      <w:r>
        <w:rPr>
          <w:rFonts w:hint="eastAsia"/>
        </w:rPr>
        <w:t>作为该层输入，相比替代型输入方式，输入层的逐层堆叠</w:t>
      </w:r>
      <w:r>
        <w:t>充分利用了各层的学习结果，并始终保留原始输入，避免了学习误差的逐层传递。各模块独立训练，均由目标任务进行监督，相对于传统神经网络训练复杂度更低，也避免了因层数过多引起的梯度</w:t>
      </w:r>
      <w:r>
        <w:rPr>
          <w:rFonts w:hint="eastAsia"/>
        </w:rPr>
        <w:t>扩散</w:t>
      </w:r>
      <w:r>
        <w:t>的现象</w:t>
      </w:r>
      <w:r>
        <w:rPr>
          <w:rFonts w:hint="eastAsia"/>
        </w:rPr>
        <w:t>；</w:t>
      </w:r>
      <w:r>
        <w:t>对中间层监督力度的加强，还有助于为目标任务提取到更具区分性的特征。然而，这距离中间层真正意义上的可见</w:t>
      </w:r>
      <w:proofErr w:type="gramStart"/>
      <w:r>
        <w:t>化还有</w:t>
      </w:r>
      <w:proofErr w:type="gramEnd"/>
      <w:r>
        <w:t>一定距离，各层的训练均以最终目标为学习对象，仍然缺乏对于中间层真正含义的发掘，对于模型结构的设定也缺乏有针对性的指引。</w:t>
      </w:r>
    </w:p>
    <w:p w14:paraId="4530C9FA" w14:textId="77777777" w:rsidR="00A20A63" w:rsidRDefault="001C2EF9">
      <w:pPr>
        <w:adjustRightInd/>
        <w:snapToGrid/>
        <w:spacing w:line="240" w:lineRule="auto"/>
        <w:ind w:firstLineChars="0" w:firstLine="0"/>
        <w:jc w:val="center"/>
      </w:pPr>
      <w:r>
        <w:rPr>
          <w:noProof/>
        </w:rPr>
        <w:lastRenderedPageBreak/>
        <w:drawing>
          <wp:inline distT="0" distB="0" distL="0" distR="0" wp14:anchorId="2A02020D" wp14:editId="2A157EEC">
            <wp:extent cx="3034030" cy="4181475"/>
            <wp:effectExtent l="0" t="0" r="0" b="0"/>
            <wp:docPr id="19" name="图片 19" descr="http://attach.dataguru.cn/attachments/portal/201308/22/143738vh2vjvnc2rmhl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attach.dataguru.cn/attachments/portal/201308/22/143738vh2vjvnc2rmhl7e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034630" cy="4181475"/>
                    </a:xfrm>
                    <a:prstGeom prst="rect">
                      <a:avLst/>
                    </a:prstGeom>
                    <a:noFill/>
                    <a:ln>
                      <a:noFill/>
                    </a:ln>
                  </pic:spPr>
                </pic:pic>
              </a:graphicData>
            </a:graphic>
          </wp:inline>
        </w:drawing>
      </w:r>
    </w:p>
    <w:p w14:paraId="7BC14446" w14:textId="77777777" w:rsidR="00A20A63" w:rsidRDefault="001C2EF9">
      <w:pPr>
        <w:adjustRightInd/>
        <w:snapToGrid/>
        <w:spacing w:line="240" w:lineRule="auto"/>
        <w:ind w:firstLineChars="0" w:firstLine="0"/>
        <w:jc w:val="center"/>
        <w:rPr>
          <w:sz w:val="21"/>
          <w:vertAlign w:val="superscript"/>
        </w:rPr>
      </w:pPr>
      <w:r>
        <w:rPr>
          <w:sz w:val="21"/>
        </w:rPr>
        <w:t>图</w:t>
      </w:r>
      <w:r>
        <w:rPr>
          <w:sz w:val="21"/>
        </w:rPr>
        <w:t>4-6</w:t>
      </w:r>
      <w:r>
        <w:rPr>
          <w:rFonts w:hint="eastAsia"/>
          <w:sz w:val="21"/>
        </w:rPr>
        <w:t xml:space="preserve"> </w:t>
      </w:r>
      <w:r>
        <w:rPr>
          <w:rFonts w:hint="eastAsia"/>
          <w:sz w:val="21"/>
        </w:rPr>
        <w:t>输入层逐层堆叠的</w:t>
      </w:r>
      <w:r>
        <w:rPr>
          <w:rFonts w:hint="eastAsia"/>
          <w:sz w:val="21"/>
        </w:rPr>
        <w:t>DSN</w:t>
      </w:r>
      <w:r>
        <w:rPr>
          <w:sz w:val="21"/>
          <w:vertAlign w:val="superscript"/>
        </w:rPr>
        <w:t>[</w:t>
      </w:r>
      <w:r>
        <w:rPr>
          <w:rFonts w:hint="eastAsia"/>
          <w:sz w:val="21"/>
          <w:vertAlign w:val="superscript"/>
        </w:rPr>
        <w:t>104</w:t>
      </w:r>
      <w:r>
        <w:rPr>
          <w:sz w:val="21"/>
          <w:vertAlign w:val="superscript"/>
        </w:rPr>
        <w:t>]</w:t>
      </w:r>
    </w:p>
    <w:p w14:paraId="40652412" w14:textId="77777777" w:rsidR="00A20A63" w:rsidRDefault="001C2EF9">
      <w:pPr>
        <w:adjustRightInd/>
        <w:snapToGrid/>
        <w:spacing w:line="240" w:lineRule="auto"/>
        <w:ind w:firstLineChars="0" w:firstLine="0"/>
        <w:jc w:val="center"/>
        <w:rPr>
          <w:sz w:val="21"/>
        </w:rPr>
      </w:pPr>
      <w:r>
        <w:rPr>
          <w:rFonts w:hint="eastAsia"/>
          <w:sz w:val="21"/>
        </w:rPr>
        <w:t xml:space="preserve">Fig. 4-6 The DSN with input layer </w:t>
      </w:r>
      <w:proofErr w:type="gramStart"/>
      <w:r>
        <w:rPr>
          <w:rFonts w:hint="eastAsia"/>
          <w:sz w:val="21"/>
        </w:rPr>
        <w:t>stacked</w:t>
      </w:r>
      <w:r>
        <w:rPr>
          <w:sz w:val="21"/>
          <w:vertAlign w:val="superscript"/>
        </w:rPr>
        <w:t>[</w:t>
      </w:r>
      <w:proofErr w:type="gramEnd"/>
      <w:r>
        <w:rPr>
          <w:rFonts w:hint="eastAsia"/>
          <w:sz w:val="21"/>
          <w:vertAlign w:val="superscript"/>
        </w:rPr>
        <w:t>104</w:t>
      </w:r>
      <w:r>
        <w:rPr>
          <w:sz w:val="21"/>
          <w:vertAlign w:val="superscript"/>
        </w:rPr>
        <w:t>]</w:t>
      </w:r>
    </w:p>
    <w:p w14:paraId="03259D16" w14:textId="77777777" w:rsidR="00A20A63" w:rsidRDefault="001C2EF9">
      <w:pPr>
        <w:pStyle w:val="33"/>
      </w:pPr>
      <w:bookmarkStart w:id="138" w:name="_Toc437135866"/>
      <w:r>
        <w:t>4.</w:t>
      </w:r>
      <w:r>
        <w:rPr>
          <w:rFonts w:hint="eastAsia"/>
        </w:rPr>
        <w:t>2</w:t>
      </w:r>
      <w:r>
        <w:t xml:space="preserve">.4 </w:t>
      </w:r>
      <w:r>
        <w:t>中间层部分可见的深度堆叠网络</w:t>
      </w:r>
      <w:r>
        <w:rPr>
          <w:rFonts w:hint="eastAsia"/>
        </w:rPr>
        <w:t>VDSN</w:t>
      </w:r>
      <w:bookmarkEnd w:id="138"/>
    </w:p>
    <w:p w14:paraId="55080099" w14:textId="77777777" w:rsidR="00A20A63" w:rsidRDefault="001C2EF9">
      <w:pPr>
        <w:ind w:firstLine="480"/>
      </w:pPr>
      <w:r>
        <w:rPr>
          <w:rFonts w:hint="eastAsia"/>
        </w:rPr>
        <w:t>在</w:t>
      </w:r>
      <w:r>
        <w:rPr>
          <w:rFonts w:hint="eastAsia"/>
        </w:rPr>
        <w:t>DSN</w:t>
      </w:r>
      <w:r>
        <w:rPr>
          <w:rFonts w:hint="eastAsia"/>
        </w:rPr>
        <w:t>的基础上，我们加入先验知识的指引，使其参与到</w:t>
      </w:r>
      <w:r>
        <w:t>对</w:t>
      </w:r>
      <w:r>
        <w:rPr>
          <w:rFonts w:hint="eastAsia"/>
        </w:rPr>
        <w:t>网络结构的约束中，从而构建中间层部分可见的深度堆叠网络（</w:t>
      </w:r>
      <w:r>
        <w:t>Visible Deep Stacking Network, VDSN</w:t>
      </w:r>
      <w:r>
        <w:rPr>
          <w:rFonts w:hint="eastAsia"/>
        </w:rPr>
        <w:t>）</w:t>
      </w:r>
      <w:r>
        <w:t>。</w:t>
      </w:r>
      <w:r>
        <w:rPr>
          <w:rFonts w:hint="eastAsia"/>
        </w:rPr>
        <w:t>与</w:t>
      </w:r>
      <w:r>
        <w:t>DSN</w:t>
      </w:r>
      <w:r>
        <w:rPr>
          <w:rFonts w:hint="eastAsia"/>
        </w:rPr>
        <w:t>不同的是，</w:t>
      </w:r>
      <w:r>
        <w:t>VDSN</w:t>
      </w:r>
      <w:r>
        <w:rPr>
          <w:rFonts w:hint="eastAsia"/>
        </w:rPr>
        <w:t>的每一模块都具有不同的子目标，各子目标按照预先设定的生成顺序依次训练并参与到后续目标及最终目标的学习中</w:t>
      </w:r>
      <w:r>
        <w:t>。在人工干预的同时，保留抽取新信息的能力和一定的容错能力，因此称为</w:t>
      </w:r>
      <w:r>
        <w:rPr>
          <w:rFonts w:hint="eastAsia"/>
        </w:rPr>
        <w:t>“</w:t>
      </w:r>
      <w:r>
        <w:t>部分可见</w:t>
      </w:r>
      <w:r>
        <w:rPr>
          <w:rFonts w:hint="eastAsia"/>
        </w:rPr>
        <w:t>”</w:t>
      </w:r>
      <w:r>
        <w:t>。</w:t>
      </w:r>
      <w:r>
        <w:rPr>
          <w:rFonts w:hint="eastAsia"/>
        </w:rPr>
        <w:t>有别于最终目标的子目标的设定，使网络的内部结构具有明确的含义和显性的关系，为网络结构的设计提供依据并指引学习的方向</w:t>
      </w:r>
      <w:r>
        <w:t>。</w:t>
      </w:r>
      <w:r>
        <w:rPr>
          <w:rFonts w:hint="eastAsia"/>
        </w:rPr>
        <w:t>至此，深度网络所描述的特征不再是静态的单一目标的特征，而是动态衍化的包含一系列子目标的连续过程，各个环节间可能存在的直接或间接的相互影响通过各模块的训练结果的堆叠进行传递</w:t>
      </w:r>
      <w:r>
        <w:t>。</w:t>
      </w:r>
      <w:r>
        <w:rPr>
          <w:rFonts w:hint="eastAsia"/>
        </w:rPr>
        <w:t>先验知识的加入可能只破解了网络结构的部分信息，尚有未解码信息存在的可能，各子目标间的相互关系也并非确定的一对一的映射关系，因此出于完备性考虑，</w:t>
      </w:r>
      <w:bookmarkStart w:id="139" w:name="OLE_LINK6"/>
      <w:bookmarkStart w:id="140" w:name="OLE_LINK7"/>
      <w:r>
        <w:rPr>
          <w:rFonts w:hint="eastAsia"/>
        </w:rPr>
        <w:t>前面所有模块的结果均会堆叠到后续模块以保证其对后续环节的潜在影响</w:t>
      </w:r>
      <w:bookmarkEnd w:id="139"/>
      <w:bookmarkEnd w:id="140"/>
      <w:r>
        <w:rPr>
          <w:rFonts w:hint="eastAsia"/>
        </w:rPr>
        <w:t>，原始</w:t>
      </w:r>
      <w:r>
        <w:rPr>
          <w:rFonts w:hint="eastAsia"/>
        </w:rPr>
        <w:lastRenderedPageBreak/>
        <w:t>输入也始终作为输入传递给每个模块。</w:t>
      </w:r>
    </w:p>
    <w:p w14:paraId="2F0BE2D9" w14:textId="77777777" w:rsidR="00A20A63" w:rsidRDefault="001C2EF9">
      <w:pPr>
        <w:ind w:firstLine="480"/>
      </w:pPr>
      <w:r>
        <w:rPr>
          <w:rFonts w:hint="eastAsia"/>
        </w:rPr>
        <w:t>以</w:t>
      </w:r>
      <w:r>
        <w:t>X</w:t>
      </w:r>
      <w:r>
        <w:rPr>
          <w:rFonts w:hint="eastAsia"/>
        </w:rPr>
        <w:t>表示已有的输入特征，</w:t>
      </w:r>
      <w:r>
        <w:t>Y</w:t>
      </w:r>
      <w:r>
        <w:rPr>
          <w:rFonts w:hint="eastAsia"/>
        </w:rPr>
        <w:t>表示最终的学习目标，对于</w:t>
      </w:r>
      <w:r>
        <w:t>DSN</w:t>
      </w:r>
      <w:r>
        <w:rPr>
          <w:rFonts w:hint="eastAsia"/>
        </w:rPr>
        <w:t>以及</w:t>
      </w:r>
      <w:r>
        <w:t>DBN</w:t>
      </w:r>
      <w:r>
        <w:rPr>
          <w:rFonts w:hint="eastAsia"/>
        </w:rPr>
        <w:t>等中间层不可见的深度网络，网络学习是已知</w:t>
      </w:r>
      <w:r>
        <w:t>X</w:t>
      </w:r>
      <w:r>
        <w:rPr>
          <w:rFonts w:hint="eastAsia"/>
        </w:rPr>
        <w:t>条件下对后验概率</w:t>
      </w:r>
      <w:r>
        <w:t>P(Y|X)</w:t>
      </w:r>
      <w:r>
        <w:rPr>
          <w:rFonts w:hint="eastAsia"/>
        </w:rPr>
        <w:t>进行估计</w:t>
      </w:r>
      <w:r>
        <w:t>。</w:t>
      </w:r>
      <w:r>
        <w:t>DBN</w:t>
      </w:r>
      <w:r>
        <w:rPr>
          <w:rFonts w:hint="eastAsia"/>
        </w:rPr>
        <w:t>通过引入无监督的</w:t>
      </w:r>
      <w:proofErr w:type="gramStart"/>
      <w:r>
        <w:rPr>
          <w:rFonts w:hint="eastAsia"/>
        </w:rPr>
        <w:t>预训练</w:t>
      </w:r>
      <w:proofErr w:type="gramEnd"/>
      <w:r>
        <w:rPr>
          <w:rFonts w:hint="eastAsia"/>
        </w:rPr>
        <w:t>从而得到观测数据的先验概率</w:t>
      </w:r>
      <w:r>
        <w:t>P(X)</w:t>
      </w:r>
      <w:r>
        <w:rPr>
          <w:rFonts w:hint="eastAsia"/>
        </w:rPr>
        <w:t>，相对于单纯的有监督学习而言能够利用大量的无标签数据学习和发现数据中存在的模式，有助于避免因网络函数表达能力过强而出现过拟合现象</w:t>
      </w:r>
      <w:r>
        <w:t>。</w:t>
      </w:r>
      <w:r>
        <w:t>DSN</w:t>
      </w:r>
      <w:r>
        <w:rPr>
          <w:rFonts w:hint="eastAsia"/>
        </w:rPr>
        <w:t>将</w:t>
      </w:r>
      <w:r>
        <w:t>DBN</w:t>
      </w:r>
      <w:r>
        <w:rPr>
          <w:rFonts w:hint="eastAsia"/>
        </w:rPr>
        <w:t>的逐层无监督训练扩展到逐层有监督训练，避免了多层神经网络整体的反向误差调整；同时各模块均由最终目标监督训练，可以视为在逐层抽取更具区分性的特征</w:t>
      </w:r>
      <w:r>
        <w:t>。</w:t>
      </w:r>
      <w:r>
        <w:t>VDSN</w:t>
      </w:r>
      <w:r>
        <w:rPr>
          <w:rFonts w:hint="eastAsia"/>
        </w:rPr>
        <w:t>延续了</w:t>
      </w:r>
      <w:r>
        <w:t>DSN</w:t>
      </w:r>
      <w:r>
        <w:rPr>
          <w:rFonts w:hint="eastAsia"/>
        </w:rPr>
        <w:t>基本模块的结构以及各模块独立训练的方式，同时</w:t>
      </w:r>
      <w:r>
        <w:t>DBN</w:t>
      </w:r>
      <w:r>
        <w:rPr>
          <w:rFonts w:hint="eastAsia"/>
        </w:rPr>
        <w:t>中无监督的</w:t>
      </w:r>
      <w:proofErr w:type="gramStart"/>
      <w:r>
        <w:rPr>
          <w:rFonts w:hint="eastAsia"/>
        </w:rPr>
        <w:t>预训练</w:t>
      </w:r>
      <w:proofErr w:type="gramEnd"/>
      <w:r>
        <w:rPr>
          <w:rFonts w:hint="eastAsia"/>
        </w:rPr>
        <w:t>也可参与到网络参数的初始化；但是，</w:t>
      </w:r>
      <w:r>
        <w:t>VDSN</w:t>
      </w:r>
      <w:r>
        <w:rPr>
          <w:rFonts w:hint="eastAsia"/>
        </w:rPr>
        <w:t>每个模块不再由最终目标监督，而是依次预测不同的子目标</w:t>
      </w:r>
      <w:r>
        <w:t>Y</w:t>
      </w:r>
      <w:r>
        <w:rPr>
          <w:vertAlign w:val="subscript"/>
        </w:rPr>
        <w:t>i</w:t>
      </w:r>
      <w:r>
        <w:rPr>
          <w:rFonts w:hint="eastAsia"/>
        </w:rPr>
        <w:t>，各子目标与最终目标</w:t>
      </w:r>
      <w:proofErr w:type="gramStart"/>
      <w:r>
        <w:rPr>
          <w:rFonts w:hint="eastAsia"/>
        </w:rPr>
        <w:t>间构成</w:t>
      </w:r>
      <w:proofErr w:type="gramEnd"/>
      <w:r>
        <w:rPr>
          <w:rFonts w:hint="eastAsia"/>
        </w:rPr>
        <w:t>链式生成关系，各模块依次估计</w:t>
      </w:r>
      <w:r>
        <w:t>P(Y</w:t>
      </w:r>
      <w:r>
        <w:rPr>
          <w:vertAlign w:val="subscript"/>
        </w:rPr>
        <w:t>1</w:t>
      </w:r>
      <w:r>
        <w:t>|X)</w:t>
      </w:r>
      <w:r>
        <w:rPr>
          <w:rFonts w:hint="eastAsia"/>
        </w:rPr>
        <w:t>，</w:t>
      </w:r>
      <w:r>
        <w:t>P(Y</w:t>
      </w:r>
      <w:r>
        <w:rPr>
          <w:vertAlign w:val="subscript"/>
        </w:rPr>
        <w:t>2</w:t>
      </w:r>
      <w:r>
        <w:t>|X,Y</w:t>
      </w:r>
      <w:r>
        <w:rPr>
          <w:vertAlign w:val="subscript"/>
        </w:rPr>
        <w:t>1</w:t>
      </w:r>
      <w:r>
        <w:t>)</w:t>
      </w:r>
      <w:r>
        <w:rPr>
          <w:rFonts w:hint="eastAsia"/>
        </w:rPr>
        <w:t>，</w:t>
      </w:r>
      <w:r>
        <w:t>P(Y</w:t>
      </w:r>
      <w:r>
        <w:rPr>
          <w:vertAlign w:val="subscript"/>
        </w:rPr>
        <w:t>3</w:t>
      </w:r>
      <w:r>
        <w:t>|X,Y</w:t>
      </w:r>
      <w:r>
        <w:rPr>
          <w:vertAlign w:val="subscript"/>
        </w:rPr>
        <w:t>1</w:t>
      </w:r>
      <w:r>
        <w:t>, Y</w:t>
      </w:r>
      <w:r>
        <w:rPr>
          <w:vertAlign w:val="subscript"/>
        </w:rPr>
        <w:t>2</w:t>
      </w:r>
      <w:r>
        <w:t>)</w:t>
      </w:r>
      <w:r>
        <w:rPr>
          <w:rFonts w:hint="eastAsia"/>
        </w:rPr>
        <w:t>，···，</w:t>
      </w:r>
      <w:r>
        <w:t>P(Y</w:t>
      </w:r>
      <w:r>
        <w:rPr>
          <w:vertAlign w:val="subscript"/>
        </w:rPr>
        <w:t>M</w:t>
      </w:r>
      <w:r>
        <w:t>|X, Y</w:t>
      </w:r>
      <w:r>
        <w:rPr>
          <w:vertAlign w:val="subscript"/>
        </w:rPr>
        <w:t>1</w:t>
      </w:r>
      <w:r>
        <w:t>, Y</w:t>
      </w:r>
      <w:r>
        <w:rPr>
          <w:vertAlign w:val="subscript"/>
        </w:rPr>
        <w:t>2</w:t>
      </w:r>
      <w:r>
        <w:t>,…</w:t>
      </w:r>
      <w:r>
        <w:rPr>
          <w:rFonts w:hint="eastAsia"/>
        </w:rPr>
        <w:t>,</w:t>
      </w:r>
      <w:r>
        <w:t>Y</w:t>
      </w:r>
      <w:r>
        <w:rPr>
          <w:vertAlign w:val="subscript"/>
        </w:rPr>
        <w:t>M</w:t>
      </w:r>
      <w:r>
        <w:rPr>
          <w:rFonts w:hint="eastAsia"/>
          <w:vertAlign w:val="subscript"/>
        </w:rPr>
        <w:t>-1</w:t>
      </w:r>
      <w:r>
        <w:t>)</w:t>
      </w:r>
      <w:r>
        <w:rPr>
          <w:rFonts w:hint="eastAsia"/>
        </w:rPr>
        <w:t>，</w:t>
      </w:r>
      <w:r>
        <w:t>M</w:t>
      </w:r>
      <w:r>
        <w:rPr>
          <w:rFonts w:hint="eastAsia"/>
        </w:rPr>
        <w:t>为子目标数</w:t>
      </w:r>
      <w:r>
        <w:t>。</w:t>
      </w:r>
      <w:r>
        <w:rPr>
          <w:rFonts w:hint="eastAsia"/>
        </w:rPr>
        <w:t>可见，</w:t>
      </w:r>
      <w:r>
        <w:t>VDSN</w:t>
      </w:r>
      <w:r>
        <w:rPr>
          <w:rFonts w:hint="eastAsia"/>
        </w:rPr>
        <w:t>相比于中间层不可见的深度网络虽然也采用逐层训练的模式，但每层可利用的已知信息在原始输入的基础上得到扩展，在子目标设定合理的前提下，先验的引入有助于模型学习</w:t>
      </w:r>
      <w:r>
        <w:t>到更准确更具泛化能力的解。</w:t>
      </w:r>
      <w:r>
        <w:rPr>
          <w:rFonts w:hint="eastAsia"/>
        </w:rPr>
        <w:t>利用先验知识对已知信息进行扩展，对于数据有限尤其是有</w:t>
      </w:r>
      <w:proofErr w:type="gramStart"/>
      <w:r>
        <w:rPr>
          <w:rFonts w:hint="eastAsia"/>
        </w:rPr>
        <w:t>标数据</w:t>
      </w:r>
      <w:proofErr w:type="gramEnd"/>
      <w:r>
        <w:rPr>
          <w:rFonts w:hint="eastAsia"/>
        </w:rPr>
        <w:t>难以获得的情况显得尤为重要，因为仅依赖小规模的数据可能很难靠网络本身自动发现数据中隐藏的结构模式，而借鉴相关领域的专业知识对网络结构进行部分的人工干预，可以减少对于训练数据的依赖，这可被视作从结构设定的角度对网络进行了监督或</w:t>
      </w:r>
      <w:proofErr w:type="gramStart"/>
      <w:r>
        <w:rPr>
          <w:rFonts w:hint="eastAsia"/>
        </w:rPr>
        <w:t>半监督</w:t>
      </w:r>
      <w:proofErr w:type="gramEnd"/>
      <w:r>
        <w:rPr>
          <w:rFonts w:hint="eastAsia"/>
        </w:rPr>
        <w:t>引导。</w:t>
      </w:r>
    </w:p>
    <w:p w14:paraId="760A7393" w14:textId="77777777" w:rsidR="00A20A63" w:rsidRDefault="001C2EF9">
      <w:pPr>
        <w:ind w:firstLine="480"/>
      </w:pPr>
      <w:r>
        <w:t>VDSN</w:t>
      </w:r>
      <w:r>
        <w:rPr>
          <w:rFonts w:hint="eastAsia"/>
        </w:rPr>
        <w:t>的每个模块也由输入层、单一隐含层和输出层构成，各模块的训练参数有两组：连接输入层</w:t>
      </w:r>
      <w:r>
        <w:rPr>
          <w:position w:val="-4"/>
        </w:rPr>
        <w:object w:dxaOrig="255" w:dyaOrig="255" w14:anchorId="15B2E12E">
          <v:shape id="_x0000_i1044" type="#_x0000_t75" style="width:12.75pt;height:12.75pt" o:ole="">
            <v:imagedata r:id="rId85" o:title=""/>
          </v:shape>
          <o:OLEObject Type="Embed" ProgID="Equation.DSMT4" ShapeID="_x0000_i1044" DrawAspect="Content" ObjectID="_1512232842" r:id="rId86"/>
        </w:object>
      </w:r>
      <w:r>
        <w:rPr>
          <w:rFonts w:hint="eastAsia"/>
        </w:rPr>
        <w:t>与隐含层</w:t>
      </w:r>
      <w:r>
        <w:rPr>
          <w:position w:val="-4"/>
        </w:rPr>
        <w:object w:dxaOrig="255" w:dyaOrig="255" w14:anchorId="0A755318">
          <v:shape id="_x0000_i1045" type="#_x0000_t75" style="width:12.75pt;height:12.75pt" o:ole="">
            <v:imagedata r:id="rId87" o:title=""/>
          </v:shape>
          <o:OLEObject Type="Embed" ProgID="Equation.DSMT4" ShapeID="_x0000_i1045" DrawAspect="Content" ObjectID="_1512232843" r:id="rId88"/>
        </w:object>
      </w:r>
      <w:r>
        <w:rPr>
          <w:rFonts w:hint="eastAsia"/>
        </w:rPr>
        <w:t>的权重矩阵</w:t>
      </w:r>
      <w:r>
        <w:rPr>
          <w:position w:val="-6"/>
        </w:rPr>
        <w:object w:dxaOrig="315" w:dyaOrig="285" w14:anchorId="520167BB">
          <v:shape id="_x0000_i1046" type="#_x0000_t75" style="width:15.75pt;height:14.25pt" o:ole="">
            <v:imagedata r:id="rId89" o:title=""/>
          </v:shape>
          <o:OLEObject Type="Embed" ProgID="Equation.DSMT4" ShapeID="_x0000_i1046" DrawAspect="Content" ObjectID="_1512232844" r:id="rId90"/>
        </w:object>
      </w:r>
      <w:r>
        <w:rPr>
          <w:rFonts w:hint="eastAsia"/>
        </w:rPr>
        <w:t>，和连接隐含层</w:t>
      </w:r>
      <w:r>
        <w:rPr>
          <w:position w:val="-4"/>
        </w:rPr>
        <w:object w:dxaOrig="255" w:dyaOrig="255" w14:anchorId="1AF54AA0">
          <v:shape id="_x0000_i1047" type="#_x0000_t75" style="width:12.75pt;height:12.75pt" o:ole="">
            <v:imagedata r:id="rId91" o:title=""/>
          </v:shape>
          <o:OLEObject Type="Embed" ProgID="Equation.DSMT4" ShapeID="_x0000_i1047" DrawAspect="Content" ObjectID="_1512232845" r:id="rId92"/>
        </w:object>
      </w:r>
      <w:r>
        <w:rPr>
          <w:rFonts w:hint="eastAsia"/>
        </w:rPr>
        <w:t>与输出层</w:t>
      </w:r>
      <w:r>
        <w:rPr>
          <w:position w:val="-4"/>
        </w:rPr>
        <w:object w:dxaOrig="255" w:dyaOrig="255" w14:anchorId="4F3C9FDC">
          <v:shape id="_x0000_i1048" type="#_x0000_t75" style="width:12.75pt;height:12.75pt" o:ole="">
            <v:imagedata r:id="rId93" o:title=""/>
          </v:shape>
          <o:OLEObject Type="Embed" ProgID="Equation.DSMT4" ShapeID="_x0000_i1048" DrawAspect="Content" ObjectID="_1512232846" r:id="rId94"/>
        </w:object>
      </w:r>
      <w:r>
        <w:rPr>
          <w:rFonts w:hint="eastAsia"/>
        </w:rPr>
        <w:t>的权重矩阵</w:t>
      </w:r>
      <w:r>
        <w:rPr>
          <w:position w:val="-6"/>
        </w:rPr>
        <w:object w:dxaOrig="255" w:dyaOrig="285" w14:anchorId="63CD9C8D">
          <v:shape id="_x0000_i1049" type="#_x0000_t75" style="width:12.75pt;height:14.25pt" o:ole="">
            <v:imagedata r:id="rId95" o:title=""/>
          </v:shape>
          <o:OLEObject Type="Embed" ProgID="Equation.DSMT4" ShapeID="_x0000_i1049" DrawAspect="Content" ObjectID="_1512232847" r:id="rId96"/>
        </w:object>
      </w:r>
      <w:r>
        <w:t>。</w:t>
      </w:r>
      <w:r>
        <w:rPr>
          <w:rFonts w:hint="eastAsia"/>
        </w:rPr>
        <w:t>其中，隐含层为输入层的非线性映射</w:t>
      </w:r>
      <w:r>
        <w:rPr>
          <w:position w:val="-10"/>
        </w:rPr>
        <w:object w:dxaOrig="1725" w:dyaOrig="375" w14:anchorId="61FBC10F">
          <v:shape id="_x0000_i1050" type="#_x0000_t75" style="width:86.25pt;height:18.75pt" o:ole="">
            <v:imagedata r:id="rId97" o:title=""/>
          </v:shape>
          <o:OLEObject Type="Embed" ProgID="Equation.DSMT4" ShapeID="_x0000_i1050" DrawAspect="Content" ObjectID="_1512232848" r:id="rId98"/>
        </w:object>
      </w:r>
      <w:r>
        <w:rPr>
          <w:rFonts w:hint="eastAsia"/>
        </w:rPr>
        <w:t>，</w:t>
      </w:r>
      <w:r>
        <w:rPr>
          <w:position w:val="-14"/>
          <w:szCs w:val="21"/>
        </w:rPr>
        <w:object w:dxaOrig="2295" w:dyaOrig="390" w14:anchorId="122A559D">
          <v:shape id="_x0000_i1051" type="#_x0000_t75" style="width:114.75pt;height:19.5pt" o:ole="">
            <v:imagedata r:id="rId99" o:title=""/>
          </v:shape>
          <o:OLEObject Type="Embed" ProgID="Equation.DSMT4" ShapeID="_x0000_i1051" DrawAspect="Content" ObjectID="_1512232849" r:id="rId100"/>
        </w:object>
      </w:r>
      <w:r>
        <w:rPr>
          <w:rFonts w:hint="eastAsia"/>
          <w:szCs w:val="21"/>
        </w:rPr>
        <w:t>，</w:t>
      </w:r>
      <w:r>
        <w:rPr>
          <w:rFonts w:hint="eastAsia"/>
        </w:rPr>
        <w:t>输出层为隐含层的线性组合</w:t>
      </w:r>
      <w:r>
        <w:rPr>
          <w:position w:val="-6"/>
        </w:rPr>
        <w:object w:dxaOrig="975" w:dyaOrig="315" w14:anchorId="7D23107E">
          <v:shape id="_x0000_i1052" type="#_x0000_t75" style="width:48.75pt;height:15.75pt" o:ole="">
            <v:imagedata r:id="rId101" o:title=""/>
          </v:shape>
          <o:OLEObject Type="Embed" ProgID="Equation.DSMT4" ShapeID="_x0000_i1052" DrawAspect="Content" ObjectID="_1512232850" r:id="rId102"/>
        </w:object>
      </w:r>
      <w:r>
        <w:t>。</w:t>
      </w:r>
      <w:r>
        <w:rPr>
          <w:rFonts w:hint="eastAsia"/>
        </w:rPr>
        <w:t>由此，各模块可向后面传递的结果有两种可能：一是将输出层传递给后续模块作为部分输入层，即两个权重矩阵</w:t>
      </w:r>
      <w:r>
        <w:rPr>
          <w:position w:val="-6"/>
        </w:rPr>
        <w:object w:dxaOrig="315" w:dyaOrig="285" w14:anchorId="453CB546">
          <v:shape id="_x0000_i1053" type="#_x0000_t75" style="width:15.75pt;height:14.25pt" o:ole="">
            <v:imagedata r:id="rId103" o:title=""/>
          </v:shape>
          <o:OLEObject Type="Embed" ProgID="Equation.DSMT4" ShapeID="_x0000_i1053" DrawAspect="Content" ObjectID="_1512232851" r:id="rId104"/>
        </w:object>
      </w:r>
      <w:r>
        <w:rPr>
          <w:rFonts w:hint="eastAsia"/>
        </w:rPr>
        <w:t>和</w:t>
      </w:r>
      <w:r>
        <w:rPr>
          <w:position w:val="-6"/>
        </w:rPr>
        <w:object w:dxaOrig="255" w:dyaOrig="285" w14:anchorId="45030FE0">
          <v:shape id="_x0000_i1054" type="#_x0000_t75" style="width:12.75pt;height:14.25pt" o:ole="">
            <v:imagedata r:id="rId105" o:title=""/>
          </v:shape>
          <o:OLEObject Type="Embed" ProgID="Equation.DSMT4" ShapeID="_x0000_i1054" DrawAspect="Content" ObjectID="_1512232852" r:id="rId106"/>
        </w:object>
      </w:r>
      <w:r>
        <w:rPr>
          <w:rFonts w:hint="eastAsia"/>
        </w:rPr>
        <w:t>均向后传递并对其产生影响；二是将隐含层传递给后续模块作为部分隐含层，即仅向后传递连接输入层和隐含层的权重</w:t>
      </w:r>
      <w:r>
        <w:rPr>
          <w:position w:val="-6"/>
        </w:rPr>
        <w:object w:dxaOrig="315" w:dyaOrig="285" w14:anchorId="2184EF3A">
          <v:shape id="_x0000_i1055" type="#_x0000_t75" style="width:15.75pt;height:14.25pt" o:ole="">
            <v:imagedata r:id="rId107" o:title=""/>
          </v:shape>
          <o:OLEObject Type="Embed" ProgID="Equation.DSMT4" ShapeID="_x0000_i1055" DrawAspect="Content" ObjectID="_1512232853" r:id="rId108"/>
        </w:object>
      </w:r>
      <w:r>
        <w:t>。</w:t>
      </w:r>
      <w:r>
        <w:rPr>
          <w:rFonts w:hint="eastAsia"/>
        </w:rPr>
        <w:t>由于隐含层的值是非线性分布，而输入层和输出层的值均为线性分布，因此隐含层没有传递给后续模块作为部分输入层</w:t>
      </w:r>
      <w:r>
        <w:t>。</w:t>
      </w:r>
      <w:r>
        <w:rPr>
          <w:rFonts w:hint="eastAsia"/>
        </w:rPr>
        <w:t>第一种堆叠方式与输入层逐层堆叠的</w:t>
      </w:r>
      <w:r>
        <w:t>DSN</w:t>
      </w:r>
      <w:r>
        <w:rPr>
          <w:rFonts w:hint="eastAsia"/>
        </w:rPr>
        <w:t>的连接模式类似，但是各模块有不同的训练目标，每个模块的输出不再是最终目标的估计，而是有各自不同的子目标，由于训练结果的逐层堆叠发生在后续模块的输入层，采用这种方式搭建的</w:t>
      </w:r>
      <w:r>
        <w:t>VDSN</w:t>
      </w:r>
      <w:r>
        <w:rPr>
          <w:rFonts w:hint="eastAsia"/>
        </w:rPr>
        <w:t>称为输入层部分可见的深度堆叠网络（</w:t>
      </w:r>
      <w:r>
        <w:t>Input-layer</w:t>
      </w:r>
      <w:r>
        <w:rPr>
          <w:rFonts w:hint="eastAsia"/>
        </w:rPr>
        <w:t xml:space="preserve"> </w:t>
      </w:r>
      <w:r>
        <w:t>Visible Deep Stacking Network, IVDSN</w:t>
      </w:r>
      <w:r>
        <w:rPr>
          <w:rFonts w:hint="eastAsia"/>
        </w:rPr>
        <w:t>）</w:t>
      </w:r>
      <w:r>
        <w:t>。</w:t>
      </w:r>
      <w:r>
        <w:rPr>
          <w:rFonts w:hint="eastAsia"/>
        </w:rPr>
        <w:t>第二种堆叠方式更直接地体现了中间层部分已知的情况，由于逐层堆叠体现在隐含层，将这种网络命名为隐含层部分可见的深度堆叠网络（</w:t>
      </w:r>
      <w:r>
        <w:t>Hidden-layer</w:t>
      </w:r>
      <w:r>
        <w:rPr>
          <w:rFonts w:hint="eastAsia"/>
        </w:rPr>
        <w:t xml:space="preserve"> </w:t>
      </w:r>
      <w:r>
        <w:t>Visible Deep Stacking Network, HVDSN</w:t>
      </w:r>
      <w:r>
        <w:rPr>
          <w:rFonts w:hint="eastAsia"/>
        </w:rPr>
        <w:t>）</w:t>
      </w:r>
      <w:r>
        <w:t>。</w:t>
      </w:r>
    </w:p>
    <w:p w14:paraId="0A00B8F4" w14:textId="77777777" w:rsidR="00A20A63" w:rsidRDefault="001C2EF9">
      <w:pPr>
        <w:ind w:firstLine="480"/>
      </w:pPr>
      <w:r>
        <w:rPr>
          <w:rFonts w:hint="eastAsia"/>
        </w:rPr>
        <w:lastRenderedPageBreak/>
        <w:t>图</w:t>
      </w:r>
      <w:r>
        <w:rPr>
          <w:rFonts w:hint="eastAsia"/>
        </w:rPr>
        <w:t>4-7</w:t>
      </w:r>
      <w:r>
        <w:rPr>
          <w:rFonts w:hint="eastAsia"/>
        </w:rPr>
        <w:t>给出了</w:t>
      </w:r>
      <w:r>
        <w:t>IVDSN</w:t>
      </w:r>
      <w:r>
        <w:rPr>
          <w:rFonts w:hint="eastAsia"/>
        </w:rPr>
        <w:t>和</w:t>
      </w:r>
      <w:r>
        <w:t>HVDSN</w:t>
      </w:r>
      <w:r>
        <w:rPr>
          <w:rFonts w:hint="eastAsia"/>
        </w:rPr>
        <w:t>两种网络中两个模块及其连接关系示意图</w:t>
      </w:r>
      <w:r>
        <w:t>。</w:t>
      </w:r>
      <w:r>
        <w:rPr>
          <w:rFonts w:hint="eastAsia"/>
        </w:rPr>
        <w:t>仅就这两个模块而言，目标</w:t>
      </w:r>
      <w:r>
        <w:rPr>
          <w:position w:val="-4"/>
        </w:rPr>
        <w:object w:dxaOrig="360" w:dyaOrig="255" w14:anchorId="03DA384D">
          <v:shape id="_x0000_i1056" type="#_x0000_t75" style="width:18.75pt;height:12.75pt" o:ole="">
            <v:imagedata r:id="rId109" o:title=""/>
          </v:shape>
          <o:OLEObject Type="Embed" ProgID="Equation.DSMT4" ShapeID="_x0000_i1056" DrawAspect="Content" ObjectID="_1512232854" r:id="rId110"/>
        </w:object>
      </w:r>
      <w:r>
        <w:rPr>
          <w:rFonts w:hint="eastAsia"/>
        </w:rPr>
        <w:t>相当于最终目标，而</w:t>
      </w:r>
      <w:r>
        <w:rPr>
          <w:position w:val="-4"/>
        </w:rPr>
        <w:object w:dxaOrig="330" w:dyaOrig="255" w14:anchorId="65AE863C">
          <v:shape id="_x0000_i1057" type="#_x0000_t75" style="width:16.5pt;height:12.75pt" o:ole="">
            <v:imagedata r:id="rId111" o:title=""/>
          </v:shape>
          <o:OLEObject Type="Embed" ProgID="Equation.DSMT4" ShapeID="_x0000_i1057" DrawAspect="Content" ObjectID="_1512232855" r:id="rId112"/>
        </w:object>
      </w:r>
      <w:r>
        <w:rPr>
          <w:rFonts w:hint="eastAsia"/>
        </w:rPr>
        <w:t>相当于其子目标，模块</w:t>
      </w:r>
      <w:r>
        <w:t>1</w:t>
      </w:r>
      <w:r>
        <w:rPr>
          <w:rFonts w:hint="eastAsia"/>
        </w:rPr>
        <w:t>的训练目标为使输出层</w:t>
      </w:r>
      <w:r>
        <w:rPr>
          <w:position w:val="-4"/>
        </w:rPr>
        <w:object w:dxaOrig="345" w:dyaOrig="255" w14:anchorId="7360A8B3">
          <v:shape id="_x0000_i1058" type="#_x0000_t75" style="width:17.25pt;height:12.75pt" o:ole="">
            <v:imagedata r:id="rId113" o:title=""/>
          </v:shape>
          <o:OLEObject Type="Embed" ProgID="Equation.DSMT4" ShapeID="_x0000_i1058" DrawAspect="Content" ObjectID="_1512232856" r:id="rId114"/>
        </w:object>
      </w:r>
      <w:r>
        <w:rPr>
          <w:rFonts w:hint="eastAsia"/>
        </w:rPr>
        <w:t>与</w:t>
      </w:r>
      <w:r>
        <w:rPr>
          <w:position w:val="-4"/>
        </w:rPr>
        <w:object w:dxaOrig="330" w:dyaOrig="255" w14:anchorId="5E34D35C">
          <v:shape id="_x0000_i1059" type="#_x0000_t75" style="width:16.5pt;height:12.75pt" o:ole="">
            <v:imagedata r:id="rId115" o:title=""/>
          </v:shape>
          <o:OLEObject Type="Embed" ProgID="Equation.DSMT4" ShapeID="_x0000_i1059" DrawAspect="Content" ObjectID="_1512232857" r:id="rId116"/>
        </w:object>
      </w:r>
      <w:r>
        <w:rPr>
          <w:rFonts w:hint="eastAsia"/>
        </w:rPr>
        <w:t>的误差最小，而模块</w:t>
      </w:r>
      <w:r>
        <w:t>2</w:t>
      </w:r>
      <w:r>
        <w:rPr>
          <w:rFonts w:hint="eastAsia"/>
        </w:rPr>
        <w:t>的训练目标为使输出层</w:t>
      </w:r>
      <w:r>
        <w:rPr>
          <w:position w:val="-4"/>
        </w:rPr>
        <w:object w:dxaOrig="390" w:dyaOrig="255" w14:anchorId="2B9D65D6">
          <v:shape id="_x0000_i1060" type="#_x0000_t75" style="width:19.5pt;height:12.75pt" o:ole="">
            <v:imagedata r:id="rId117" o:title=""/>
          </v:shape>
          <o:OLEObject Type="Embed" ProgID="Equation.DSMT4" ShapeID="_x0000_i1060" DrawAspect="Content" ObjectID="_1512232858" r:id="rId118"/>
        </w:object>
      </w:r>
      <w:r>
        <w:rPr>
          <w:rFonts w:hint="eastAsia"/>
        </w:rPr>
        <w:t>与</w:t>
      </w:r>
      <w:r>
        <w:rPr>
          <w:position w:val="-4"/>
        </w:rPr>
        <w:object w:dxaOrig="360" w:dyaOrig="255" w14:anchorId="50588E6B">
          <v:shape id="_x0000_i1061" type="#_x0000_t75" style="width:18.75pt;height:12.75pt" o:ole="">
            <v:imagedata r:id="rId119" o:title=""/>
          </v:shape>
          <o:OLEObject Type="Embed" ProgID="Equation.DSMT4" ShapeID="_x0000_i1061" DrawAspect="Content" ObjectID="_1512232859" r:id="rId120"/>
        </w:object>
      </w:r>
      <w:r>
        <w:rPr>
          <w:rFonts w:hint="eastAsia"/>
        </w:rPr>
        <w:t>的误差最小，各模块独立训练，分别基于各自目标进行本模块内部由输出层到输入层的反向误差调整</w:t>
      </w:r>
      <w:r>
        <w:t>。</w:t>
      </w:r>
      <w:r>
        <w:rPr>
          <w:rFonts w:hint="eastAsia"/>
        </w:rPr>
        <w:t>图</w:t>
      </w:r>
      <w:r>
        <w:rPr>
          <w:rFonts w:hint="eastAsia"/>
        </w:rPr>
        <w:t>4-7(a)</w:t>
      </w:r>
      <w:r>
        <w:rPr>
          <w:rFonts w:hint="eastAsia"/>
        </w:rPr>
        <w:t>中，模块</w:t>
      </w:r>
      <w:r>
        <w:t>1</w:t>
      </w:r>
      <w:r>
        <w:rPr>
          <w:rFonts w:hint="eastAsia"/>
        </w:rPr>
        <w:t>的输出</w:t>
      </w:r>
      <w:r>
        <w:rPr>
          <w:position w:val="-4"/>
        </w:rPr>
        <w:object w:dxaOrig="345" w:dyaOrig="255" w14:anchorId="705C8A3E">
          <v:shape id="_x0000_i1062" type="#_x0000_t75" style="width:17.25pt;height:12.75pt" o:ole="">
            <v:imagedata r:id="rId121" o:title=""/>
          </v:shape>
          <o:OLEObject Type="Embed" ProgID="Equation.DSMT4" ShapeID="_x0000_i1062" DrawAspect="Content" ObjectID="_1512232860" r:id="rId122"/>
        </w:object>
      </w:r>
      <w:r>
        <w:rPr>
          <w:rFonts w:hint="eastAsia"/>
        </w:rPr>
        <w:t>传递到模块</w:t>
      </w:r>
      <w:r>
        <w:t>2</w:t>
      </w:r>
      <w:r>
        <w:rPr>
          <w:rFonts w:hint="eastAsia"/>
        </w:rPr>
        <w:t>作为部分输入，同时为了防止信息丢失和误差累积，原始输入</w:t>
      </w:r>
      <w:r>
        <w:rPr>
          <w:position w:val="-4"/>
        </w:rPr>
        <w:object w:dxaOrig="345" w:dyaOrig="255" w14:anchorId="29305187">
          <v:shape id="_x0000_i1063" type="#_x0000_t75" style="width:17.25pt;height:12.75pt" o:ole="">
            <v:imagedata r:id="rId123" o:title=""/>
          </v:shape>
          <o:OLEObject Type="Embed" ProgID="Equation.DSMT4" ShapeID="_x0000_i1063" DrawAspect="Content" ObjectID="_1512232861" r:id="rId124"/>
        </w:object>
      </w:r>
      <w:r>
        <w:rPr>
          <w:rFonts w:hint="eastAsia"/>
        </w:rPr>
        <w:t>也一并传递作为该模块的部分输入，因此模块</w:t>
      </w:r>
      <w:r>
        <w:t>2</w:t>
      </w:r>
      <w:r>
        <w:rPr>
          <w:rFonts w:hint="eastAsia"/>
        </w:rPr>
        <w:t>的输入层</w:t>
      </w:r>
      <w:r>
        <w:rPr>
          <w:position w:val="-10"/>
        </w:rPr>
        <w:object w:dxaOrig="1290" w:dyaOrig="315" w14:anchorId="3DB47C30">
          <v:shape id="_x0000_i1064" type="#_x0000_t75" style="width:64.5pt;height:15.75pt" o:ole="">
            <v:imagedata r:id="rId125" o:title=""/>
          </v:shape>
          <o:OLEObject Type="Embed" ProgID="Equation.DSMT4" ShapeID="_x0000_i1064" DrawAspect="Content" ObjectID="_1512232862" r:id="rId126"/>
        </w:object>
      </w:r>
      <w:r>
        <w:t>。</w:t>
      </w:r>
      <w:r>
        <w:rPr>
          <w:rFonts w:hint="eastAsia"/>
        </w:rPr>
        <w:t>图</w:t>
      </w:r>
      <w:r>
        <w:rPr>
          <w:rFonts w:hint="eastAsia"/>
        </w:rPr>
        <w:t>4-7(b)</w:t>
      </w:r>
      <w:r>
        <w:rPr>
          <w:rFonts w:hint="eastAsia"/>
        </w:rPr>
        <w:t>中，各模块输入均为</w:t>
      </w:r>
      <w:r>
        <w:rPr>
          <w:position w:val="-4"/>
        </w:rPr>
        <w:object w:dxaOrig="255" w:dyaOrig="255" w14:anchorId="500D169A">
          <v:shape id="_x0000_i1065" type="#_x0000_t75" style="width:12.75pt;height:12.75pt" o:ole="">
            <v:imagedata r:id="rId127" o:title=""/>
          </v:shape>
          <o:OLEObject Type="Embed" ProgID="Equation.DSMT4" ShapeID="_x0000_i1065" DrawAspect="Content" ObjectID="_1512232863" r:id="rId128"/>
        </w:object>
      </w:r>
      <w:r>
        <w:rPr>
          <w:rFonts w:hint="eastAsia"/>
        </w:rPr>
        <w:t>，但从模块</w:t>
      </w:r>
      <w:r>
        <w:t>2</w:t>
      </w:r>
      <w:r>
        <w:rPr>
          <w:rFonts w:hint="eastAsia"/>
        </w:rPr>
        <w:t>开始，隐含层的初始方式发生变化，即隐含层不再完全隐含，</w:t>
      </w:r>
      <w:proofErr w:type="gramStart"/>
      <w:r>
        <w:rPr>
          <w:rFonts w:hint="eastAsia"/>
        </w:rPr>
        <w:t>部分隐层节点</w:t>
      </w:r>
      <w:proofErr w:type="gramEnd"/>
      <w:r>
        <w:rPr>
          <w:rFonts w:hint="eastAsia"/>
        </w:rPr>
        <w:t>通过模块</w:t>
      </w:r>
      <w:r>
        <w:t>1</w:t>
      </w:r>
      <w:r>
        <w:rPr>
          <w:rFonts w:hint="eastAsia"/>
        </w:rPr>
        <w:t>训练得到的隐含层进行初始化，同时扩张一部分未知节点（随机初始化或由</w:t>
      </w:r>
      <w:r>
        <w:t>RBM</w:t>
      </w:r>
      <w:r>
        <w:rPr>
          <w:rFonts w:hint="eastAsia"/>
        </w:rPr>
        <w:t>初始化），使模块</w:t>
      </w:r>
      <w:r>
        <w:t>2</w:t>
      </w:r>
      <w:r>
        <w:rPr>
          <w:rFonts w:hint="eastAsia"/>
        </w:rPr>
        <w:t>隐含层的初始状态变为</w:t>
      </w:r>
      <w:r>
        <w:rPr>
          <w:position w:val="-12"/>
        </w:rPr>
        <w:object w:dxaOrig="1830" w:dyaOrig="360" w14:anchorId="2128F1A2">
          <v:shape id="_x0000_i1066" type="#_x0000_t75" style="width:91.5pt;height:18.75pt" o:ole="">
            <v:imagedata r:id="rId129" o:title=""/>
          </v:shape>
          <o:OLEObject Type="Embed" ProgID="Equation.DSMT4" ShapeID="_x0000_i1066" DrawAspect="Content" ObjectID="_1512232864" r:id="rId130"/>
        </w:object>
      </w:r>
      <w:r>
        <w:rPr>
          <w:rFonts w:hint="eastAsia"/>
        </w:rPr>
        <w:t>，从而增加对更高层目标的学习能力</w:t>
      </w:r>
      <w:r>
        <w:t>。</w:t>
      </w:r>
    </w:p>
    <w:p w14:paraId="58C42781" w14:textId="77777777" w:rsidR="00A20A63" w:rsidRDefault="001C2EF9">
      <w:pPr>
        <w:adjustRightInd/>
        <w:snapToGrid/>
        <w:spacing w:line="240" w:lineRule="auto"/>
        <w:ind w:firstLineChars="0" w:firstLine="0"/>
        <w:jc w:val="center"/>
      </w:pPr>
      <w:r>
        <w:object w:dxaOrig="8280" w:dyaOrig="4200" w14:anchorId="3ACA859B">
          <v:shape id="_x0000_i1067" type="#_x0000_t75" style="width:414.75pt;height:210pt" o:ole="">
            <v:imagedata r:id="rId131" o:title=""/>
          </v:shape>
          <o:OLEObject Type="Embed" ProgID="Visio.Drawing.11" ShapeID="_x0000_i1067" DrawAspect="Content" ObjectID="_1512232865" r:id="rId132"/>
        </w:object>
      </w:r>
    </w:p>
    <w:p w14:paraId="782C68E9" w14:textId="77777777" w:rsidR="00A20A63" w:rsidRDefault="001C2EF9">
      <w:pPr>
        <w:adjustRightInd/>
        <w:snapToGrid/>
        <w:spacing w:line="240" w:lineRule="auto"/>
        <w:ind w:firstLineChars="0" w:firstLine="0"/>
        <w:jc w:val="center"/>
        <w:rPr>
          <w:sz w:val="20"/>
        </w:rPr>
      </w:pPr>
      <w:r>
        <w:rPr>
          <w:sz w:val="20"/>
        </w:rPr>
        <w:t>(a) IVDSN                                     (b) HVDSN</w:t>
      </w:r>
    </w:p>
    <w:p w14:paraId="5AC1A5CF" w14:textId="77777777" w:rsidR="00A20A63" w:rsidRDefault="001C2EF9">
      <w:pPr>
        <w:ind w:firstLine="420"/>
        <w:jc w:val="center"/>
        <w:rPr>
          <w:sz w:val="21"/>
          <w:szCs w:val="16"/>
        </w:rPr>
      </w:pPr>
      <w:r>
        <w:rPr>
          <w:sz w:val="21"/>
          <w:szCs w:val="16"/>
        </w:rPr>
        <w:t>图</w:t>
      </w:r>
      <w:r>
        <w:rPr>
          <w:sz w:val="21"/>
          <w:szCs w:val="16"/>
        </w:rPr>
        <w:t xml:space="preserve">4-7 </w:t>
      </w:r>
      <w:r>
        <w:rPr>
          <w:sz w:val="21"/>
          <w:szCs w:val="16"/>
        </w:rPr>
        <w:t>两种中间层部分可见的深度堆叠网络模块及其连接关系示意图</w:t>
      </w:r>
    </w:p>
    <w:p w14:paraId="5202D715" w14:textId="77777777" w:rsidR="00A20A63" w:rsidRDefault="001C2EF9">
      <w:pPr>
        <w:ind w:firstLine="420"/>
        <w:jc w:val="center"/>
        <w:rPr>
          <w:sz w:val="21"/>
          <w:szCs w:val="16"/>
        </w:rPr>
      </w:pPr>
      <w:r>
        <w:rPr>
          <w:sz w:val="21"/>
          <w:szCs w:val="16"/>
        </w:rPr>
        <w:t xml:space="preserve">Fig. </w:t>
      </w:r>
      <w:r>
        <w:rPr>
          <w:rFonts w:hint="eastAsia"/>
          <w:sz w:val="21"/>
          <w:szCs w:val="16"/>
        </w:rPr>
        <w:t>4-7</w:t>
      </w:r>
      <w:r>
        <w:rPr>
          <w:sz w:val="21"/>
          <w:szCs w:val="16"/>
        </w:rPr>
        <w:t xml:space="preserve"> </w:t>
      </w:r>
      <w:proofErr w:type="gramStart"/>
      <w:r>
        <w:rPr>
          <w:sz w:val="21"/>
          <w:szCs w:val="16"/>
        </w:rPr>
        <w:t>Two</w:t>
      </w:r>
      <w:proofErr w:type="gramEnd"/>
      <w:r>
        <w:rPr>
          <w:sz w:val="21"/>
          <w:szCs w:val="16"/>
        </w:rPr>
        <w:t xml:space="preserve"> modules of the two visible deep stacking networks (VDSN) and their connections</w:t>
      </w:r>
    </w:p>
    <w:p w14:paraId="52021526" w14:textId="77777777" w:rsidR="00A20A63" w:rsidRDefault="001C2EF9">
      <w:pPr>
        <w:ind w:firstLine="480"/>
      </w:pPr>
      <w:r>
        <w:rPr>
          <w:rFonts w:hint="eastAsia"/>
        </w:rPr>
        <w:t>可见，</w:t>
      </w:r>
      <w:r>
        <w:t>HVDSN</w:t>
      </w:r>
      <w:r>
        <w:rPr>
          <w:rFonts w:hint="eastAsia"/>
        </w:rPr>
        <w:t>直接延续了神经网络将隐含层作为中间层的概念，中间层部分可见、部分未知体现于隐含层的继承与扩张上；而</w:t>
      </w:r>
      <w:r>
        <w:t>IVDSN</w:t>
      </w:r>
      <w:r>
        <w:rPr>
          <w:rFonts w:hint="eastAsia"/>
        </w:rPr>
        <w:t>将低层模块视作高层模块的中间层，即各子目标作为实现最终目标的中间过程，中间层的部分可见</w:t>
      </w:r>
      <w:proofErr w:type="gramStart"/>
      <w:r>
        <w:rPr>
          <w:rFonts w:hint="eastAsia"/>
        </w:rPr>
        <w:t>化体现</w:t>
      </w:r>
      <w:proofErr w:type="gramEnd"/>
      <w:r>
        <w:rPr>
          <w:rFonts w:hint="eastAsia"/>
        </w:rPr>
        <w:t>于中间过程的部分已知（各子目标的输出）和部分未知（原始输入内未被破解的部分）</w:t>
      </w:r>
      <w:r>
        <w:t>。</w:t>
      </w:r>
      <w:r>
        <w:rPr>
          <w:rFonts w:hint="eastAsia"/>
        </w:rPr>
        <w:t>网络结构上，</w:t>
      </w:r>
      <w:r>
        <w:t>IVDSN</w:t>
      </w:r>
      <w:r>
        <w:rPr>
          <w:rFonts w:hint="eastAsia"/>
        </w:rPr>
        <w:t>的输入层随着训练目标的增加而逐层扩张；而</w:t>
      </w:r>
      <w:r>
        <w:t>HVDSN</w:t>
      </w:r>
      <w:r>
        <w:rPr>
          <w:rFonts w:hint="eastAsia"/>
        </w:rPr>
        <w:t>的输入层保持不变，隐含层的规模在逐层扩张</w:t>
      </w:r>
      <w:r>
        <w:t>。</w:t>
      </w:r>
      <w:r>
        <w:rPr>
          <w:rFonts w:hint="eastAsia"/>
        </w:rPr>
        <w:t>从计算角度分析，</w:t>
      </w:r>
      <w:r>
        <w:t>IVDSN</w:t>
      </w:r>
      <w:r>
        <w:rPr>
          <w:rFonts w:hint="eastAsia"/>
        </w:rPr>
        <w:t>和</w:t>
      </w:r>
      <w:r>
        <w:t>HVDSN</w:t>
      </w:r>
      <w:r>
        <w:rPr>
          <w:rFonts w:hint="eastAsia"/>
        </w:rPr>
        <w:t>均延续了</w:t>
      </w:r>
      <w:r>
        <w:t>DSN</w:t>
      </w:r>
      <w:r>
        <w:rPr>
          <w:rFonts w:hint="eastAsia"/>
        </w:rPr>
        <w:t>各模块独立训练的训练方式，无需全局的反向误差调整，计算量上等同于几个单隐层的浅层神经网络；其差别仅在于，</w:t>
      </w:r>
      <w:r>
        <w:t>IVDSN</w:t>
      </w:r>
      <w:r>
        <w:rPr>
          <w:rFonts w:hint="eastAsia"/>
        </w:rPr>
        <w:t>与</w:t>
      </w:r>
      <w:r>
        <w:t>DSN</w:t>
      </w:r>
      <w:r>
        <w:rPr>
          <w:rFonts w:hint="eastAsia"/>
        </w:rPr>
        <w:t>一样输入层维</w:t>
      </w:r>
      <w:proofErr w:type="gramStart"/>
      <w:r>
        <w:rPr>
          <w:rFonts w:hint="eastAsia"/>
        </w:rPr>
        <w:t>度需要</w:t>
      </w:r>
      <w:proofErr w:type="gramEnd"/>
      <w:r>
        <w:rPr>
          <w:rFonts w:hint="eastAsia"/>
        </w:rPr>
        <w:t>逐层递增，因此比其他网络具有更多的输入层节点，而</w:t>
      </w:r>
      <w:r>
        <w:t>HVDSN</w:t>
      </w:r>
      <w:r>
        <w:rPr>
          <w:rFonts w:hint="eastAsia"/>
        </w:rPr>
        <w:t>隐含层维度</w:t>
      </w:r>
      <w:r>
        <w:rPr>
          <w:rFonts w:hint="eastAsia"/>
        </w:rPr>
        <w:lastRenderedPageBreak/>
        <w:t>逐层递增，因此可能比其他网络具有更多的隐含层节点。</w:t>
      </w:r>
    </w:p>
    <w:p w14:paraId="34F22873" w14:textId="77777777" w:rsidR="00A20A63" w:rsidRDefault="001C2EF9">
      <w:pPr>
        <w:pStyle w:val="33"/>
      </w:pPr>
      <w:bookmarkStart w:id="141" w:name="_Toc437135867"/>
      <w:r>
        <w:t>4.</w:t>
      </w:r>
      <w:r>
        <w:rPr>
          <w:rFonts w:hint="eastAsia"/>
        </w:rPr>
        <w:t>2</w:t>
      </w:r>
      <w:r>
        <w:t xml:space="preserve">.5 </w:t>
      </w:r>
      <w:bookmarkStart w:id="142" w:name="OLE_LINK8"/>
      <w:bookmarkStart w:id="143" w:name="OLE_LINK15"/>
      <w:r>
        <w:t>基于</w:t>
      </w:r>
      <w:r>
        <w:t>VDSN</w:t>
      </w:r>
      <w:r>
        <w:t>的言语情感预测模型</w:t>
      </w:r>
      <w:bookmarkEnd w:id="141"/>
      <w:bookmarkEnd w:id="142"/>
      <w:bookmarkEnd w:id="143"/>
    </w:p>
    <w:p w14:paraId="49068EDB" w14:textId="77777777" w:rsidR="00A20A63" w:rsidRDefault="001C2EF9">
      <w:pPr>
        <w:ind w:firstLine="480"/>
      </w:pPr>
      <w:r>
        <w:t>我们基于心理学、语音学、朗读学和播音学等领域的相关知识，提出言语情感的多视角描述体系</w:t>
      </w:r>
      <w:r>
        <w:rPr>
          <w:rFonts w:hint="eastAsia"/>
        </w:rPr>
        <w:t>，</w:t>
      </w:r>
      <w:r>
        <w:t>由认知评价、心理感受、生理反应和发音描述四部分构成</w:t>
      </w:r>
      <w:r>
        <w:rPr>
          <w:rFonts w:hint="eastAsia"/>
        </w:rPr>
        <w:t>，分别对应言语情感生成过程中认知、心理、生理和行为上的变化。言语情感的生成是一连续的、动态的过程，</w:t>
      </w:r>
      <w:r>
        <w:t>各步骤之间存在直接或间接的相互影响，还可能存在反馈作用（出于简化计算考虑，这里暂不考虑反馈）。在不考虑反馈的情况下，将文本分析得到的特征作为原始输入特征，依次生成认知、心理、生理和发音</w:t>
      </w:r>
      <w:r>
        <w:rPr>
          <w:rFonts w:hint="eastAsia"/>
        </w:rPr>
        <w:t>四种成分</w:t>
      </w:r>
      <w:r>
        <w:t>，每个环节对应于深度堆叠网络的一个模块</w:t>
      </w:r>
      <w:r>
        <w:rPr>
          <w:rFonts w:hint="eastAsia"/>
        </w:rPr>
        <w:t>，每个模块有各自不同的训练目标，输出层每个节点对应各自子目标的一个维度</w:t>
      </w:r>
      <w:r>
        <w:t>。当以发音</w:t>
      </w:r>
      <w:r>
        <w:rPr>
          <w:rFonts w:hint="eastAsia"/>
        </w:rPr>
        <w:t>描述</w:t>
      </w:r>
      <w:r>
        <w:t>作为最终目标，其他三个步骤则为中间过程，对应深度网络的中间层</w:t>
      </w:r>
      <w:r>
        <w:rPr>
          <w:rFonts w:hint="eastAsia"/>
        </w:rPr>
        <w:t>；</w:t>
      </w:r>
      <w:r>
        <w:t>类似地，每个环节都可称作其后续环节的中间过程。当直接从文本特征预测各环节内容而不考虑其中间环节的影响时，即为中间层</w:t>
      </w:r>
      <w:r>
        <w:rPr>
          <w:rFonts w:hint="eastAsia"/>
        </w:rPr>
        <w:t>“</w:t>
      </w:r>
      <w:r>
        <w:t>隐含</w:t>
      </w:r>
      <w:r>
        <w:rPr>
          <w:rFonts w:hint="eastAsia"/>
        </w:rPr>
        <w:t>”</w:t>
      </w:r>
      <w:r>
        <w:t>的情况。各模块间的影响关系通过将生成结果逐层累加到下一模块来实现。</w:t>
      </w:r>
    </w:p>
    <w:p w14:paraId="1BA3418D" w14:textId="77777777" w:rsidR="00A20A63" w:rsidRDefault="001C2EF9">
      <w:pPr>
        <w:ind w:firstLine="480"/>
      </w:pPr>
      <w:r>
        <w:rPr>
          <w:rFonts w:hint="eastAsia"/>
        </w:rPr>
        <w:t>当采用</w:t>
      </w:r>
      <w:r>
        <w:t>IVDSN</w:t>
      </w:r>
      <w:r>
        <w:rPr>
          <w:rFonts w:hint="eastAsia"/>
        </w:rPr>
        <w:t>时，前面模块的输出层依次堆叠到后面模块的输入层，如图</w:t>
      </w:r>
      <w:r>
        <w:rPr>
          <w:rFonts w:hint="eastAsia"/>
        </w:rPr>
        <w:t>4-8</w:t>
      </w:r>
      <w:r>
        <w:t>(a)</w:t>
      </w:r>
      <w:r>
        <w:rPr>
          <w:rFonts w:hint="eastAsia"/>
        </w:rPr>
        <w:t>所示</w:t>
      </w:r>
      <w:r>
        <w:t>。</w:t>
      </w:r>
      <w:r>
        <w:rPr>
          <w:rFonts w:hint="eastAsia"/>
        </w:rPr>
        <w:t>每个模块为含单一隐含层的神经网络，由下至上依次对言语情感的四种成分进行预测</w:t>
      </w:r>
      <w:r>
        <w:t>。</w:t>
      </w:r>
      <w:r>
        <w:rPr>
          <w:rFonts w:hint="eastAsia"/>
        </w:rPr>
        <w:t>采用</w:t>
      </w:r>
      <w:r>
        <w:t>HVDSN</w:t>
      </w:r>
      <w:r>
        <w:rPr>
          <w:rFonts w:hint="eastAsia"/>
        </w:rPr>
        <w:t>时，前面模块的隐含层逐层堆叠作为后面模块部分隐含层的初始值，如图</w:t>
      </w:r>
      <w:r>
        <w:rPr>
          <w:rFonts w:hint="eastAsia"/>
        </w:rPr>
        <w:t>4-8</w:t>
      </w:r>
      <w:r>
        <w:t>(b)</w:t>
      </w:r>
      <w:r>
        <w:rPr>
          <w:rFonts w:hint="eastAsia"/>
        </w:rPr>
        <w:t>所示</w:t>
      </w:r>
      <w:r>
        <w:t>。</w:t>
      </w:r>
      <w:r>
        <w:rPr>
          <w:rFonts w:hint="eastAsia"/>
        </w:rPr>
        <w:t>可以看出，</w:t>
      </w:r>
      <w:r>
        <w:t>IVDSN</w:t>
      </w:r>
      <w:r>
        <w:t>形成</w:t>
      </w:r>
      <w:r>
        <w:rPr>
          <w:rFonts w:hint="eastAsia"/>
        </w:rPr>
        <w:t>明显的</w:t>
      </w:r>
      <w:r>
        <w:t>多</w:t>
      </w:r>
      <w:proofErr w:type="gramStart"/>
      <w:r>
        <w:t>层</w:t>
      </w:r>
      <w:r>
        <w:rPr>
          <w:rFonts w:hint="eastAsia"/>
        </w:rPr>
        <w:t>级联型网络</w:t>
      </w:r>
      <w:proofErr w:type="gramEnd"/>
      <w:r>
        <w:rPr>
          <w:rFonts w:hint="eastAsia"/>
        </w:rPr>
        <w:t>，而</w:t>
      </w:r>
      <w:r>
        <w:t>HVDSN</w:t>
      </w:r>
      <w:r>
        <w:rPr>
          <w:rFonts w:hint="eastAsia"/>
        </w:rPr>
        <w:t>则构成嵌套型的网络，整体结构仍为单隐层神经网络</w:t>
      </w:r>
      <w:r>
        <w:t>。</w:t>
      </w:r>
      <w:r>
        <w:rPr>
          <w:rFonts w:hint="eastAsia"/>
        </w:rPr>
        <w:t>不同于传统神经网络由隐含层数目决定网络深度的方式，堆叠网络作为深度网络</w:t>
      </w:r>
      <w:proofErr w:type="gramStart"/>
      <w:r>
        <w:rPr>
          <w:rFonts w:hint="eastAsia"/>
        </w:rPr>
        <w:t>时网络</w:t>
      </w:r>
      <w:proofErr w:type="gramEnd"/>
      <w:r>
        <w:rPr>
          <w:rFonts w:hint="eastAsia"/>
        </w:rPr>
        <w:t>深度由模块数决定，其中，</w:t>
      </w:r>
      <w:r>
        <w:t>IVDSN</w:t>
      </w:r>
      <w:r>
        <w:rPr>
          <w:rFonts w:hint="eastAsia"/>
        </w:rPr>
        <w:t>和</w:t>
      </w:r>
      <w:r>
        <w:t>HVDSN</w:t>
      </w:r>
      <w:r>
        <w:rPr>
          <w:rFonts w:hint="eastAsia"/>
        </w:rPr>
        <w:t>的模块数与经由的中间环节的个数有关，二者最终都构成了深度为</w:t>
      </w:r>
      <w:r>
        <w:t>4</w:t>
      </w:r>
      <w:r>
        <w:rPr>
          <w:rFonts w:hint="eastAsia"/>
        </w:rPr>
        <w:t>的深度网络。两种网络对于未知信息和已知信息的获取及处理方式不同。</w:t>
      </w:r>
      <w:r>
        <w:t>IVDSN</w:t>
      </w:r>
      <w:r>
        <w:rPr>
          <w:rFonts w:hint="eastAsia"/>
        </w:rPr>
        <w:t>中，已知信息与未知信息均位于输入层，已知信息来源于子目标的输出，未知信息仍隐含于文本特征中；而</w:t>
      </w:r>
      <w:r>
        <w:t>HVDSN</w:t>
      </w:r>
      <w:r>
        <w:rPr>
          <w:rFonts w:hint="eastAsia"/>
        </w:rPr>
        <w:t>的已知信息与未知信息均位于隐含层，二者均是对文本特征的非线性表示，差别仅在于已知信息由其他子目标进行了有监督微调，而未知节点仅做了无监督预训练（注意是这部分节点单独做无监督预训练，不包含已知节点）。</w:t>
      </w:r>
    </w:p>
    <w:bookmarkStart w:id="144" w:name="OLE_LINK16"/>
    <w:bookmarkStart w:id="145" w:name="OLE_LINK17"/>
    <w:p w14:paraId="61167777" w14:textId="77777777" w:rsidR="00A20A63" w:rsidRDefault="00B32DFE">
      <w:pPr>
        <w:adjustRightInd/>
        <w:snapToGrid/>
        <w:spacing w:line="240" w:lineRule="auto"/>
        <w:ind w:firstLineChars="0" w:firstLine="0"/>
        <w:jc w:val="center"/>
      </w:pPr>
      <w:r>
        <w:object w:dxaOrig="11928" w:dyaOrig="6875" w14:anchorId="0674562A">
          <v:shape id="_x0000_i1068" type="#_x0000_t75" style="width:414.75pt;height:240pt" o:ole="">
            <v:imagedata r:id="rId133" o:title=""/>
          </v:shape>
          <o:OLEObject Type="Embed" ProgID="Visio.Drawing.11" ShapeID="_x0000_i1068" DrawAspect="Content" ObjectID="_1512232866" r:id="rId134"/>
        </w:object>
      </w:r>
    </w:p>
    <w:p w14:paraId="35F207BE" w14:textId="77777777" w:rsidR="00A20A63" w:rsidRDefault="001C2EF9">
      <w:pPr>
        <w:adjustRightInd/>
        <w:snapToGrid/>
        <w:spacing w:line="240" w:lineRule="auto"/>
        <w:ind w:firstLineChars="0" w:firstLine="0"/>
        <w:jc w:val="center"/>
        <w:rPr>
          <w:sz w:val="20"/>
        </w:rPr>
      </w:pPr>
      <w:r>
        <w:rPr>
          <w:sz w:val="20"/>
        </w:rPr>
        <w:t xml:space="preserve">(a) </w:t>
      </w:r>
      <w:r>
        <w:rPr>
          <w:sz w:val="20"/>
        </w:rPr>
        <w:t>基于</w:t>
      </w:r>
      <w:r>
        <w:rPr>
          <w:sz w:val="20"/>
        </w:rPr>
        <w:t>IVDSN</w:t>
      </w:r>
      <w:r>
        <w:rPr>
          <w:sz w:val="20"/>
        </w:rPr>
        <w:t>的言语情感预测模型</w:t>
      </w:r>
      <w:r>
        <w:rPr>
          <w:sz w:val="20"/>
        </w:rPr>
        <w:t xml:space="preserve">                (b) </w:t>
      </w:r>
      <w:r>
        <w:rPr>
          <w:sz w:val="20"/>
        </w:rPr>
        <w:t>基于</w:t>
      </w:r>
      <w:r>
        <w:rPr>
          <w:sz w:val="20"/>
        </w:rPr>
        <w:t>HVDSN</w:t>
      </w:r>
      <w:r>
        <w:rPr>
          <w:sz w:val="20"/>
        </w:rPr>
        <w:t>的言语情感</w:t>
      </w:r>
      <w:r>
        <w:rPr>
          <w:rFonts w:hint="eastAsia"/>
          <w:sz w:val="20"/>
        </w:rPr>
        <w:t>预测模型</w:t>
      </w:r>
    </w:p>
    <w:bookmarkEnd w:id="144"/>
    <w:bookmarkEnd w:id="145"/>
    <w:p w14:paraId="211FD300" w14:textId="77777777" w:rsidR="00A20A63" w:rsidRDefault="001C2EF9">
      <w:pPr>
        <w:adjustRightInd/>
        <w:snapToGrid/>
        <w:spacing w:line="240" w:lineRule="auto"/>
        <w:ind w:firstLineChars="0" w:firstLine="0"/>
        <w:jc w:val="center"/>
        <w:rPr>
          <w:sz w:val="20"/>
        </w:rPr>
      </w:pPr>
      <w:r>
        <w:rPr>
          <w:rFonts w:hint="eastAsia"/>
          <w:sz w:val="20"/>
        </w:rPr>
        <w:t xml:space="preserve">(a) The emotion prediction model based on </w:t>
      </w:r>
      <w:proofErr w:type="gramStart"/>
      <w:r>
        <w:rPr>
          <w:rFonts w:hint="eastAsia"/>
          <w:sz w:val="20"/>
        </w:rPr>
        <w:t>IVDSN  (</w:t>
      </w:r>
      <w:proofErr w:type="gramEnd"/>
      <w:r>
        <w:rPr>
          <w:rFonts w:hint="eastAsia"/>
          <w:sz w:val="20"/>
        </w:rPr>
        <w:t>b) The emotion prediction model based on IVDSN</w:t>
      </w:r>
    </w:p>
    <w:p w14:paraId="5CEE6BB5" w14:textId="77777777" w:rsidR="00A20A63" w:rsidRDefault="001C2EF9">
      <w:pPr>
        <w:adjustRightInd/>
        <w:snapToGrid/>
        <w:spacing w:line="240" w:lineRule="auto"/>
        <w:ind w:firstLineChars="0" w:firstLine="0"/>
        <w:jc w:val="center"/>
        <w:rPr>
          <w:sz w:val="21"/>
        </w:rPr>
      </w:pPr>
      <w:r>
        <w:rPr>
          <w:rFonts w:hint="eastAsia"/>
          <w:sz w:val="21"/>
        </w:rPr>
        <w:t>图</w:t>
      </w:r>
      <w:r>
        <w:rPr>
          <w:sz w:val="21"/>
        </w:rPr>
        <w:t xml:space="preserve">4-8 </w:t>
      </w:r>
      <w:r>
        <w:rPr>
          <w:rFonts w:hint="eastAsia"/>
          <w:sz w:val="21"/>
        </w:rPr>
        <w:t>基于</w:t>
      </w:r>
      <w:r>
        <w:rPr>
          <w:sz w:val="21"/>
        </w:rPr>
        <w:t>VDSN</w:t>
      </w:r>
      <w:r>
        <w:rPr>
          <w:rFonts w:hint="eastAsia"/>
          <w:sz w:val="21"/>
        </w:rPr>
        <w:t>的言语情感预测模型网络结构</w:t>
      </w:r>
    </w:p>
    <w:p w14:paraId="41A6EE3F" w14:textId="77777777" w:rsidR="00A20A63" w:rsidRDefault="001C2EF9">
      <w:pPr>
        <w:adjustRightInd/>
        <w:snapToGrid/>
        <w:spacing w:line="240" w:lineRule="auto"/>
        <w:ind w:firstLineChars="0" w:firstLine="0"/>
        <w:jc w:val="center"/>
        <w:rPr>
          <w:sz w:val="21"/>
        </w:rPr>
      </w:pPr>
      <w:r>
        <w:rPr>
          <w:rFonts w:hint="eastAsia"/>
          <w:sz w:val="21"/>
        </w:rPr>
        <w:t xml:space="preserve">Fig. 4-8 </w:t>
      </w:r>
      <w:proofErr w:type="gramStart"/>
      <w:r>
        <w:rPr>
          <w:sz w:val="21"/>
        </w:rPr>
        <w:t>The</w:t>
      </w:r>
      <w:proofErr w:type="gramEnd"/>
      <w:r>
        <w:rPr>
          <w:sz w:val="21"/>
        </w:rPr>
        <w:t xml:space="preserve"> </w:t>
      </w:r>
      <w:r>
        <w:rPr>
          <w:rFonts w:hint="eastAsia"/>
          <w:sz w:val="21"/>
        </w:rPr>
        <w:t>emotion prediction model</w:t>
      </w:r>
      <w:r>
        <w:rPr>
          <w:sz w:val="21"/>
        </w:rPr>
        <w:t xml:space="preserve"> based on VDSN</w:t>
      </w:r>
    </w:p>
    <w:p w14:paraId="3C0ECB84" w14:textId="77777777" w:rsidR="00A20A63" w:rsidRDefault="001C2EF9">
      <w:pPr>
        <w:pStyle w:val="23"/>
      </w:pPr>
      <w:bookmarkStart w:id="146" w:name="_Toc437135868"/>
      <w:r>
        <w:t>4.</w:t>
      </w:r>
      <w:r>
        <w:rPr>
          <w:rFonts w:hint="eastAsia"/>
        </w:rPr>
        <w:t>3</w:t>
      </w:r>
      <w:r>
        <w:t>训练</w:t>
      </w:r>
      <w:r>
        <w:rPr>
          <w:color w:val="auto"/>
          <w:shd w:val="clear" w:color="auto" w:fill="auto"/>
        </w:rPr>
        <w:t>过程</w:t>
      </w:r>
      <w:bookmarkEnd w:id="146"/>
    </w:p>
    <w:p w14:paraId="1EA25E9F" w14:textId="77777777" w:rsidR="00A20A63" w:rsidRDefault="001C2EF9">
      <w:pPr>
        <w:ind w:firstLine="472"/>
      </w:pPr>
      <w:r>
        <w:rPr>
          <w:rFonts w:hint="eastAsia"/>
          <w:spacing w:val="-2"/>
        </w:rPr>
        <w:t>与</w:t>
      </w:r>
      <w:r>
        <w:rPr>
          <w:spacing w:val="-2"/>
        </w:rPr>
        <w:t>DBN</w:t>
      </w:r>
      <w:r>
        <w:rPr>
          <w:rFonts w:hint="eastAsia"/>
          <w:spacing w:val="-2"/>
        </w:rPr>
        <w:t>和</w:t>
      </w:r>
      <w:r>
        <w:rPr>
          <w:spacing w:val="-2"/>
        </w:rPr>
        <w:t>DSN</w:t>
      </w:r>
      <w:r>
        <w:rPr>
          <w:rFonts w:hint="eastAsia"/>
          <w:spacing w:val="-2"/>
        </w:rPr>
        <w:t>类似，</w:t>
      </w:r>
      <w:r>
        <w:rPr>
          <w:spacing w:val="-2"/>
        </w:rPr>
        <w:t>VDSN</w:t>
      </w:r>
      <w:r>
        <w:rPr>
          <w:rFonts w:hint="eastAsia"/>
          <w:spacing w:val="-2"/>
        </w:rPr>
        <w:t>的训练也分为无监督的预训练（参数初始化）和需要少量标注数据的针对目标任务的微调两个步骤，训练以模块为单位进行，各模块的训练目标不同。</w:t>
      </w:r>
      <w:r>
        <w:rPr>
          <w:spacing w:val="-2"/>
        </w:rPr>
        <w:t>IVDSN</w:t>
      </w:r>
      <w:r>
        <w:rPr>
          <w:rFonts w:hint="eastAsia"/>
          <w:spacing w:val="-2"/>
        </w:rPr>
        <w:t>输入层与隐含层间的权重全部由</w:t>
      </w:r>
      <w:r>
        <w:rPr>
          <w:spacing w:val="-2"/>
        </w:rPr>
        <w:t>RBM</w:t>
      </w:r>
      <w:r>
        <w:rPr>
          <w:rFonts w:hint="eastAsia"/>
          <w:spacing w:val="-2"/>
        </w:rPr>
        <w:t>进行初始化，</w:t>
      </w:r>
      <w:r>
        <w:rPr>
          <w:spacing w:val="-2"/>
        </w:rPr>
        <w:t>HVDSN</w:t>
      </w:r>
      <w:r>
        <w:rPr>
          <w:rFonts w:hint="eastAsia"/>
          <w:spacing w:val="-2"/>
        </w:rPr>
        <w:t>隐含层部分节点由前面模块训练得到的隐含层初始化，剩余节点由</w:t>
      </w:r>
      <w:r>
        <w:rPr>
          <w:spacing w:val="-2"/>
        </w:rPr>
        <w:t>RBM</w:t>
      </w:r>
      <w:r>
        <w:rPr>
          <w:rFonts w:hint="eastAsia"/>
          <w:spacing w:val="-2"/>
        </w:rPr>
        <w:t>初始化。</w:t>
      </w:r>
    </w:p>
    <w:p w14:paraId="5614C12B" w14:textId="77777777" w:rsidR="00A20A63" w:rsidRDefault="001C2EF9">
      <w:pPr>
        <w:pStyle w:val="33"/>
      </w:pPr>
      <w:bookmarkStart w:id="147" w:name="_Toc437135869"/>
      <w:r>
        <w:t>4.</w:t>
      </w:r>
      <w:r>
        <w:rPr>
          <w:rFonts w:hint="eastAsia"/>
        </w:rPr>
        <w:t>3</w:t>
      </w:r>
      <w:r>
        <w:t xml:space="preserve">.1 </w:t>
      </w:r>
      <w:r>
        <w:t>基于</w:t>
      </w:r>
      <w:r>
        <w:t>RBM</w:t>
      </w:r>
      <w:r>
        <w:t>的参数预训练</w:t>
      </w:r>
      <w:bookmarkEnd w:id="147"/>
    </w:p>
    <w:p w14:paraId="75436C6E" w14:textId="77777777" w:rsidR="00A20A63" w:rsidRDefault="001C2EF9">
      <w:pPr>
        <w:ind w:firstLine="480"/>
      </w:pPr>
      <w:r>
        <w:t>RBM</w:t>
      </w:r>
      <w:r>
        <w:t>即包含可视层和隐含层的双层对称网络，层内无连接，层间全连接。用向量</w:t>
      </w:r>
      <w:r>
        <w:rPr>
          <w:position w:val="-6"/>
        </w:rPr>
        <w:object w:dxaOrig="195" w:dyaOrig="225" w14:anchorId="381A4E58">
          <v:shape id="_x0000_i1069" type="#_x0000_t75" style="width:9.75pt;height:11.25pt" o:ole="">
            <v:imagedata r:id="rId53" o:title=""/>
          </v:shape>
          <o:OLEObject Type="Embed" ProgID="Equation.DSMT4" ShapeID="_x0000_i1069" DrawAspect="Content" ObjectID="_1512232867" r:id="rId135"/>
        </w:object>
      </w:r>
      <w:r>
        <w:t>和</w:t>
      </w:r>
      <w:r>
        <w:rPr>
          <w:position w:val="-4"/>
        </w:rPr>
        <w:object w:dxaOrig="195" w:dyaOrig="270" w14:anchorId="643C4B93">
          <v:shape id="_x0000_i1070" type="#_x0000_t75" style="width:9.75pt;height:13.5pt" o:ole="">
            <v:imagedata r:id="rId55" o:title=""/>
          </v:shape>
          <o:OLEObject Type="Embed" ProgID="Equation.DSMT4" ShapeID="_x0000_i1070" DrawAspect="Content" ObjectID="_1512232868" r:id="rId136"/>
        </w:object>
      </w:r>
      <w:r>
        <w:t>分别表示可见单元和隐单元的状态，给定一组状态</w:t>
      </w:r>
      <w:r>
        <w:rPr>
          <w:position w:val="-14"/>
        </w:rPr>
        <w:object w:dxaOrig="615" w:dyaOrig="405" w14:anchorId="782C3CC9">
          <v:shape id="_x0000_i1071" type="#_x0000_t75" style="width:30.75pt;height:20.25pt" o:ole="">
            <v:imagedata r:id="rId137" o:title=""/>
          </v:shape>
          <o:OLEObject Type="Embed" ProgID="Equation.DSMT4" ShapeID="_x0000_i1071" DrawAspect="Content" ObjectID="_1512232869" r:id="rId138"/>
        </w:object>
      </w:r>
      <w:r>
        <w:t>，</w:t>
      </w:r>
      <w:r>
        <w:t>RBM</w:t>
      </w:r>
      <w:r>
        <w:t>作为一个系统所具备的能量定义为：</w:t>
      </w:r>
    </w:p>
    <w:p w14:paraId="36A3A1B0" w14:textId="77777777" w:rsidR="00A20A63" w:rsidRDefault="001C2EF9" w:rsidP="00EB7CB1">
      <w:pPr>
        <w:pStyle w:val="MTDisplayEquation"/>
        <w:spacing w:beforeLines="100" w:before="326" w:afterLines="100" w:after="326"/>
        <w:jc w:val="right"/>
      </w:pPr>
      <w:r>
        <w:tab/>
      </w:r>
      <w:r>
        <w:rPr>
          <w:position w:val="-30"/>
        </w:rPr>
        <w:object w:dxaOrig="4035" w:dyaOrig="555" w14:anchorId="5424EAEC">
          <v:shape id="_x0000_i1072" type="#_x0000_t75" style="width:201.75pt;height:27.75pt" o:ole="">
            <v:imagedata r:id="rId139" o:title=""/>
          </v:shape>
          <o:OLEObject Type="Embed" ProgID="Equation.DSMT4" ShapeID="_x0000_i1072" DrawAspect="Content" ObjectID="_1512232870" r:id="rId140"/>
        </w:object>
      </w:r>
      <w:r>
        <w:t xml:space="preserve">              (4-1)</w:t>
      </w:r>
    </w:p>
    <w:p w14:paraId="3E7E9BCE" w14:textId="77777777" w:rsidR="00A20A63" w:rsidRDefault="001C2EF9">
      <w:pPr>
        <w:ind w:firstLineChars="0" w:firstLine="0"/>
      </w:pPr>
      <w:r>
        <w:rPr>
          <w:szCs w:val="22"/>
        </w:rPr>
        <w:t>式中，</w:t>
      </w:r>
      <w:r>
        <w:rPr>
          <w:position w:val="-14"/>
          <w:szCs w:val="22"/>
        </w:rPr>
        <w:object w:dxaOrig="1200" w:dyaOrig="405" w14:anchorId="27553BF9">
          <v:shape id="_x0000_i1073" type="#_x0000_t75" style="width:60pt;height:20.25pt" o:ole="">
            <v:imagedata r:id="rId141" o:title=""/>
          </v:shape>
          <o:OLEObject Type="Embed" ProgID="Equation.DSMT4" ShapeID="_x0000_i1073" DrawAspect="Content" ObjectID="_1512232871" r:id="rId142"/>
        </w:object>
      </w:r>
      <w:r>
        <w:rPr>
          <w:szCs w:val="22"/>
        </w:rPr>
        <w:t>是</w:t>
      </w:r>
      <w:r>
        <w:rPr>
          <w:szCs w:val="22"/>
        </w:rPr>
        <w:t>RBM</w:t>
      </w:r>
      <w:r>
        <w:rPr>
          <w:szCs w:val="22"/>
        </w:rPr>
        <w:t>的参数，</w:t>
      </w:r>
      <w:r>
        <w:rPr>
          <w:position w:val="-14"/>
          <w:szCs w:val="22"/>
        </w:rPr>
        <w:object w:dxaOrig="315" w:dyaOrig="375" w14:anchorId="0BEA89F0">
          <v:shape id="_x0000_i1074" type="#_x0000_t75" style="width:15.75pt;height:18.75pt" o:ole="">
            <v:imagedata r:id="rId143" o:title=""/>
          </v:shape>
          <o:OLEObject Type="Embed" ProgID="Equation.DSMT4" ShapeID="_x0000_i1074" DrawAspect="Content" ObjectID="_1512232872" r:id="rId144"/>
        </w:object>
      </w:r>
      <w:r>
        <w:rPr>
          <w:szCs w:val="22"/>
        </w:rPr>
        <w:t>是可见单元</w:t>
      </w:r>
      <w:r>
        <w:rPr>
          <w:position w:val="-12"/>
          <w:szCs w:val="22"/>
        </w:rPr>
        <w:object w:dxaOrig="225" w:dyaOrig="360" w14:anchorId="3FBA84CB">
          <v:shape id="_x0000_i1075" type="#_x0000_t75" style="width:11.25pt;height:18.75pt" o:ole="">
            <v:imagedata r:id="rId145" o:title=""/>
          </v:shape>
          <o:OLEObject Type="Embed" ProgID="Equation.DSMT4" ShapeID="_x0000_i1075" DrawAspect="Content" ObjectID="_1512232873" r:id="rId146"/>
        </w:object>
      </w:r>
      <w:r>
        <w:rPr>
          <w:szCs w:val="22"/>
        </w:rPr>
        <w:t>与隐单元</w:t>
      </w:r>
      <w:r>
        <w:rPr>
          <w:position w:val="-14"/>
          <w:szCs w:val="22"/>
        </w:rPr>
        <w:object w:dxaOrig="255" w:dyaOrig="375" w14:anchorId="718539F5">
          <v:shape id="_x0000_i1076" type="#_x0000_t75" style="width:12.75pt;height:18.75pt" o:ole="">
            <v:imagedata r:id="rId147" o:title=""/>
          </v:shape>
          <o:OLEObject Type="Embed" ProgID="Equation.DSMT4" ShapeID="_x0000_i1076" DrawAspect="Content" ObjectID="_1512232874" r:id="rId148"/>
        </w:object>
      </w:r>
      <w:r>
        <w:rPr>
          <w:szCs w:val="22"/>
        </w:rPr>
        <w:t>之间的连接权重，</w:t>
      </w:r>
      <w:r>
        <w:rPr>
          <w:position w:val="-12"/>
          <w:szCs w:val="22"/>
        </w:rPr>
        <w:object w:dxaOrig="285" w:dyaOrig="360" w14:anchorId="1F0D6085">
          <v:shape id="_x0000_i1077" type="#_x0000_t75" style="width:14.25pt;height:18.75pt" o:ole="">
            <v:imagedata r:id="rId149" o:title=""/>
          </v:shape>
          <o:OLEObject Type="Embed" ProgID="Equation.DSMT4" ShapeID="_x0000_i1077" DrawAspect="Content" ObjectID="_1512232875" r:id="rId150"/>
        </w:object>
      </w:r>
      <w:r>
        <w:rPr>
          <w:szCs w:val="22"/>
        </w:rPr>
        <w:t>表示可见单元</w:t>
      </w:r>
      <w:r>
        <w:rPr>
          <w:position w:val="-12"/>
          <w:szCs w:val="22"/>
        </w:rPr>
        <w:object w:dxaOrig="225" w:dyaOrig="360" w14:anchorId="5F3C932D">
          <v:shape id="_x0000_i1078" type="#_x0000_t75" style="width:11.25pt;height:18.75pt" o:ole="">
            <v:imagedata r:id="rId145" o:title=""/>
          </v:shape>
          <o:OLEObject Type="Embed" ProgID="Equation.DSMT4" ShapeID="_x0000_i1078" DrawAspect="Content" ObjectID="_1512232876" r:id="rId151"/>
        </w:object>
      </w:r>
      <w:r>
        <w:rPr>
          <w:szCs w:val="22"/>
        </w:rPr>
        <w:t>的偏置，</w:t>
      </w:r>
      <w:r>
        <w:rPr>
          <w:position w:val="-14"/>
          <w:szCs w:val="22"/>
        </w:rPr>
        <w:object w:dxaOrig="255" w:dyaOrig="375" w14:anchorId="31E6FC6A">
          <v:shape id="_x0000_i1079" type="#_x0000_t75" style="width:12.75pt;height:18.75pt" o:ole="">
            <v:imagedata r:id="rId152" o:title=""/>
          </v:shape>
          <o:OLEObject Type="Embed" ProgID="Equation.DSMT4" ShapeID="_x0000_i1079" DrawAspect="Content" ObjectID="_1512232877" r:id="rId153"/>
        </w:object>
      </w:r>
      <w:r>
        <w:rPr>
          <w:szCs w:val="22"/>
        </w:rPr>
        <w:t>表示</w:t>
      </w:r>
      <w:proofErr w:type="gramStart"/>
      <w:r>
        <w:rPr>
          <w:szCs w:val="22"/>
        </w:rPr>
        <w:t>隐</w:t>
      </w:r>
      <w:proofErr w:type="gramEnd"/>
      <w:r>
        <w:rPr>
          <w:szCs w:val="22"/>
        </w:rPr>
        <w:t>单元</w:t>
      </w:r>
      <w:r>
        <w:rPr>
          <w:position w:val="-14"/>
          <w:szCs w:val="22"/>
        </w:rPr>
        <w:object w:dxaOrig="255" w:dyaOrig="375" w14:anchorId="056E4AE6">
          <v:shape id="_x0000_i1080" type="#_x0000_t75" style="width:12.75pt;height:18.75pt" o:ole="">
            <v:imagedata r:id="rId147" o:title=""/>
          </v:shape>
          <o:OLEObject Type="Embed" ProgID="Equation.DSMT4" ShapeID="_x0000_i1080" DrawAspect="Content" ObjectID="_1512232878" r:id="rId154"/>
        </w:object>
      </w:r>
      <w:r>
        <w:rPr>
          <w:szCs w:val="22"/>
        </w:rPr>
        <w:t>的偏置。基于该能量函数和</w:t>
      </w:r>
      <w:r>
        <w:rPr>
          <w:szCs w:val="22"/>
        </w:rPr>
        <w:t>Boltzmann</w:t>
      </w:r>
      <w:r>
        <w:rPr>
          <w:szCs w:val="22"/>
        </w:rPr>
        <w:lastRenderedPageBreak/>
        <w:t>分布公式，</w:t>
      </w:r>
      <w:r>
        <w:rPr>
          <w:position w:val="-14"/>
        </w:rPr>
        <w:object w:dxaOrig="615" w:dyaOrig="405" w14:anchorId="733C0B9B">
          <v:shape id="_x0000_i1081" type="#_x0000_t75" style="width:30.75pt;height:20.25pt" o:ole="">
            <v:imagedata r:id="rId137" o:title=""/>
          </v:shape>
          <o:OLEObject Type="Embed" ProgID="Equation.DSMT4" ShapeID="_x0000_i1081" DrawAspect="Content" ObjectID="_1512232879" r:id="rId155"/>
        </w:object>
      </w:r>
      <w:r>
        <w:t>的联合概率分布为：</w:t>
      </w:r>
    </w:p>
    <w:p w14:paraId="1A2BF086" w14:textId="77777777" w:rsidR="00A20A63" w:rsidRDefault="001C2EF9" w:rsidP="00EB7CB1">
      <w:pPr>
        <w:pStyle w:val="MTDisplayEquation"/>
        <w:wordWrap w:val="0"/>
        <w:spacing w:beforeLines="100" w:before="326" w:afterLines="100" w:after="326"/>
        <w:jc w:val="right"/>
      </w:pPr>
      <w:r>
        <w:tab/>
      </w:r>
      <w:r>
        <w:rPr>
          <w:position w:val="-32"/>
        </w:rPr>
        <w:object w:dxaOrig="3300" w:dyaOrig="705" w14:anchorId="61962009">
          <v:shape id="_x0000_i1082" type="#_x0000_t75" style="width:165pt;height:35.25pt" o:ole="">
            <v:imagedata r:id="rId156" o:title=""/>
          </v:shape>
          <o:OLEObject Type="Embed" ProgID="Equation.DSMT4" ShapeID="_x0000_i1082" DrawAspect="Content" ObjectID="_1512232880" r:id="rId157"/>
        </w:object>
      </w:r>
      <w:r>
        <w:t xml:space="preserve">                 (4-2)</w:t>
      </w:r>
    </w:p>
    <w:p w14:paraId="22B7117C" w14:textId="77777777" w:rsidR="00A20A63" w:rsidRDefault="001C2EF9">
      <w:pPr>
        <w:ind w:firstLineChars="0" w:firstLine="0"/>
        <w:rPr>
          <w:szCs w:val="22"/>
        </w:rPr>
      </w:pPr>
      <w:r>
        <w:rPr>
          <w:szCs w:val="22"/>
        </w:rPr>
        <w:t>其中，</w:t>
      </w:r>
      <w:r>
        <w:rPr>
          <w:position w:val="-18"/>
          <w:szCs w:val="22"/>
        </w:rPr>
        <w:object w:dxaOrig="2925" w:dyaOrig="435" w14:anchorId="5757D44E">
          <v:shape id="_x0000_i1083" type="#_x0000_t75" style="width:146.25pt;height:21.75pt" o:ole="">
            <v:imagedata r:id="rId158" o:title=""/>
          </v:shape>
          <o:OLEObject Type="Embed" ProgID="Equation.DSMT4" ShapeID="_x0000_i1083" DrawAspect="Content" ObjectID="_1512232881" r:id="rId159"/>
        </w:object>
      </w:r>
      <w:r>
        <w:rPr>
          <w:szCs w:val="22"/>
        </w:rPr>
        <w:t xml:space="preserve"> </w:t>
      </w:r>
      <w:r>
        <w:rPr>
          <w:szCs w:val="22"/>
        </w:rPr>
        <w:t>为归一化因子或称为配分函数（</w:t>
      </w:r>
      <w:r>
        <w:rPr>
          <w:szCs w:val="22"/>
        </w:rPr>
        <w:t>partition function</w:t>
      </w:r>
      <w:r>
        <w:rPr>
          <w:szCs w:val="22"/>
        </w:rPr>
        <w:t>）。</w:t>
      </w:r>
    </w:p>
    <w:p w14:paraId="64267C7D" w14:textId="77777777" w:rsidR="00A20A63" w:rsidRDefault="001C2EF9">
      <w:pPr>
        <w:ind w:firstLine="480"/>
      </w:pPr>
      <w:r>
        <w:rPr>
          <w:szCs w:val="22"/>
        </w:rPr>
        <w:t>对于一个实际问题，我们更关心的是由</w:t>
      </w:r>
      <w:r>
        <w:rPr>
          <w:szCs w:val="22"/>
        </w:rPr>
        <w:t>RBM</w:t>
      </w:r>
      <w:r>
        <w:rPr>
          <w:szCs w:val="22"/>
        </w:rPr>
        <w:t>所定义的关于观测数据</w:t>
      </w:r>
      <w:r>
        <w:rPr>
          <w:position w:val="-6"/>
        </w:rPr>
        <w:object w:dxaOrig="195" w:dyaOrig="225" w14:anchorId="5F78A8C6">
          <v:shape id="_x0000_i1084" type="#_x0000_t75" style="width:9.75pt;height:11.25pt" o:ole="">
            <v:imagedata r:id="rId53" o:title=""/>
          </v:shape>
          <o:OLEObject Type="Embed" ProgID="Equation.DSMT4" ShapeID="_x0000_i1084" DrawAspect="Content" ObjectID="_1512232882" r:id="rId160"/>
        </w:object>
      </w:r>
      <w:r>
        <w:t>的分布</w:t>
      </w:r>
      <w:r>
        <w:rPr>
          <w:position w:val="-14"/>
        </w:rPr>
        <w:object w:dxaOrig="645" w:dyaOrig="405" w14:anchorId="32EF981C">
          <v:shape id="_x0000_i1085" type="#_x0000_t75" style="width:33pt;height:20.25pt" o:ole="">
            <v:imagedata r:id="rId161" o:title=""/>
          </v:shape>
          <o:OLEObject Type="Embed" ProgID="Equation.DSMT4" ShapeID="_x0000_i1085" DrawAspect="Content" ObjectID="_1512232883" r:id="rId162"/>
        </w:object>
      </w:r>
      <w:r>
        <w:t>，即联合概率分布</w:t>
      </w:r>
      <w:r>
        <w:rPr>
          <w:position w:val="-14"/>
        </w:rPr>
        <w:object w:dxaOrig="855" w:dyaOrig="405" w14:anchorId="2CAB3E65">
          <v:shape id="_x0000_i1086" type="#_x0000_t75" style="width:42.75pt;height:20.25pt" o:ole="">
            <v:imagedata r:id="rId163" o:title=""/>
          </v:shape>
          <o:OLEObject Type="Embed" ProgID="Equation.DSMT4" ShapeID="_x0000_i1086" DrawAspect="Content" ObjectID="_1512232884" r:id="rId164"/>
        </w:object>
      </w:r>
      <w:r>
        <w:t>的边际分布，也称为似然概率。</w:t>
      </w:r>
    </w:p>
    <w:p w14:paraId="3382BB53" w14:textId="77777777" w:rsidR="00A20A63" w:rsidRDefault="001C2EF9" w:rsidP="00EB7CB1">
      <w:pPr>
        <w:pStyle w:val="MTDisplayEquation"/>
        <w:wordWrap w:val="0"/>
        <w:spacing w:beforeLines="100" w:before="326" w:afterLines="100" w:after="326"/>
        <w:jc w:val="right"/>
        <w:rPr>
          <w:szCs w:val="22"/>
        </w:rPr>
      </w:pPr>
      <w:r>
        <w:rPr>
          <w:position w:val="-32"/>
        </w:rPr>
        <w:object w:dxaOrig="3360" w:dyaOrig="705" w14:anchorId="40856276">
          <v:shape id="_x0000_i1087" type="#_x0000_t75" style="width:168pt;height:35.25pt" o:ole="">
            <v:imagedata r:id="rId165" o:title=""/>
          </v:shape>
          <o:OLEObject Type="Embed" ProgID="Equation.DSMT4" ShapeID="_x0000_i1087" DrawAspect="Content" ObjectID="_1512232885" r:id="rId166"/>
        </w:object>
      </w:r>
      <w:r>
        <w:t xml:space="preserve">                  (4-3)</w:t>
      </w:r>
    </w:p>
    <w:p w14:paraId="395938EB" w14:textId="77777777" w:rsidR="00A20A63" w:rsidRDefault="001C2EF9">
      <w:pPr>
        <w:ind w:firstLineChars="0" w:firstLine="0"/>
        <w:rPr>
          <w:szCs w:val="22"/>
        </w:rPr>
      </w:pPr>
      <w:r>
        <w:rPr>
          <w:szCs w:val="22"/>
        </w:rPr>
        <w:t>该分布的确定需要计算归一化因子，因此很难</w:t>
      </w:r>
      <w:r>
        <w:rPr>
          <w:rFonts w:hint="eastAsia"/>
          <w:szCs w:val="22"/>
        </w:rPr>
        <w:t>准确</w:t>
      </w:r>
      <w:r>
        <w:rPr>
          <w:szCs w:val="22"/>
        </w:rPr>
        <w:t>计算。</w:t>
      </w:r>
      <w:r>
        <w:rPr>
          <w:rFonts w:hint="eastAsia"/>
          <w:szCs w:val="22"/>
        </w:rPr>
        <w:t>根据</w:t>
      </w:r>
      <w:r>
        <w:rPr>
          <w:szCs w:val="22"/>
        </w:rPr>
        <w:t>RBM</w:t>
      </w:r>
      <w:r>
        <w:rPr>
          <w:szCs w:val="22"/>
        </w:rPr>
        <w:t>的特殊结构以及一些近似手段，我们可以避开</w:t>
      </w:r>
      <w:r>
        <w:rPr>
          <w:rFonts w:hint="eastAsia"/>
          <w:szCs w:val="22"/>
        </w:rPr>
        <w:t>归一化</w:t>
      </w:r>
      <w:r>
        <w:rPr>
          <w:szCs w:val="22"/>
        </w:rPr>
        <w:t>因子的计算。</w:t>
      </w:r>
    </w:p>
    <w:p w14:paraId="2EE95A13" w14:textId="77777777" w:rsidR="00A20A63" w:rsidRDefault="001C2EF9">
      <w:pPr>
        <w:ind w:firstLine="480"/>
      </w:pPr>
      <w:r>
        <w:rPr>
          <w:szCs w:val="22"/>
        </w:rPr>
        <w:t>由</w:t>
      </w:r>
      <w:r>
        <w:rPr>
          <w:szCs w:val="22"/>
        </w:rPr>
        <w:t>RBM</w:t>
      </w:r>
      <w:r>
        <w:t>层内无连接，层间全连接的结构可知，当给定可见单元状态时，</w:t>
      </w:r>
      <w:proofErr w:type="gramStart"/>
      <w:r>
        <w:t>各隐单元的</w:t>
      </w:r>
      <w:proofErr w:type="gramEnd"/>
      <w:r>
        <w:t>激活状态之间是条件独立的，此时，</w:t>
      </w:r>
      <w:proofErr w:type="gramStart"/>
      <w:r>
        <w:t>隐层第</w:t>
      </w:r>
      <w:proofErr w:type="gramEnd"/>
      <w:r>
        <w:rPr>
          <w:position w:val="-10"/>
        </w:rPr>
        <w:object w:dxaOrig="195" w:dyaOrig="300" w14:anchorId="581F246E">
          <v:shape id="_x0000_i1088" type="#_x0000_t75" style="width:9.75pt;height:15pt" o:ole="">
            <v:imagedata r:id="rId167" o:title=""/>
          </v:shape>
          <o:OLEObject Type="Embed" ProgID="Equation.DSMT4" ShapeID="_x0000_i1088" DrawAspect="Content" ObjectID="_1512232886" r:id="rId168"/>
        </w:object>
      </w:r>
      <w:proofErr w:type="gramStart"/>
      <w:r>
        <w:t>个</w:t>
      </w:r>
      <w:proofErr w:type="gramEnd"/>
      <w:r>
        <w:t>节点的激活概率为：</w:t>
      </w:r>
    </w:p>
    <w:p w14:paraId="4931686A" w14:textId="77777777" w:rsidR="00A20A63" w:rsidRDefault="001C2EF9" w:rsidP="00EB7CB1">
      <w:pPr>
        <w:pStyle w:val="MTDisplayEquation"/>
        <w:wordWrap w:val="0"/>
        <w:spacing w:beforeLines="100" w:before="326" w:afterLines="100" w:after="326"/>
        <w:jc w:val="right"/>
      </w:pPr>
      <w:r>
        <w:tab/>
      </w:r>
      <w:r>
        <w:rPr>
          <w:position w:val="-30"/>
        </w:rPr>
        <w:object w:dxaOrig="3120" w:dyaOrig="720" w14:anchorId="3DC56874">
          <v:shape id="_x0000_i1089" type="#_x0000_t75" style="width:156pt;height:36pt" o:ole="">
            <v:imagedata r:id="rId169" o:title=""/>
          </v:shape>
          <o:OLEObject Type="Embed" ProgID="Equation.DSMT4" ShapeID="_x0000_i1089" DrawAspect="Content" ObjectID="_1512232887" r:id="rId170"/>
        </w:object>
      </w:r>
      <w:r>
        <w:t xml:space="preserve">                (4-4)</w:t>
      </w:r>
    </w:p>
    <w:p w14:paraId="077F785D" w14:textId="77777777" w:rsidR="00A20A63" w:rsidRDefault="001C2EF9">
      <w:pPr>
        <w:ind w:firstLineChars="0" w:firstLine="0"/>
      </w:pPr>
      <w:r>
        <w:rPr>
          <w:szCs w:val="22"/>
        </w:rPr>
        <w:t>其中，</w:t>
      </w:r>
      <w:r>
        <w:rPr>
          <w:rFonts w:eastAsiaTheme="minorEastAsia"/>
          <w:position w:val="-14"/>
          <w:szCs w:val="21"/>
        </w:rPr>
        <w:object w:dxaOrig="2280" w:dyaOrig="390" w14:anchorId="5944F179">
          <v:shape id="_x0000_i1090" type="#_x0000_t75" style="width:114pt;height:19.5pt" o:ole="">
            <v:imagedata r:id="rId171" o:title=""/>
          </v:shape>
          <o:OLEObject Type="Embed" ProgID="Equation.DSMT4" ShapeID="_x0000_i1090" DrawAspect="Content" ObjectID="_1512232888" r:id="rId172"/>
        </w:object>
      </w:r>
      <w:r>
        <w:rPr>
          <w:rFonts w:eastAsiaTheme="minorEastAsia"/>
          <w:szCs w:val="21"/>
        </w:rPr>
        <w:t>为</w:t>
      </w:r>
      <w:r>
        <w:rPr>
          <w:rFonts w:eastAsiaTheme="minorEastAsia" w:hint="eastAsia"/>
          <w:szCs w:val="21"/>
        </w:rPr>
        <w:t>S</w:t>
      </w:r>
      <w:r>
        <w:rPr>
          <w:rFonts w:eastAsiaTheme="minorEastAsia"/>
          <w:szCs w:val="21"/>
        </w:rPr>
        <w:t>igmoid</w:t>
      </w:r>
      <w:r>
        <w:rPr>
          <w:rFonts w:eastAsiaTheme="minorEastAsia"/>
          <w:szCs w:val="21"/>
        </w:rPr>
        <w:t>激活函数。由于</w:t>
      </w:r>
      <w:r>
        <w:rPr>
          <w:rFonts w:eastAsiaTheme="minorEastAsia"/>
          <w:szCs w:val="21"/>
        </w:rPr>
        <w:t>RBM</w:t>
      </w:r>
      <w:r>
        <w:rPr>
          <w:rFonts w:eastAsiaTheme="minorEastAsia"/>
          <w:szCs w:val="21"/>
        </w:rPr>
        <w:t>的结构是对称的，因此当给定</w:t>
      </w:r>
      <w:proofErr w:type="gramStart"/>
      <w:r>
        <w:rPr>
          <w:rFonts w:eastAsiaTheme="minorEastAsia"/>
          <w:szCs w:val="21"/>
        </w:rPr>
        <w:t>隐</w:t>
      </w:r>
      <w:proofErr w:type="gramEnd"/>
      <w:r>
        <w:rPr>
          <w:rFonts w:eastAsiaTheme="minorEastAsia"/>
          <w:szCs w:val="21"/>
        </w:rPr>
        <w:t>单元状态时，各可见单元的激活状态也是条件独立的，第</w:t>
      </w:r>
      <w:r>
        <w:rPr>
          <w:position w:val="-6"/>
        </w:rPr>
        <w:object w:dxaOrig="135" w:dyaOrig="255" w14:anchorId="44F085CD">
          <v:shape id="_x0000_i1091" type="#_x0000_t75" style="width:6.75pt;height:12.75pt" o:ole="">
            <v:imagedata r:id="rId173" o:title=""/>
          </v:shape>
          <o:OLEObject Type="Embed" ProgID="Equation.DSMT4" ShapeID="_x0000_i1091" DrawAspect="Content" ObjectID="_1512232889" r:id="rId174"/>
        </w:object>
      </w:r>
      <w:proofErr w:type="gramStart"/>
      <w:r>
        <w:t>个</w:t>
      </w:r>
      <w:proofErr w:type="gramEnd"/>
      <w:r>
        <w:t>可见单元的激活概率为：</w:t>
      </w:r>
    </w:p>
    <w:p w14:paraId="403930B2" w14:textId="77777777" w:rsidR="00A20A63" w:rsidRDefault="001C2EF9" w:rsidP="00EB7CB1">
      <w:pPr>
        <w:pStyle w:val="MTDisplayEquation"/>
        <w:wordWrap w:val="0"/>
        <w:spacing w:beforeLines="100" w:before="326" w:afterLines="100" w:after="326"/>
        <w:jc w:val="right"/>
        <w:rPr>
          <w:szCs w:val="22"/>
        </w:rPr>
      </w:pPr>
      <w:r>
        <w:rPr>
          <w:position w:val="-32"/>
        </w:rPr>
        <w:object w:dxaOrig="3105" w:dyaOrig="765" w14:anchorId="5A49D0F4">
          <v:shape id="_x0000_i1092" type="#_x0000_t75" style="width:155.25pt;height:38.25pt" o:ole="">
            <v:imagedata r:id="rId175" o:title=""/>
          </v:shape>
          <o:OLEObject Type="Embed" ProgID="Equation.DSMT4" ShapeID="_x0000_i1092" DrawAspect="Content" ObjectID="_1512232890" r:id="rId176"/>
        </w:object>
      </w:r>
      <w:r>
        <w:t xml:space="preserve">                 (4-5)</w:t>
      </w:r>
    </w:p>
    <w:p w14:paraId="6D0DFD3F" w14:textId="77777777" w:rsidR="00A20A63" w:rsidRDefault="001C2EF9">
      <w:pPr>
        <w:ind w:firstLine="480"/>
        <w:rPr>
          <w:szCs w:val="22"/>
        </w:rPr>
      </w:pPr>
      <w:r>
        <w:rPr>
          <w:szCs w:val="22"/>
        </w:rPr>
        <w:t>以上为</w:t>
      </w:r>
      <w:r>
        <w:t>可见</w:t>
      </w:r>
      <w:r>
        <w:rPr>
          <w:szCs w:val="22"/>
        </w:rPr>
        <w:t>层为</w:t>
      </w:r>
      <w:r>
        <w:rPr>
          <w:szCs w:val="22"/>
        </w:rPr>
        <w:t>0-1</w:t>
      </w:r>
      <w:r>
        <w:rPr>
          <w:szCs w:val="22"/>
        </w:rPr>
        <w:t>分布的情况，若可见层为实数，则采用高斯分布，此时的能量函数变为：</w:t>
      </w:r>
    </w:p>
    <w:p w14:paraId="4CB938E5" w14:textId="77777777" w:rsidR="00A20A63" w:rsidRDefault="001C2EF9" w:rsidP="00EB7CB1">
      <w:pPr>
        <w:spacing w:beforeLines="100" w:before="326" w:afterLines="100" w:after="326"/>
        <w:ind w:firstLineChars="0" w:firstLine="0"/>
        <w:jc w:val="right"/>
        <w:rPr>
          <w:szCs w:val="22"/>
        </w:rPr>
      </w:pPr>
      <w:r>
        <w:rPr>
          <w:position w:val="-30"/>
        </w:rPr>
        <w:object w:dxaOrig="4740" w:dyaOrig="675" w14:anchorId="5CE2056B">
          <v:shape id="_x0000_i1093" type="#_x0000_t75" style="width:237pt;height:33.75pt" o:ole="">
            <v:imagedata r:id="rId177" o:title=""/>
          </v:shape>
          <o:OLEObject Type="Embed" ProgID="Equation.DSMT4" ShapeID="_x0000_i1093" DrawAspect="Content" ObjectID="_1512232891" r:id="rId178"/>
        </w:object>
      </w:r>
      <w:r>
        <w:t xml:space="preserve">             (4-6)</w:t>
      </w:r>
    </w:p>
    <w:p w14:paraId="78C88F51" w14:textId="77777777" w:rsidR="00A20A63" w:rsidRDefault="001C2EF9">
      <w:pPr>
        <w:ind w:firstLineChars="0" w:firstLine="0"/>
        <w:rPr>
          <w:szCs w:val="22"/>
        </w:rPr>
      </w:pPr>
      <w:proofErr w:type="gramStart"/>
      <w:r>
        <w:rPr>
          <w:szCs w:val="22"/>
        </w:rPr>
        <w:t>隐</w:t>
      </w:r>
      <w:proofErr w:type="gramEnd"/>
      <w:r>
        <w:rPr>
          <w:szCs w:val="22"/>
        </w:rPr>
        <w:t>单元的激活概率公式不变，可见单元的激活概率变为：</w:t>
      </w:r>
    </w:p>
    <w:p w14:paraId="412F065E" w14:textId="77777777" w:rsidR="00A20A63" w:rsidRDefault="001C2EF9" w:rsidP="00EB7CB1">
      <w:pPr>
        <w:wordWrap w:val="0"/>
        <w:spacing w:beforeLines="100" w:before="326" w:afterLines="100" w:after="326"/>
        <w:ind w:firstLineChars="0" w:firstLine="0"/>
        <w:jc w:val="right"/>
        <w:rPr>
          <w:szCs w:val="22"/>
        </w:rPr>
      </w:pPr>
      <w:r>
        <w:rPr>
          <w:position w:val="-30"/>
        </w:rPr>
        <w:object w:dxaOrig="3195" w:dyaOrig="555" w14:anchorId="65F6BF79">
          <v:shape id="_x0000_i1094" type="#_x0000_t75" style="width:159.75pt;height:27.75pt" o:ole="">
            <v:imagedata r:id="rId179" o:title=""/>
          </v:shape>
          <o:OLEObject Type="Embed" ProgID="Equation.DSMT4" ShapeID="_x0000_i1094" DrawAspect="Content" ObjectID="_1512232892" r:id="rId180"/>
        </w:object>
      </w:r>
      <w:r>
        <w:t xml:space="preserve">                  (4-7)</w:t>
      </w:r>
    </w:p>
    <w:p w14:paraId="44142C60" w14:textId="77777777" w:rsidR="00A20A63" w:rsidRDefault="001C2EF9">
      <w:pPr>
        <w:ind w:firstLineChars="0" w:firstLine="0"/>
        <w:rPr>
          <w:szCs w:val="22"/>
        </w:rPr>
      </w:pPr>
      <w:r>
        <w:rPr>
          <w:szCs w:val="22"/>
        </w:rPr>
        <w:t>其中，</w:t>
      </w:r>
      <w:r>
        <w:rPr>
          <w:position w:val="-6"/>
          <w:szCs w:val="22"/>
        </w:rPr>
        <w:object w:dxaOrig="285" w:dyaOrig="285" w14:anchorId="461C6A7C">
          <v:shape id="_x0000_i1095" type="#_x0000_t75" style="width:14.25pt;height:14.25pt" o:ole="">
            <v:imagedata r:id="rId181" o:title=""/>
          </v:shape>
          <o:OLEObject Type="Embed" ProgID="Equation.DSMT4" ShapeID="_x0000_i1095" DrawAspect="Content" ObjectID="_1512232893" r:id="rId182"/>
        </w:object>
      </w:r>
      <w:r>
        <w:rPr>
          <w:szCs w:val="22"/>
        </w:rPr>
        <w:t>为均值为</w:t>
      </w:r>
      <w:r>
        <w:rPr>
          <w:position w:val="-18"/>
          <w:szCs w:val="22"/>
        </w:rPr>
        <w:object w:dxaOrig="1320" w:dyaOrig="435" w14:anchorId="4B2DF59B">
          <v:shape id="_x0000_i1096" type="#_x0000_t75" style="width:66pt;height:21.75pt" o:ole="">
            <v:imagedata r:id="rId183" o:title=""/>
          </v:shape>
          <o:OLEObject Type="Embed" ProgID="Equation.DSMT4" ShapeID="_x0000_i1096" DrawAspect="Content" ObjectID="_1512232894" r:id="rId184"/>
        </w:object>
      </w:r>
      <w:r>
        <w:rPr>
          <w:szCs w:val="22"/>
        </w:rPr>
        <w:t>，方差为</w:t>
      </w:r>
      <w:r>
        <w:rPr>
          <w:szCs w:val="22"/>
        </w:rPr>
        <w:t>1</w:t>
      </w:r>
      <w:r>
        <w:rPr>
          <w:szCs w:val="22"/>
        </w:rPr>
        <w:t>的高斯分布。</w:t>
      </w:r>
    </w:p>
    <w:p w14:paraId="54F72BC0" w14:textId="77777777" w:rsidR="00A20A63" w:rsidRDefault="001C2EF9">
      <w:pPr>
        <w:ind w:firstLine="480"/>
        <w:rPr>
          <w:szCs w:val="22"/>
        </w:rPr>
      </w:pPr>
      <w:r>
        <w:rPr>
          <w:szCs w:val="22"/>
        </w:rPr>
        <w:t>学习</w:t>
      </w:r>
      <w:r>
        <w:rPr>
          <w:szCs w:val="22"/>
        </w:rPr>
        <w:t>RBM</w:t>
      </w:r>
      <w:r>
        <w:rPr>
          <w:szCs w:val="22"/>
        </w:rPr>
        <w:t>的目标是求出参数</w:t>
      </w:r>
      <w:r>
        <w:rPr>
          <w:position w:val="-6"/>
          <w:szCs w:val="22"/>
        </w:rPr>
        <w:object w:dxaOrig="195" w:dyaOrig="285" w14:anchorId="3D341DFD">
          <v:shape id="_x0000_i1097" type="#_x0000_t75" style="width:9.75pt;height:14.25pt" o:ole="">
            <v:imagedata r:id="rId185" o:title=""/>
          </v:shape>
          <o:OLEObject Type="Embed" ProgID="Equation.DSMT4" ShapeID="_x0000_i1097" DrawAspect="Content" ObjectID="_1512232895" r:id="rId186"/>
        </w:object>
      </w:r>
      <w:r>
        <w:rPr>
          <w:szCs w:val="22"/>
        </w:rPr>
        <w:t>的值，以拟合给定的训练数据。参数</w:t>
      </w:r>
      <w:r>
        <w:rPr>
          <w:position w:val="-6"/>
          <w:szCs w:val="22"/>
        </w:rPr>
        <w:object w:dxaOrig="195" w:dyaOrig="285" w14:anchorId="136F5538">
          <v:shape id="_x0000_i1098" type="#_x0000_t75" style="width:9.75pt;height:14.25pt" o:ole="">
            <v:imagedata r:id="rId187" o:title=""/>
          </v:shape>
          <o:OLEObject Type="Embed" ProgID="Equation.DSMT4" ShapeID="_x0000_i1098" DrawAspect="Content" ObjectID="_1512232896" r:id="rId188"/>
        </w:object>
      </w:r>
      <w:r>
        <w:rPr>
          <w:szCs w:val="22"/>
        </w:rPr>
        <w:t>可以通过最大似然估计的方法学习得到，即选定</w:t>
      </w:r>
      <w:r>
        <w:rPr>
          <w:rFonts w:hint="eastAsia"/>
          <w:szCs w:val="22"/>
        </w:rPr>
        <w:t>该</w:t>
      </w:r>
      <w:r>
        <w:rPr>
          <w:szCs w:val="22"/>
        </w:rPr>
        <w:t>组参数时，模型所定义的关于观测数据</w:t>
      </w:r>
      <w:r>
        <w:rPr>
          <w:position w:val="-6"/>
        </w:rPr>
        <w:object w:dxaOrig="195" w:dyaOrig="225" w14:anchorId="312504CF">
          <v:shape id="_x0000_i1099" type="#_x0000_t75" style="width:9.75pt;height:11.25pt" o:ole="">
            <v:imagedata r:id="rId53" o:title=""/>
          </v:shape>
          <o:OLEObject Type="Embed" ProgID="Equation.DSMT4" ShapeID="_x0000_i1099" DrawAspect="Content" ObjectID="_1512232897" r:id="rId189"/>
        </w:object>
      </w:r>
      <w:r>
        <w:t>的似然</w:t>
      </w:r>
      <w:r>
        <w:rPr>
          <w:szCs w:val="22"/>
        </w:rPr>
        <w:t>概率最大：</w:t>
      </w:r>
    </w:p>
    <w:p w14:paraId="29564C87" w14:textId="77777777" w:rsidR="00A20A63" w:rsidRDefault="001C2EF9" w:rsidP="00EB7CB1">
      <w:pPr>
        <w:pStyle w:val="MTDisplayEquation"/>
        <w:spacing w:beforeLines="100" w:before="326" w:afterLines="100" w:after="326"/>
        <w:jc w:val="right"/>
      </w:pPr>
      <w:r>
        <w:rPr>
          <w:position w:val="-28"/>
        </w:rPr>
        <w:object w:dxaOrig="3945" w:dyaOrig="675" w14:anchorId="74364D44">
          <v:shape id="_x0000_i1100" type="#_x0000_t75" style="width:198.75pt;height:33.75pt" o:ole="">
            <v:imagedata r:id="rId190" o:title=""/>
          </v:shape>
          <o:OLEObject Type="Embed" ProgID="Equation.DSMT4" ShapeID="_x0000_i1100" DrawAspect="Content" ObjectID="_1512232898" r:id="rId191"/>
        </w:object>
      </w:r>
      <w:r>
        <w:t xml:space="preserve">             (4-8)</w:t>
      </w:r>
    </w:p>
    <w:p w14:paraId="6EC2A078" w14:textId="77777777" w:rsidR="00A20A63" w:rsidRDefault="001C2EF9">
      <w:pPr>
        <w:ind w:firstLineChars="0" w:firstLine="0"/>
        <w:rPr>
          <w:szCs w:val="22"/>
        </w:rPr>
      </w:pPr>
      <w:r>
        <w:rPr>
          <w:position w:val="-6"/>
          <w:szCs w:val="22"/>
        </w:rPr>
        <w:object w:dxaOrig="195" w:dyaOrig="435" w14:anchorId="623F2243">
          <v:shape id="_x0000_i1101" type="#_x0000_t75" style="width:9.75pt;height:21.75pt" o:ole="">
            <v:imagedata r:id="rId192" o:title=""/>
          </v:shape>
          <o:OLEObject Type="Embed" ProgID="Equation.DSMT4" ShapeID="_x0000_i1101" DrawAspect="Content" ObjectID="_1512232899" r:id="rId193"/>
        </w:object>
      </w:r>
      <w:r>
        <w:rPr>
          <w:szCs w:val="22"/>
        </w:rPr>
        <w:t>为最优参数，</w:t>
      </w:r>
      <w:r>
        <w:rPr>
          <w:position w:val="-6"/>
          <w:szCs w:val="22"/>
        </w:rPr>
        <w:object w:dxaOrig="285" w:dyaOrig="285" w14:anchorId="2B124839">
          <v:shape id="_x0000_i1102" type="#_x0000_t75" style="width:14.25pt;height:14.25pt" o:ole="">
            <v:imagedata r:id="rId194" o:title=""/>
          </v:shape>
          <o:OLEObject Type="Embed" ProgID="Equation.DSMT4" ShapeID="_x0000_i1102" DrawAspect="Content" ObjectID="_1512232900" r:id="rId195"/>
        </w:object>
      </w:r>
      <w:r>
        <w:rPr>
          <w:szCs w:val="22"/>
        </w:rPr>
        <w:t>为样本数。似然概率的最大值可通过随机梯度上升法求得，其关于</w:t>
      </w:r>
      <w:r>
        <w:rPr>
          <w:position w:val="-6"/>
          <w:szCs w:val="22"/>
        </w:rPr>
        <w:object w:dxaOrig="195" w:dyaOrig="285" w14:anchorId="77696B0D">
          <v:shape id="_x0000_i1103" type="#_x0000_t75" style="width:9.75pt;height:14.25pt" o:ole="">
            <v:imagedata r:id="rId196" o:title=""/>
          </v:shape>
          <o:OLEObject Type="Embed" ProgID="Equation.DSMT4" ShapeID="_x0000_i1103" DrawAspect="Content" ObjectID="_1512232901" r:id="rId197"/>
        </w:object>
      </w:r>
      <w:r>
        <w:rPr>
          <w:szCs w:val="22"/>
        </w:rPr>
        <w:t>的梯度为：</w:t>
      </w:r>
    </w:p>
    <w:p w14:paraId="3B931C19" w14:textId="77777777" w:rsidR="00A20A63" w:rsidRDefault="001C2EF9">
      <w:pPr>
        <w:wordWrap w:val="0"/>
        <w:adjustRightInd/>
        <w:snapToGrid/>
        <w:spacing w:line="240" w:lineRule="auto"/>
        <w:ind w:left="360" w:firstLineChars="0" w:firstLine="0"/>
        <w:jc w:val="right"/>
      </w:pPr>
      <w:r>
        <w:tab/>
      </w:r>
      <w:r>
        <w:rPr>
          <w:position w:val="-10"/>
        </w:rPr>
        <w:object w:dxaOrig="6855" w:dyaOrig="5445" w14:anchorId="223CC258">
          <v:shape id="_x0000_i1104" type="#_x0000_t75" style="width:342.75pt;height:272.25pt" o:ole="">
            <v:imagedata r:id="rId198" o:title=""/>
          </v:shape>
          <o:OLEObject Type="Embed" ProgID="Equation.DSMT4" ShapeID="_x0000_i1104" DrawAspect="Content" ObjectID="_1512232902" r:id="rId199"/>
        </w:object>
      </w:r>
      <w:r>
        <w:t>(4-9)</w:t>
      </w:r>
    </w:p>
    <w:p w14:paraId="15A9B257" w14:textId="77777777" w:rsidR="00A20A63" w:rsidRDefault="001C2EF9">
      <w:pPr>
        <w:ind w:firstLineChars="0" w:firstLine="0"/>
      </w:pPr>
      <w:r>
        <w:t>其中，</w:t>
      </w:r>
      <w:r>
        <w:rPr>
          <w:position w:val="-14"/>
        </w:rPr>
        <w:object w:dxaOrig="405" w:dyaOrig="405" w14:anchorId="0FF85DBF">
          <v:shape id="_x0000_i1105" type="#_x0000_t75" style="width:20.25pt;height:20.25pt" o:ole="">
            <v:imagedata r:id="rId200" o:title=""/>
          </v:shape>
          <o:OLEObject Type="Embed" ProgID="Equation.DSMT4" ShapeID="_x0000_i1105" DrawAspect="Content" ObjectID="_1512232903" r:id="rId201"/>
        </w:object>
      </w:r>
      <w:r>
        <w:t xml:space="preserve"> </w:t>
      </w:r>
      <w:r>
        <w:t>表示关于分布</w:t>
      </w:r>
      <w:r>
        <w:rPr>
          <w:position w:val="-4"/>
        </w:rPr>
        <w:object w:dxaOrig="240" w:dyaOrig="255" w14:anchorId="46312F92">
          <v:shape id="_x0000_i1106" type="#_x0000_t75" style="width:12pt;height:12.75pt" o:ole="">
            <v:imagedata r:id="rId202" o:title=""/>
          </v:shape>
          <o:OLEObject Type="Embed" ProgID="Equation.DSMT4" ShapeID="_x0000_i1106" DrawAspect="Content" ObjectID="_1512232904" r:id="rId203"/>
        </w:object>
      </w:r>
      <w:r>
        <w:t>的数学期望。</w:t>
      </w:r>
      <w:r>
        <w:rPr>
          <w:position w:val="-18"/>
        </w:rPr>
        <w:object w:dxaOrig="1125" w:dyaOrig="480" w14:anchorId="67FABCF1">
          <v:shape id="_x0000_i1107" type="#_x0000_t75" style="width:56.25pt;height:24pt" o:ole="">
            <v:imagedata r:id="rId204" o:title=""/>
          </v:shape>
          <o:OLEObject Type="Embed" ProgID="Equation.DSMT4" ShapeID="_x0000_i1107" DrawAspect="Content" ObjectID="_1512232905" r:id="rId205"/>
        </w:object>
      </w:r>
      <w:r>
        <w:t xml:space="preserve"> </w:t>
      </w:r>
      <w:r>
        <w:t>表示在可见单元限定为已知的训练样本</w:t>
      </w:r>
      <w:r>
        <w:rPr>
          <w:position w:val="-6"/>
        </w:rPr>
        <w:object w:dxaOrig="405" w:dyaOrig="345" w14:anchorId="192F5FA4">
          <v:shape id="_x0000_i1108" type="#_x0000_t75" style="width:20.25pt;height:17.25pt" o:ole="">
            <v:imagedata r:id="rId206" o:title=""/>
          </v:shape>
          <o:OLEObject Type="Embed" ProgID="Equation.DSMT4" ShapeID="_x0000_i1108" DrawAspect="Content" ObjectID="_1512232906" r:id="rId207"/>
        </w:object>
      </w:r>
      <w:r>
        <w:t>时，</w:t>
      </w:r>
      <w:proofErr w:type="gramStart"/>
      <w:r>
        <w:t>隐层的</w:t>
      </w:r>
      <w:proofErr w:type="gramEnd"/>
      <w:r>
        <w:t>概率分布，故式</w:t>
      </w:r>
      <w:r>
        <w:t>(4-9)</w:t>
      </w:r>
      <w:r>
        <w:t>中的前一项较容易计算。</w:t>
      </w:r>
      <w:r>
        <w:rPr>
          <w:position w:val="-14"/>
        </w:rPr>
        <w:object w:dxaOrig="855" w:dyaOrig="405" w14:anchorId="4974D43E">
          <v:shape id="_x0000_i1109" type="#_x0000_t75" style="width:42.75pt;height:20.25pt" o:ole="">
            <v:imagedata r:id="rId208" o:title=""/>
          </v:shape>
          <o:OLEObject Type="Embed" ProgID="Equation.DSMT4" ShapeID="_x0000_i1109" DrawAspect="Content" ObjectID="_1512232907" r:id="rId209"/>
        </w:object>
      </w:r>
      <w:r>
        <w:t>表示可见单元与隐单元的联合分布，由于归一化因子</w:t>
      </w:r>
      <w:r>
        <w:rPr>
          <w:position w:val="-14"/>
        </w:rPr>
        <w:object w:dxaOrig="585" w:dyaOrig="405" w14:anchorId="21FF3B2C">
          <v:shape id="_x0000_i1110" type="#_x0000_t75" style="width:29.25pt;height:20.25pt" o:ole="">
            <v:imagedata r:id="rId210" o:title=""/>
          </v:shape>
          <o:OLEObject Type="Embed" ProgID="Equation.DSMT4" ShapeID="_x0000_i1110" DrawAspect="Content" ObjectID="_1512232908" r:id="rId211"/>
        </w:object>
      </w:r>
      <w:r>
        <w:t>的存在，该分布很难计算，导致式</w:t>
      </w:r>
      <w:r>
        <w:t>(4-9)</w:t>
      </w:r>
      <w:r>
        <w:t>中第二项很难获取，只能通过一些采样方法（如</w:t>
      </w:r>
      <w:r>
        <w:t>Gibbs</w:t>
      </w:r>
      <w:r>
        <w:t>采样）获取其近似值。假设只有一个训练样本，分别用</w:t>
      </w:r>
      <w:r>
        <w:t>data</w:t>
      </w:r>
      <w:r>
        <w:t>和</w:t>
      </w:r>
      <w:r>
        <w:t>model</w:t>
      </w:r>
      <w:r>
        <w:t>来简记</w:t>
      </w:r>
      <w:r>
        <w:rPr>
          <w:position w:val="-18"/>
        </w:rPr>
        <w:object w:dxaOrig="1125" w:dyaOrig="480" w14:anchorId="578DC8FF">
          <v:shape id="_x0000_i1111" type="#_x0000_t75" style="width:56.25pt;height:24pt" o:ole="">
            <v:imagedata r:id="rId204" o:title=""/>
          </v:shape>
          <o:OLEObject Type="Embed" ProgID="Equation.DSMT4" ShapeID="_x0000_i1111" DrawAspect="Content" ObjectID="_1512232909" r:id="rId212"/>
        </w:object>
      </w:r>
      <w:r>
        <w:t>和</w:t>
      </w:r>
      <w:r>
        <w:rPr>
          <w:position w:val="-14"/>
        </w:rPr>
        <w:object w:dxaOrig="855" w:dyaOrig="405" w14:anchorId="7564B972">
          <v:shape id="_x0000_i1112" type="#_x0000_t75" style="width:42.75pt;height:20.25pt" o:ole="">
            <v:imagedata r:id="rId208" o:title=""/>
          </v:shape>
          <o:OLEObject Type="Embed" ProgID="Equation.DSMT4" ShapeID="_x0000_i1112" DrawAspect="Content" ObjectID="_1512232910" r:id="rId213"/>
        </w:object>
      </w:r>
      <w:r>
        <w:t>两个分布，则对数似然函数关于连接权重</w:t>
      </w:r>
      <w:r>
        <w:rPr>
          <w:position w:val="-14"/>
        </w:rPr>
        <w:object w:dxaOrig="315" w:dyaOrig="375" w14:anchorId="342B5050">
          <v:shape id="_x0000_i1113" type="#_x0000_t75" style="width:15.75pt;height:18.75pt" o:ole="">
            <v:imagedata r:id="rId214" o:title=""/>
          </v:shape>
          <o:OLEObject Type="Embed" ProgID="Equation.DSMT4" ShapeID="_x0000_i1113" DrawAspect="Content" ObjectID="_1512232911" r:id="rId215"/>
        </w:object>
      </w:r>
      <w:r>
        <w:t>、可见单元偏置</w:t>
      </w:r>
      <w:r>
        <w:rPr>
          <w:position w:val="-12"/>
        </w:rPr>
        <w:object w:dxaOrig="240" w:dyaOrig="360" w14:anchorId="7CB4D750">
          <v:shape id="_x0000_i1114" type="#_x0000_t75" style="width:12pt;height:18.75pt" o:ole="">
            <v:imagedata r:id="rId216" o:title=""/>
          </v:shape>
          <o:OLEObject Type="Embed" ProgID="Equation.DSMT4" ShapeID="_x0000_i1114" DrawAspect="Content" ObjectID="_1512232912" r:id="rId217"/>
        </w:object>
      </w:r>
      <w:proofErr w:type="gramStart"/>
      <w:r>
        <w:t>和隐层单元</w:t>
      </w:r>
      <w:proofErr w:type="gramEnd"/>
      <w:r>
        <w:t>偏置</w:t>
      </w:r>
      <w:r>
        <w:rPr>
          <w:position w:val="-14"/>
        </w:rPr>
        <w:object w:dxaOrig="255" w:dyaOrig="375" w14:anchorId="40B5187D">
          <v:shape id="_x0000_i1115" type="#_x0000_t75" style="width:12.75pt;height:18.75pt" o:ole="">
            <v:imagedata r:id="rId218" o:title=""/>
          </v:shape>
          <o:OLEObject Type="Embed" ProgID="Equation.DSMT4" ShapeID="_x0000_i1115" DrawAspect="Content" ObjectID="_1512232913" r:id="rId219"/>
        </w:object>
      </w:r>
      <w:r>
        <w:t>的偏导数分别为：</w:t>
      </w:r>
    </w:p>
    <w:p w14:paraId="2A2B837B" w14:textId="77777777" w:rsidR="00A20A63" w:rsidRDefault="001C2EF9" w:rsidP="00EB7CB1">
      <w:pPr>
        <w:pStyle w:val="MTDisplayEquation"/>
        <w:spacing w:beforeLines="100" w:before="326" w:afterLines="100" w:after="326"/>
        <w:jc w:val="right"/>
      </w:pPr>
      <w:r>
        <w:tab/>
      </w:r>
      <w:r>
        <w:rPr>
          <w:position w:val="-32"/>
        </w:rPr>
        <w:object w:dxaOrig="3345" w:dyaOrig="735" w14:anchorId="7E795A22">
          <v:shape id="_x0000_i1116" type="#_x0000_t75" style="width:167.25pt;height:36.75pt" o:ole="">
            <v:imagedata r:id="rId220" o:title=""/>
          </v:shape>
          <o:OLEObject Type="Embed" ProgID="Equation.DSMT4" ShapeID="_x0000_i1116" DrawAspect="Content" ObjectID="_1512232914" r:id="rId221"/>
        </w:object>
      </w:r>
      <w:r>
        <w:t xml:space="preserve">      </w:t>
      </w:r>
      <w:r>
        <w:rPr>
          <w:rFonts w:hint="eastAsia"/>
        </w:rPr>
        <w:t xml:space="preserve"> </w:t>
      </w:r>
      <w:r>
        <w:t xml:space="preserve">          (4-10)</w:t>
      </w:r>
    </w:p>
    <w:p w14:paraId="625FD149" w14:textId="77777777" w:rsidR="00A20A63" w:rsidRDefault="001C2EF9" w:rsidP="00EB7CB1">
      <w:pPr>
        <w:pStyle w:val="MTDisplayEquation"/>
        <w:spacing w:beforeLines="200" w:before="652" w:afterLines="100" w:after="326"/>
        <w:jc w:val="right"/>
      </w:pPr>
      <w:r>
        <w:rPr>
          <w:position w:val="-30"/>
        </w:rPr>
        <w:object w:dxaOrig="2940" w:dyaOrig="720" w14:anchorId="1083CBAE">
          <v:shape id="_x0000_i1117" type="#_x0000_t75" style="width:147pt;height:36pt" o:ole="">
            <v:imagedata r:id="rId222" o:title=""/>
          </v:shape>
          <o:OLEObject Type="Embed" ProgID="Equation.DSMT4" ShapeID="_x0000_i1117" DrawAspect="Content" ObjectID="_1512232915" r:id="rId223"/>
        </w:object>
      </w:r>
      <w:r>
        <w:t xml:space="preserve">            </w:t>
      </w:r>
      <w:r>
        <w:rPr>
          <w:rFonts w:hint="eastAsia"/>
        </w:rPr>
        <w:t xml:space="preserve"> </w:t>
      </w:r>
      <w:r>
        <w:t xml:space="preserve">       (4-11)</w:t>
      </w:r>
    </w:p>
    <w:p w14:paraId="10ECC1ED" w14:textId="77777777" w:rsidR="00A20A63" w:rsidRDefault="001C2EF9" w:rsidP="00EB7CB1">
      <w:pPr>
        <w:pStyle w:val="MTDisplayEquation"/>
        <w:spacing w:beforeLines="200" w:before="652" w:afterLines="100" w:after="326"/>
        <w:jc w:val="right"/>
      </w:pPr>
      <w:r>
        <w:rPr>
          <w:position w:val="-32"/>
        </w:rPr>
        <w:object w:dxaOrig="3045" w:dyaOrig="735" w14:anchorId="2B299978">
          <v:shape id="_x0000_i1118" type="#_x0000_t75" style="width:152.25pt;height:36.75pt" o:ole="">
            <v:imagedata r:id="rId224" o:title=""/>
          </v:shape>
          <o:OLEObject Type="Embed" ProgID="Equation.DSMT4" ShapeID="_x0000_i1118" DrawAspect="Content" ObjectID="_1512232916" r:id="rId225"/>
        </w:object>
      </w:r>
      <w:r>
        <w:t xml:space="preserve">          </w:t>
      </w:r>
      <w:r>
        <w:rPr>
          <w:rFonts w:hint="eastAsia"/>
        </w:rPr>
        <w:t xml:space="preserve"> </w:t>
      </w:r>
      <w:r>
        <w:t xml:space="preserve">        (4-12)</w:t>
      </w:r>
    </w:p>
    <w:p w14:paraId="65D863DB" w14:textId="77777777" w:rsidR="00A20A63" w:rsidRDefault="001C2EF9">
      <w:pPr>
        <w:ind w:firstLine="480"/>
      </w:pPr>
      <w:r>
        <w:lastRenderedPageBreak/>
        <w:t>基于</w:t>
      </w:r>
      <w:r>
        <w:t>RBM</w:t>
      </w:r>
      <w:r>
        <w:t>对称结构以及神经元的条件独立性，我们可以使用</w:t>
      </w:r>
      <w:r>
        <w:t>Gibbs</w:t>
      </w:r>
      <w:r>
        <w:t>采样方法得到式</w:t>
      </w:r>
      <w:r>
        <w:t>(4-10)~(4-12)</w:t>
      </w:r>
      <w:r>
        <w:t>中第二项的一个近似。</w:t>
      </w:r>
      <w:r>
        <w:t>Gibbs</w:t>
      </w:r>
      <w:r>
        <w:t>采样是一种基于马尔可夫链蒙特卡罗</w:t>
      </w:r>
      <w:r>
        <w:t>(Markov Chain Monte Carlo</w:t>
      </w:r>
      <w:r>
        <w:t>，</w:t>
      </w:r>
      <w:r>
        <w:t>MCMC)</w:t>
      </w:r>
      <w:r>
        <w:t>策略的采样方法。对于一个</w:t>
      </w:r>
      <w:r>
        <w:t>K</w:t>
      </w:r>
      <w:r>
        <w:t>维随机向量</w:t>
      </w:r>
      <w:r>
        <w:rPr>
          <w:position w:val="-14"/>
        </w:rPr>
        <w:object w:dxaOrig="2040" w:dyaOrig="405" w14:anchorId="75F16077">
          <v:shape id="_x0000_i1119" type="#_x0000_t75" style="width:102pt;height:20.25pt" o:ole="">
            <v:imagedata r:id="rId226" o:title=""/>
          </v:shape>
          <o:OLEObject Type="Embed" ProgID="Equation.DSMT4" ShapeID="_x0000_i1119" DrawAspect="Content" ObjectID="_1512232917" r:id="rId227"/>
        </w:object>
      </w:r>
      <w:r>
        <w:t>，假设无法求得关于</w:t>
      </w:r>
      <w:r>
        <w:rPr>
          <w:position w:val="-4"/>
        </w:rPr>
        <w:object w:dxaOrig="255" w:dyaOrig="255" w14:anchorId="480EA732">
          <v:shape id="_x0000_i1120" type="#_x0000_t75" style="width:12.75pt;height:12.75pt" o:ole="">
            <v:imagedata r:id="rId228" o:title=""/>
          </v:shape>
          <o:OLEObject Type="Embed" ProgID="Equation.DSMT4" ShapeID="_x0000_i1120" DrawAspect="Content" ObjectID="_1512232918" r:id="rId229"/>
        </w:object>
      </w:r>
      <w:r>
        <w:t>的联合分布，但知道给定</w:t>
      </w:r>
      <w:r>
        <w:rPr>
          <w:position w:val="-4"/>
        </w:rPr>
        <w:object w:dxaOrig="255" w:dyaOrig="255" w14:anchorId="75310DA4">
          <v:shape id="_x0000_i1121" type="#_x0000_t75" style="width:12.75pt;height:12.75pt" o:ole="">
            <v:imagedata r:id="rId230" o:title=""/>
          </v:shape>
          <o:OLEObject Type="Embed" ProgID="Equation.DSMT4" ShapeID="_x0000_i1121" DrawAspect="Content" ObjectID="_1512232919" r:id="rId231"/>
        </w:object>
      </w:r>
      <w:r>
        <w:t>中其他分量时，第</w:t>
      </w:r>
      <w:r>
        <w:rPr>
          <w:position w:val="-6"/>
        </w:rPr>
        <w:object w:dxaOrig="195" w:dyaOrig="285" w14:anchorId="75E53CAB">
          <v:shape id="_x0000_i1122" type="#_x0000_t75" style="width:9.75pt;height:14.25pt" o:ole="">
            <v:imagedata r:id="rId232" o:title=""/>
          </v:shape>
          <o:OLEObject Type="Embed" ProgID="Equation.DSMT4" ShapeID="_x0000_i1122" DrawAspect="Content" ObjectID="_1512232920" r:id="rId233"/>
        </w:object>
      </w:r>
      <w:proofErr w:type="gramStart"/>
      <w:r>
        <w:t>个</w:t>
      </w:r>
      <w:proofErr w:type="gramEnd"/>
      <w:r>
        <w:t>分量</w:t>
      </w:r>
      <w:r>
        <w:rPr>
          <w:position w:val="-12"/>
        </w:rPr>
        <w:object w:dxaOrig="345" w:dyaOrig="360" w14:anchorId="76556221">
          <v:shape id="_x0000_i1123" type="#_x0000_t75" style="width:17.25pt;height:18.75pt" o:ole="">
            <v:imagedata r:id="rId234" o:title=""/>
          </v:shape>
          <o:OLEObject Type="Embed" ProgID="Equation.DSMT4" ShapeID="_x0000_i1123" DrawAspect="Content" ObjectID="_1512232921" r:id="rId235"/>
        </w:object>
      </w:r>
      <w:r>
        <w:t>的条件分布</w:t>
      </w:r>
      <w:r>
        <w:rPr>
          <w:position w:val="-16"/>
        </w:rPr>
        <w:object w:dxaOrig="1245" w:dyaOrig="435" w14:anchorId="44A28F7D">
          <v:shape id="_x0000_i1124" type="#_x0000_t75" style="width:62.25pt;height:21.75pt" o:ole="">
            <v:imagedata r:id="rId236" o:title=""/>
          </v:shape>
          <o:OLEObject Type="Embed" ProgID="Equation.DSMT4" ShapeID="_x0000_i1124" DrawAspect="Content" ObjectID="_1512232922" r:id="rId237"/>
        </w:object>
      </w:r>
      <w:r>
        <w:t>，那么可以从</w:t>
      </w:r>
      <w:r>
        <w:rPr>
          <w:position w:val="-4"/>
        </w:rPr>
        <w:object w:dxaOrig="255" w:dyaOrig="255" w14:anchorId="2B677FDC">
          <v:shape id="_x0000_i1125" type="#_x0000_t75" style="width:12.75pt;height:12.75pt" o:ole="">
            <v:imagedata r:id="rId228" o:title=""/>
          </v:shape>
          <o:OLEObject Type="Embed" ProgID="Equation.DSMT4" ShapeID="_x0000_i1125" DrawAspect="Content" ObjectID="_1512232923" r:id="rId238"/>
        </w:object>
      </w:r>
      <w:r>
        <w:t>的任意状态（如</w:t>
      </w:r>
      <w:r>
        <w:rPr>
          <w:position w:val="-12"/>
        </w:rPr>
        <w:object w:dxaOrig="2025" w:dyaOrig="330" w14:anchorId="3CA0DF68">
          <v:shape id="_x0000_i1126" type="#_x0000_t75" style="width:101.25pt;height:16.5pt" o:ole="">
            <v:imagedata r:id="rId239" o:title=""/>
          </v:shape>
          <o:OLEObject Type="Embed" ProgID="Equation.DSMT4" ShapeID="_x0000_i1126" DrawAspect="Content" ObjectID="_1512232924" r:id="rId240"/>
        </w:object>
      </w:r>
      <w:r>
        <w:t>）开始，利用上述条件分布迭代地对其分量依次采样。随着采样次数的增加，随机变量</w:t>
      </w:r>
      <w:r>
        <w:rPr>
          <w:position w:val="-12"/>
        </w:rPr>
        <w:object w:dxaOrig="1905" w:dyaOrig="330" w14:anchorId="02A77360">
          <v:shape id="_x0000_i1127" type="#_x0000_t75" style="width:95.25pt;height:16.5pt" o:ole="">
            <v:imagedata r:id="rId241" o:title=""/>
          </v:shape>
          <o:OLEObject Type="Embed" ProgID="Equation.DSMT4" ShapeID="_x0000_i1127" DrawAspect="Content" ObjectID="_1512232925" r:id="rId242"/>
        </w:object>
      </w:r>
      <w:r>
        <w:t>的概率分布将以</w:t>
      </w:r>
      <w:r>
        <w:rPr>
          <w:position w:val="-6"/>
        </w:rPr>
        <w:object w:dxaOrig="135" w:dyaOrig="240" w14:anchorId="6D01CE23">
          <v:shape id="_x0000_i1128" type="#_x0000_t75" style="width:6.75pt;height:12pt" o:ole="">
            <v:imagedata r:id="rId243" o:title=""/>
          </v:shape>
          <o:OLEObject Type="Embed" ProgID="Equation.DSMT4" ShapeID="_x0000_i1128" DrawAspect="Content" ObjectID="_1512232926" r:id="rId244"/>
        </w:object>
      </w:r>
      <w:r>
        <w:t>的几何级数的速度收敛于</w:t>
      </w:r>
      <w:r>
        <w:rPr>
          <w:position w:val="-4"/>
        </w:rPr>
        <w:object w:dxaOrig="255" w:dyaOrig="255" w14:anchorId="794E119F">
          <v:shape id="_x0000_i1129" type="#_x0000_t75" style="width:12.75pt;height:12.75pt" o:ole="">
            <v:imagedata r:id="rId228" o:title=""/>
          </v:shape>
          <o:OLEObject Type="Embed" ProgID="Equation.DSMT4" ShapeID="_x0000_i1129" DrawAspect="Content" ObjectID="_1512232927" r:id="rId245"/>
        </w:object>
      </w:r>
      <w:r>
        <w:t>的联合概率分布</w:t>
      </w:r>
      <w:r>
        <w:rPr>
          <w:position w:val="-14"/>
        </w:rPr>
        <w:object w:dxaOrig="615" w:dyaOrig="405" w14:anchorId="4306E9BD">
          <v:shape id="_x0000_i1130" type="#_x0000_t75" style="width:30.75pt;height:20.25pt" o:ole="">
            <v:imagedata r:id="rId246" o:title=""/>
          </v:shape>
          <o:OLEObject Type="Embed" ProgID="Equation.DSMT4" ShapeID="_x0000_i1130" DrawAspect="Content" ObjectID="_1512232928" r:id="rId247"/>
        </w:object>
      </w:r>
      <w:r>
        <w:t>。在</w:t>
      </w:r>
      <w:r>
        <w:t>RBM</w:t>
      </w:r>
      <w:r>
        <w:t>中进行</w:t>
      </w:r>
      <w:r>
        <w:rPr>
          <w:position w:val="-6"/>
        </w:rPr>
        <w:object w:dxaOrig="135" w:dyaOrig="240" w14:anchorId="7B41BD91">
          <v:shape id="_x0000_i1131" type="#_x0000_t75" style="width:6.75pt;height:12pt" o:ole="">
            <v:imagedata r:id="rId243" o:title=""/>
          </v:shape>
          <o:OLEObject Type="Embed" ProgID="Equation.DSMT4" ShapeID="_x0000_i1131" DrawAspect="Content" ObjectID="_1512232929" r:id="rId248"/>
        </w:object>
      </w:r>
      <w:r>
        <w:t>步</w:t>
      </w:r>
      <w:r>
        <w:t>Gibbs</w:t>
      </w:r>
      <w:r>
        <w:t>采样的具体步骤为：用一个训练样本初始化可见层的状态</w:t>
      </w:r>
      <w:r>
        <w:rPr>
          <w:position w:val="-12"/>
        </w:rPr>
        <w:object w:dxaOrig="285" w:dyaOrig="360" w14:anchorId="24124F93">
          <v:shape id="_x0000_i1132" type="#_x0000_t75" style="width:14.25pt;height:18.75pt" o:ole="">
            <v:imagedata r:id="rId249" o:title=""/>
          </v:shape>
          <o:OLEObject Type="Embed" ProgID="Equation.DSMT4" ShapeID="_x0000_i1132" DrawAspect="Content" ObjectID="_1512232930" r:id="rId250"/>
        </w:object>
      </w:r>
      <w:r>
        <w:t>，然后交替进行如下采样：</w:t>
      </w:r>
    </w:p>
    <w:p w14:paraId="397BC2B1" w14:textId="77777777" w:rsidR="00A20A63" w:rsidRDefault="001C2EF9" w:rsidP="00EB7CB1">
      <w:pPr>
        <w:pStyle w:val="MTDisplayEquation"/>
        <w:spacing w:beforeLines="200" w:before="652" w:afterLines="200" w:after="652"/>
      </w:pPr>
      <w:r>
        <w:tab/>
      </w:r>
      <w:r>
        <w:rPr>
          <w:position w:val="-54"/>
        </w:rPr>
        <w:object w:dxaOrig="3135" w:dyaOrig="1200" w14:anchorId="6D838374">
          <v:shape id="_x0000_i1133" type="#_x0000_t75" style="width:156.75pt;height:60pt" o:ole="">
            <v:imagedata r:id="rId251" o:title=""/>
          </v:shape>
          <o:OLEObject Type="Embed" ProgID="Equation.DSMT4" ShapeID="_x0000_i1133" DrawAspect="Content" ObjectID="_1512232931" r:id="rId252"/>
        </w:object>
      </w:r>
      <w:r>
        <w:t xml:space="preserve"> </w:t>
      </w:r>
    </w:p>
    <w:p w14:paraId="5BE8DCFC" w14:textId="77777777" w:rsidR="00A20A63" w:rsidRDefault="001C2EF9">
      <w:pPr>
        <w:ind w:firstLine="480"/>
      </w:pPr>
      <w:r>
        <w:t>在采样步数</w:t>
      </w:r>
      <w:r>
        <w:rPr>
          <w:position w:val="-6"/>
        </w:rPr>
        <w:object w:dxaOrig="135" w:dyaOrig="240" w14:anchorId="6956FD29">
          <v:shape id="_x0000_i1134" type="#_x0000_t75" style="width:6.75pt;height:12pt" o:ole="">
            <v:imagedata r:id="rId243" o:title=""/>
          </v:shape>
          <o:OLEObject Type="Embed" ProgID="Equation.DSMT4" ShapeID="_x0000_i1134" DrawAspect="Content" ObjectID="_1512232932" r:id="rId253"/>
        </w:object>
      </w:r>
      <w:r>
        <w:t>足够大时，可以得到服从</w:t>
      </w:r>
      <w:r>
        <w:t>RBM</w:t>
      </w:r>
      <w:r>
        <w:t>所定义的分布的样本，但是该方法训练效率仍旧不高。</w:t>
      </w:r>
      <w:r>
        <w:t>2002</w:t>
      </w:r>
      <w:r>
        <w:t>年，</w:t>
      </w:r>
      <w:r>
        <w:t>Hinton</w:t>
      </w:r>
      <w:r>
        <w:t>提出了一种</w:t>
      </w:r>
      <w:r>
        <w:t>RBM</w:t>
      </w:r>
      <w:r>
        <w:t>的快速学习算法，即</w:t>
      </w:r>
      <w:r>
        <w:t>CD-n</w:t>
      </w:r>
      <w:r>
        <w:t>（</w:t>
      </w:r>
      <w:r>
        <w:t>Contrastive Divergence</w:t>
      </w:r>
      <w:r>
        <w:t>，对比散度）算法，仅需</w:t>
      </w:r>
      <w:r>
        <w:t>n</w:t>
      </w:r>
      <w:r>
        <w:t>（通常</w:t>
      </w:r>
      <w:r>
        <w:t>n=1</w:t>
      </w:r>
      <w:r>
        <w:t>）步</w:t>
      </w:r>
      <w:r>
        <w:t>Gibbs</w:t>
      </w:r>
      <w:r>
        <w:rPr>
          <w:rFonts w:hint="eastAsia"/>
        </w:rPr>
        <w:t>采样</w:t>
      </w:r>
      <w:r>
        <w:t>便可得到足够好的</w:t>
      </w:r>
      <w:proofErr w:type="gramStart"/>
      <w:r>
        <w:t>近似</w:t>
      </w:r>
      <w:r>
        <w:rPr>
          <w:vertAlign w:val="superscript"/>
        </w:rPr>
        <w:t>[</w:t>
      </w:r>
      <w:proofErr w:type="gramEnd"/>
      <w:r>
        <w:rPr>
          <w:rFonts w:hint="eastAsia"/>
          <w:vertAlign w:val="superscript"/>
        </w:rPr>
        <w:t>105</w:t>
      </w:r>
      <w:r>
        <w:rPr>
          <w:vertAlign w:val="superscript"/>
        </w:rPr>
        <w:t>,</w:t>
      </w:r>
      <w:r>
        <w:rPr>
          <w:rFonts w:hint="eastAsia"/>
          <w:vertAlign w:val="superscript"/>
        </w:rPr>
        <w:t>106</w:t>
      </w:r>
      <w:r>
        <w:rPr>
          <w:vertAlign w:val="superscript"/>
        </w:rPr>
        <w:t>]</w:t>
      </w:r>
      <w:r>
        <w:t>。在算法一开始，可见单元的状态被设置成一个训练样本，然后利用式</w:t>
      </w:r>
      <w:r>
        <w:t>(4-4)</w:t>
      </w:r>
      <w:r>
        <w:t>计算</w:t>
      </w:r>
      <w:proofErr w:type="gramStart"/>
      <w:r>
        <w:t>所有隐层单元的</w:t>
      </w:r>
      <w:proofErr w:type="gramEnd"/>
      <w:r>
        <w:t>激活概率并抽取其二值状态。在</w:t>
      </w:r>
      <w:proofErr w:type="gramStart"/>
      <w:r>
        <w:t>所有隐层单元的</w:t>
      </w:r>
      <w:proofErr w:type="gramEnd"/>
      <w:r>
        <w:t>状态确定之后根据式</w:t>
      </w:r>
      <w:r>
        <w:t>(4-5)</w:t>
      </w:r>
      <w:r>
        <w:t>或式</w:t>
      </w:r>
      <w:r>
        <w:rPr>
          <w:rFonts w:hint="eastAsia"/>
        </w:rPr>
        <w:t>(4-7)</w:t>
      </w:r>
      <w:proofErr w:type="gramStart"/>
      <w:r>
        <w:t>确定</w:t>
      </w:r>
      <w:r>
        <w:rPr>
          <w:rFonts w:eastAsiaTheme="minorEastAsia"/>
          <w:szCs w:val="21"/>
        </w:rPr>
        <w:t>第</w:t>
      </w:r>
      <w:proofErr w:type="gramEnd"/>
      <w:r>
        <w:rPr>
          <w:position w:val="-6"/>
        </w:rPr>
        <w:object w:dxaOrig="135" w:dyaOrig="255" w14:anchorId="493B1032">
          <v:shape id="_x0000_i1135" type="#_x0000_t75" style="width:6.75pt;height:12.75pt" o:ole="">
            <v:imagedata r:id="rId173" o:title=""/>
          </v:shape>
          <o:OLEObject Type="Embed" ProgID="Equation.DSMT4" ShapeID="_x0000_i1135" DrawAspect="Content" ObjectID="_1512232933" r:id="rId254"/>
        </w:object>
      </w:r>
      <w:proofErr w:type="gramStart"/>
      <w:r>
        <w:t>个</w:t>
      </w:r>
      <w:proofErr w:type="gramEnd"/>
      <w:r>
        <w:t>可见单元</w:t>
      </w:r>
      <w:r>
        <w:rPr>
          <w:position w:val="-12"/>
        </w:rPr>
        <w:object w:dxaOrig="225" w:dyaOrig="360" w14:anchorId="79E92321">
          <v:shape id="_x0000_i1136" type="#_x0000_t75" style="width:11.25pt;height:18.75pt" o:ole="">
            <v:imagedata r:id="rId255" o:title=""/>
          </v:shape>
          <o:OLEObject Type="Embed" ProgID="Equation.DSMT4" ShapeID="_x0000_i1136" DrawAspect="Content" ObjectID="_1512232934" r:id="rId256"/>
        </w:object>
      </w:r>
      <w:r>
        <w:t>取值为</w:t>
      </w:r>
      <w:r>
        <w:t>1</w:t>
      </w:r>
      <w:r>
        <w:t>的概率，进而产生可见层的一个</w:t>
      </w:r>
      <w:r>
        <w:rPr>
          <w:rFonts w:hint="eastAsia"/>
        </w:rPr>
        <w:t>“</w:t>
      </w:r>
      <w:r>
        <w:t>重构（</w:t>
      </w:r>
      <w:r>
        <w:t>reconstruction</w:t>
      </w:r>
      <w:r>
        <w:t>）</w:t>
      </w:r>
      <w:r>
        <w:rPr>
          <w:rFonts w:hint="eastAsia"/>
        </w:rPr>
        <w:t>”</w:t>
      </w:r>
      <w:r>
        <w:t>。这样，在使用随机梯度上升</w:t>
      </w:r>
      <w:r>
        <w:rPr>
          <w:rFonts w:hint="eastAsia"/>
        </w:rPr>
        <w:t>法</w:t>
      </w:r>
      <w:r>
        <w:t>最大化对数似然概率时，各参数的更新规则为：</w:t>
      </w:r>
    </w:p>
    <w:p w14:paraId="0F72A3D7" w14:textId="77777777" w:rsidR="00A20A63" w:rsidRDefault="001C2EF9" w:rsidP="00EB7CB1">
      <w:pPr>
        <w:wordWrap w:val="0"/>
        <w:spacing w:beforeLines="100" w:before="326" w:afterLines="100" w:after="326"/>
        <w:ind w:firstLine="480"/>
        <w:jc w:val="right"/>
      </w:pPr>
      <w:r>
        <w:rPr>
          <w:position w:val="-20"/>
        </w:rPr>
        <w:object w:dxaOrig="3015" w:dyaOrig="525" w14:anchorId="7FF5A870">
          <v:shape id="_x0000_i1137" type="#_x0000_t75" style="width:150.75pt;height:26.25pt" o:ole="">
            <v:imagedata r:id="rId257" o:title=""/>
          </v:shape>
          <o:OLEObject Type="Embed" ProgID="Equation.DSMT4" ShapeID="_x0000_i1137" DrawAspect="Content" ObjectID="_1512232935" r:id="rId258"/>
        </w:object>
      </w:r>
      <w:r>
        <w:t xml:space="preserve">       </w:t>
      </w:r>
      <w:r>
        <w:rPr>
          <w:rFonts w:hint="eastAsia"/>
        </w:rPr>
        <w:t xml:space="preserve">    </w:t>
      </w:r>
      <w:r>
        <w:t xml:space="preserve">       (4-13)</w:t>
      </w:r>
    </w:p>
    <w:p w14:paraId="3C041EFC" w14:textId="77777777" w:rsidR="00A20A63" w:rsidRDefault="001C2EF9" w:rsidP="00EB7CB1">
      <w:pPr>
        <w:wordWrap w:val="0"/>
        <w:spacing w:beforeLines="100" w:before="326" w:afterLines="100" w:after="326"/>
        <w:ind w:firstLine="480"/>
        <w:jc w:val="right"/>
      </w:pPr>
      <w:r>
        <w:rPr>
          <w:position w:val="-16"/>
        </w:rPr>
        <w:object w:dxaOrig="2505" w:dyaOrig="435" w14:anchorId="0E4BCFD8">
          <v:shape id="_x0000_i1138" type="#_x0000_t75" style="width:126.75pt;height:21.75pt" o:ole="">
            <v:imagedata r:id="rId259" o:title=""/>
          </v:shape>
          <o:OLEObject Type="Embed" ProgID="Equation.DSMT4" ShapeID="_x0000_i1138" DrawAspect="Content" ObjectID="_1512232936" r:id="rId260"/>
        </w:object>
      </w:r>
      <w:r>
        <w:t xml:space="preserve">       </w:t>
      </w:r>
      <w:r>
        <w:rPr>
          <w:rFonts w:hint="eastAsia"/>
        </w:rPr>
        <w:t xml:space="preserve">    </w:t>
      </w:r>
      <w:r>
        <w:t xml:space="preserve">          (4-14)</w:t>
      </w:r>
    </w:p>
    <w:p w14:paraId="05258603" w14:textId="77777777" w:rsidR="00A20A63" w:rsidRDefault="001C2EF9" w:rsidP="00EB7CB1">
      <w:pPr>
        <w:wordWrap w:val="0"/>
        <w:spacing w:beforeLines="100" w:before="326" w:afterLines="100" w:after="326"/>
        <w:ind w:firstLine="480"/>
        <w:jc w:val="right"/>
      </w:pPr>
      <w:r>
        <w:rPr>
          <w:position w:val="-20"/>
        </w:rPr>
        <w:object w:dxaOrig="2625" w:dyaOrig="525" w14:anchorId="0D714E64">
          <v:shape id="_x0000_i1139" type="#_x0000_t75" style="width:131.25pt;height:26.25pt" o:ole="">
            <v:imagedata r:id="rId261" o:title=""/>
          </v:shape>
          <o:OLEObject Type="Embed" ProgID="Equation.DSMT4" ShapeID="_x0000_i1139" DrawAspect="Content" ObjectID="_1512232937" r:id="rId262"/>
        </w:object>
      </w:r>
      <w:r>
        <w:t xml:space="preserve">      </w:t>
      </w:r>
      <w:r>
        <w:rPr>
          <w:rFonts w:hint="eastAsia"/>
        </w:rPr>
        <w:t xml:space="preserve">    </w:t>
      </w:r>
      <w:r>
        <w:t xml:space="preserve">          (4-15)</w:t>
      </w:r>
    </w:p>
    <w:p w14:paraId="0B92DA1D" w14:textId="77777777" w:rsidR="00A20A63" w:rsidRDefault="001C2EF9" w:rsidP="00EB7CB1">
      <w:pPr>
        <w:spacing w:afterLines="100" w:after="326"/>
        <w:ind w:firstLineChars="0" w:firstLine="0"/>
      </w:pPr>
      <w:r>
        <w:rPr>
          <w:position w:val="-6"/>
        </w:rPr>
        <w:object w:dxaOrig="195" w:dyaOrig="225" w14:anchorId="4ED8F94A">
          <v:shape id="_x0000_i1140" type="#_x0000_t75" style="width:9.75pt;height:11.25pt" o:ole="">
            <v:imagedata r:id="rId263" o:title=""/>
          </v:shape>
          <o:OLEObject Type="Embed" ProgID="Equation.DSMT4" ShapeID="_x0000_i1140" DrawAspect="Content" ObjectID="_1512232938" r:id="rId264"/>
        </w:object>
      </w:r>
      <w:r>
        <w:t>是学习速率，</w:t>
      </w:r>
      <w:r>
        <w:rPr>
          <w:position w:val="-14"/>
        </w:rPr>
        <w:object w:dxaOrig="615" w:dyaOrig="405" w14:anchorId="74E0771A">
          <v:shape id="_x0000_i1141" type="#_x0000_t75" style="width:30.75pt;height:20.25pt" o:ole="">
            <v:imagedata r:id="rId265" o:title=""/>
          </v:shape>
          <o:OLEObject Type="Embed" ProgID="Equation.DSMT4" ShapeID="_x0000_i1141" DrawAspect="Content" ObjectID="_1512232939" r:id="rId266"/>
        </w:object>
      </w:r>
      <w:r>
        <w:t>表示一步重构后模型定义的分布期望。其中，可见单元</w:t>
      </w:r>
      <w:proofErr w:type="gramStart"/>
      <w:r>
        <w:t>和隐层单元的</w:t>
      </w:r>
      <w:proofErr w:type="gramEnd"/>
      <w:r>
        <w:t>状态既可以用采样后的二</w:t>
      </w:r>
      <w:proofErr w:type="gramStart"/>
      <w:r>
        <w:t>值状态</w:t>
      </w:r>
      <w:proofErr w:type="gramEnd"/>
      <w:r>
        <w:t>表示，也可以用值为</w:t>
      </w:r>
      <w:r>
        <w:t>1</w:t>
      </w:r>
      <w:r>
        <w:t>的概率表示，前者更接近</w:t>
      </w:r>
      <w:r>
        <w:t>RBM</w:t>
      </w:r>
      <w:r>
        <w:t>模型的数学定义，后者则引入较少的采样噪声。本文</w:t>
      </w:r>
      <w:proofErr w:type="gramStart"/>
      <w:r>
        <w:t>中隐层单元的</w:t>
      </w:r>
      <w:proofErr w:type="gramEnd"/>
      <w:r>
        <w:t>状态使用采样后的二值状态</w:t>
      </w:r>
      <w:r>
        <w:rPr>
          <w:rFonts w:hint="eastAsia"/>
        </w:rPr>
        <w:t>，</w:t>
      </w:r>
      <w:r>
        <w:t>可见单元的状态使用式</w:t>
      </w:r>
      <w:r>
        <w:rPr>
          <w:rFonts w:hint="eastAsia"/>
        </w:rPr>
        <w:t>(4-7)</w:t>
      </w:r>
      <w:r>
        <w:rPr>
          <w:rFonts w:hint="eastAsia"/>
        </w:rPr>
        <w:t>计算的值为</w:t>
      </w:r>
      <w:r>
        <w:rPr>
          <w:rFonts w:hint="eastAsia"/>
        </w:rPr>
        <w:t>1</w:t>
      </w:r>
      <w:r>
        <w:rPr>
          <w:rFonts w:hint="eastAsia"/>
        </w:rPr>
        <w:t>的概率。</w:t>
      </w:r>
    </w:p>
    <w:p w14:paraId="1BC646C8" w14:textId="77777777" w:rsidR="00A20A63" w:rsidRDefault="001C2EF9">
      <w:pPr>
        <w:pStyle w:val="33"/>
        <w:rPr>
          <w:szCs w:val="22"/>
        </w:rPr>
      </w:pPr>
      <w:bookmarkStart w:id="148" w:name="_Toc437135870"/>
      <w:r>
        <w:rPr>
          <w:szCs w:val="22"/>
        </w:rPr>
        <w:t>4.</w:t>
      </w:r>
      <w:r>
        <w:rPr>
          <w:rFonts w:hint="eastAsia"/>
          <w:szCs w:val="22"/>
        </w:rPr>
        <w:t>3</w:t>
      </w:r>
      <w:r>
        <w:rPr>
          <w:szCs w:val="22"/>
        </w:rPr>
        <w:t xml:space="preserve">.2 </w:t>
      </w:r>
      <w:r>
        <w:rPr>
          <w:szCs w:val="22"/>
        </w:rPr>
        <w:t>基于批量梯度下降的参数微调</w:t>
      </w:r>
      <w:bookmarkEnd w:id="148"/>
    </w:p>
    <w:p w14:paraId="20961BA2" w14:textId="77777777" w:rsidR="00A20A63" w:rsidRDefault="001C2EF9">
      <w:pPr>
        <w:ind w:firstLine="480"/>
      </w:pPr>
      <w:r>
        <w:lastRenderedPageBreak/>
        <w:t>BP</w:t>
      </w:r>
      <w:r>
        <w:t>算法（反向传播算法）是常用来对神经网络参数进行微调的有监督学习算法，因为预测误差由输出层向输入层反向逐层传播而得名。该算法的优化准则是最小均方误差准则，执行该优化的方法是梯度下降法（</w:t>
      </w:r>
      <w:r>
        <w:t>Gradient Descent</w:t>
      </w:r>
      <w:r>
        <w:t>）。梯度下降法有两种迭代求解思路：随机梯度下降（</w:t>
      </w:r>
      <w:r>
        <w:t>Stochastic Gradient Descent</w:t>
      </w:r>
      <w:r>
        <w:t>）和批量梯度下降（</w:t>
      </w:r>
      <w:r>
        <w:t>Batch Gradient Descent</w:t>
      </w:r>
      <w:r>
        <w:t>）。随机梯度下降通过计算每条样本的损失函数并对参数求</w:t>
      </w:r>
      <w:proofErr w:type="gramStart"/>
      <w:r>
        <w:t>偏导得到</w:t>
      </w:r>
      <w:proofErr w:type="gramEnd"/>
      <w:r>
        <w:t>对应的梯度，以此来迭代更新参数，即最小化每条样本的损失函数；批量梯度下降则是最小化所有训练样本的损失函数，每次迭代要用到所有训练集的数据。对比而言，随机梯度下降法的迭代速率要高于批量梯度下降法，因其可能不需要计算完所有样本的损失函数就达到收敛</w:t>
      </w:r>
      <w:r>
        <w:rPr>
          <w:rFonts w:hint="eastAsia"/>
        </w:rPr>
        <w:t>；</w:t>
      </w:r>
      <w:r>
        <w:t>但是后者最终求解的是全局最优解，而随机梯度下降法不是每次迭代得到的损失函数都朝着全局最优的方向，对于有多个极小值的非</w:t>
      </w:r>
      <w:proofErr w:type="gramStart"/>
      <w:r>
        <w:t>凸</w:t>
      </w:r>
      <w:proofErr w:type="gramEnd"/>
      <w:r>
        <w:t>问题则可能收敛到局部最优。</w:t>
      </w:r>
      <w:r>
        <w:t>DSN</w:t>
      </w:r>
      <w:r>
        <w:t>的训练算法是基于批量梯度下降的</w:t>
      </w:r>
      <w:r>
        <w:rPr>
          <w:rFonts w:hint="eastAsia"/>
        </w:rPr>
        <w:t>，</w:t>
      </w:r>
      <w:r>
        <w:t>同时，</w:t>
      </w:r>
      <w:r>
        <w:t>DSN</w:t>
      </w:r>
      <w:r>
        <w:t>采用矩阵计算的形式，</w:t>
      </w:r>
      <w:r>
        <w:rPr>
          <w:rFonts w:hint="eastAsia"/>
        </w:rPr>
        <w:t>便于</w:t>
      </w:r>
      <w:r>
        <w:t>实现算法的并行计算</w:t>
      </w:r>
      <w:r>
        <w:rPr>
          <w:rFonts w:hint="eastAsia"/>
          <w:vertAlign w:val="superscript"/>
        </w:rPr>
        <w:t>[107]</w:t>
      </w:r>
      <w:r>
        <w:t>。</w:t>
      </w:r>
    </w:p>
    <w:p w14:paraId="39AED970" w14:textId="77777777" w:rsidR="00A20A63" w:rsidRDefault="001C2EF9">
      <w:pPr>
        <w:ind w:firstLine="480"/>
      </w:pPr>
      <w:r>
        <w:t>假设输入数据用矩阵</w:t>
      </w:r>
      <w:r>
        <w:rPr>
          <w:position w:val="-4"/>
        </w:rPr>
        <w:object w:dxaOrig="255" w:dyaOrig="255" w14:anchorId="62461DE0">
          <v:shape id="_x0000_i1142" type="#_x0000_t75" style="width:12.75pt;height:12.75pt" o:ole="">
            <v:imagedata r:id="rId267" o:title=""/>
          </v:shape>
          <o:OLEObject Type="Embed" ProgID="Equation.DSMT4" ShapeID="_x0000_i1142" DrawAspect="Content" ObjectID="_1512232940" r:id="rId268"/>
        </w:object>
      </w:r>
      <w:r>
        <w:t>表示，</w:t>
      </w:r>
      <w:r>
        <w:rPr>
          <w:position w:val="-12"/>
        </w:rPr>
        <w:object w:dxaOrig="2100" w:dyaOrig="360" w14:anchorId="36F4F6EA">
          <v:shape id="_x0000_i1143" type="#_x0000_t75" style="width:105pt;height:18.75pt" o:ole="">
            <v:imagedata r:id="rId269" o:title=""/>
          </v:shape>
          <o:OLEObject Type="Embed" ProgID="Equation.DSMT4" ShapeID="_x0000_i1143" DrawAspect="Content" ObjectID="_1512232941" r:id="rId270"/>
        </w:object>
      </w:r>
      <w:r>
        <w:t>，每条样本的特征向量</w:t>
      </w:r>
      <w:r>
        <w:rPr>
          <w:position w:val="-14"/>
        </w:rPr>
        <w:object w:dxaOrig="2220" w:dyaOrig="405" w14:anchorId="6EB12EFE">
          <v:shape id="_x0000_i1144" type="#_x0000_t75" style="width:111pt;height:20.25pt" o:ole="">
            <v:imagedata r:id="rId271" o:title=""/>
          </v:shape>
          <o:OLEObject Type="Embed" ProgID="Equation.DSMT4" ShapeID="_x0000_i1144" DrawAspect="Content" ObjectID="_1512232942" r:id="rId272"/>
        </w:object>
      </w:r>
      <w:r>
        <w:t>，其中</w:t>
      </w:r>
      <w:r>
        <w:rPr>
          <w:position w:val="-4"/>
        </w:rPr>
        <w:object w:dxaOrig="255" w:dyaOrig="255" w14:anchorId="1E64CB20">
          <v:shape id="_x0000_i1145" type="#_x0000_t75" style="width:12.75pt;height:12.75pt" o:ole="">
            <v:imagedata r:id="rId273" o:title=""/>
          </v:shape>
          <o:OLEObject Type="Embed" ProgID="Equation.DSMT4" ShapeID="_x0000_i1145" DrawAspect="Content" ObjectID="_1512232943" r:id="rId274"/>
        </w:object>
      </w:r>
      <w:r>
        <w:t>为输入特征的维度，</w:t>
      </w:r>
      <w:r>
        <w:rPr>
          <w:position w:val="-6"/>
        </w:rPr>
        <w:object w:dxaOrig="285" w:dyaOrig="285" w14:anchorId="1BD1400D">
          <v:shape id="_x0000_i1146" type="#_x0000_t75" style="width:14.25pt;height:14.25pt" o:ole="">
            <v:imagedata r:id="rId275" o:title=""/>
          </v:shape>
          <o:OLEObject Type="Embed" ProgID="Equation.DSMT4" ShapeID="_x0000_i1146" DrawAspect="Content" ObjectID="_1512232944" r:id="rId276"/>
        </w:object>
      </w:r>
      <w:r>
        <w:t>为样本数目。目标矩阵即标注数据</w:t>
      </w:r>
      <w:r>
        <w:rPr>
          <w:position w:val="-12"/>
        </w:rPr>
        <w:object w:dxaOrig="1965" w:dyaOrig="360" w14:anchorId="4592F9C1">
          <v:shape id="_x0000_i1147" type="#_x0000_t75" style="width:98.25pt;height:18.75pt" o:ole="">
            <v:imagedata r:id="rId277" o:title=""/>
          </v:shape>
          <o:OLEObject Type="Embed" ProgID="Equation.DSMT4" ShapeID="_x0000_i1147" DrawAspect="Content" ObjectID="_1512232945" r:id="rId278"/>
        </w:object>
      </w:r>
      <w:r>
        <w:t>，每条样本的目标向量</w:t>
      </w:r>
      <w:r>
        <w:rPr>
          <w:position w:val="-14"/>
        </w:rPr>
        <w:object w:dxaOrig="2100" w:dyaOrig="405" w14:anchorId="32844272">
          <v:shape id="_x0000_i1148" type="#_x0000_t75" style="width:105pt;height:20.25pt" o:ole="">
            <v:imagedata r:id="rId279" o:title=""/>
          </v:shape>
          <o:OLEObject Type="Embed" ProgID="Equation.DSMT4" ShapeID="_x0000_i1148" DrawAspect="Content" ObjectID="_1512232946" r:id="rId280"/>
        </w:object>
      </w:r>
      <w:r>
        <w:t>，其中</w:t>
      </w:r>
      <w:r>
        <w:rPr>
          <w:position w:val="-6"/>
        </w:rPr>
        <w:object w:dxaOrig="240" w:dyaOrig="285" w14:anchorId="16F5E762">
          <v:shape id="_x0000_i1149" type="#_x0000_t75" style="width:12pt;height:14.25pt" o:ole="">
            <v:imagedata r:id="rId281" o:title=""/>
          </v:shape>
          <o:OLEObject Type="Embed" ProgID="Equation.DSMT4" ShapeID="_x0000_i1149" DrawAspect="Content" ObjectID="_1512232947" r:id="rId282"/>
        </w:object>
      </w:r>
      <w:r>
        <w:t>为输出向量的维度。输出向量</w:t>
      </w:r>
      <w:r>
        <w:rPr>
          <w:position w:val="-12"/>
        </w:rPr>
        <w:object w:dxaOrig="1980" w:dyaOrig="360" w14:anchorId="72BA5784">
          <v:shape id="_x0000_i1150" type="#_x0000_t75" style="width:99pt;height:18.75pt" o:ole="">
            <v:imagedata r:id="rId283" o:title=""/>
          </v:shape>
          <o:OLEObject Type="Embed" ProgID="Equation.DSMT4" ShapeID="_x0000_i1150" DrawAspect="Content" ObjectID="_1512232948" r:id="rId284"/>
        </w:object>
      </w:r>
      <w:r>
        <w:t>。设隐含层单元数为</w:t>
      </w:r>
      <w:r>
        <w:rPr>
          <w:position w:val="-4"/>
        </w:rPr>
        <w:object w:dxaOrig="225" w:dyaOrig="255" w14:anchorId="71BC56A4">
          <v:shape id="_x0000_i1151" type="#_x0000_t75" style="width:11.25pt;height:12.75pt" o:ole="">
            <v:imagedata r:id="rId285" o:title=""/>
          </v:shape>
          <o:OLEObject Type="Embed" ProgID="Equation.DSMT4" ShapeID="_x0000_i1151" DrawAspect="Content" ObjectID="_1512232949" r:id="rId286"/>
        </w:object>
      </w:r>
      <w:r>
        <w:t>，隐含层</w:t>
      </w:r>
      <w:r>
        <w:rPr>
          <w:position w:val="-12"/>
        </w:rPr>
        <w:object w:dxaOrig="2025" w:dyaOrig="360" w14:anchorId="6154BCCC">
          <v:shape id="_x0000_i1152" type="#_x0000_t75" style="width:101.25pt;height:18.75pt" o:ole="">
            <v:imagedata r:id="rId287" o:title=""/>
          </v:shape>
          <o:OLEObject Type="Embed" ProgID="Equation.DSMT4" ShapeID="_x0000_i1152" DrawAspect="Content" ObjectID="_1512232950" r:id="rId288"/>
        </w:object>
      </w:r>
      <w:r>
        <w:t>，</w:t>
      </w:r>
      <w:r>
        <w:rPr>
          <w:position w:val="-14"/>
        </w:rPr>
        <w:object w:dxaOrig="2280" w:dyaOrig="405" w14:anchorId="0ADBDB9E">
          <v:shape id="_x0000_i1153" type="#_x0000_t75" style="width:114pt;height:20.25pt" o:ole="">
            <v:imagedata r:id="rId289" o:title=""/>
          </v:shape>
          <o:OLEObject Type="Embed" ProgID="Equation.DSMT4" ShapeID="_x0000_i1153" DrawAspect="Content" ObjectID="_1512232951" r:id="rId290"/>
        </w:object>
      </w:r>
      <w:r>
        <w:t>。分</w:t>
      </w:r>
      <w:r>
        <w:rPr>
          <w:rFonts w:hint="eastAsia"/>
        </w:rPr>
        <w:t>别</w:t>
      </w:r>
      <w:r>
        <w:t>用</w:t>
      </w:r>
      <w:r>
        <w:rPr>
          <w:position w:val="-6"/>
        </w:rPr>
        <w:object w:dxaOrig="315" w:dyaOrig="285" w14:anchorId="2F84F964">
          <v:shape id="_x0000_i1154" type="#_x0000_t75" style="width:15.75pt;height:14.25pt" o:ole="">
            <v:imagedata r:id="rId291" o:title=""/>
          </v:shape>
          <o:OLEObject Type="Embed" ProgID="Equation.DSMT4" ShapeID="_x0000_i1154" DrawAspect="Content" ObjectID="_1512232952" r:id="rId292"/>
        </w:object>
      </w:r>
      <w:r>
        <w:t>和</w:t>
      </w:r>
      <w:r>
        <w:rPr>
          <w:position w:val="-6"/>
        </w:rPr>
        <w:object w:dxaOrig="255" w:dyaOrig="285" w14:anchorId="1B6045A0">
          <v:shape id="_x0000_i1155" type="#_x0000_t75" style="width:12.75pt;height:14.25pt" o:ole="">
            <v:imagedata r:id="rId293" o:title=""/>
          </v:shape>
          <o:OLEObject Type="Embed" ProgID="Equation.DSMT4" ShapeID="_x0000_i1155" DrawAspect="Content" ObjectID="_1512232953" r:id="rId294"/>
        </w:object>
      </w:r>
      <w:r>
        <w:t>表示输入层和隐含层间、隐含层和输出层间的权重矩阵，</w:t>
      </w:r>
      <w:r>
        <w:rPr>
          <w:position w:val="-6"/>
        </w:rPr>
        <w:object w:dxaOrig="315" w:dyaOrig="285" w14:anchorId="575BCBDD">
          <v:shape id="_x0000_i1156" type="#_x0000_t75" style="width:15.75pt;height:14.25pt" o:ole="">
            <v:imagedata r:id="rId291" o:title=""/>
          </v:shape>
          <o:OLEObject Type="Embed" ProgID="Equation.DSMT4" ShapeID="_x0000_i1156" DrawAspect="Content" ObjectID="_1512232954" r:id="rId295"/>
        </w:object>
      </w:r>
      <w:r>
        <w:t>大小为</w:t>
      </w:r>
      <w:r>
        <w:rPr>
          <w:position w:val="-4"/>
        </w:rPr>
        <w:object w:dxaOrig="600" w:dyaOrig="255" w14:anchorId="77A8B4B9">
          <v:shape id="_x0000_i1157" type="#_x0000_t75" style="width:30pt;height:12.75pt" o:ole="">
            <v:imagedata r:id="rId296" o:title=""/>
          </v:shape>
          <o:OLEObject Type="Embed" ProgID="Equation.DSMT4" ShapeID="_x0000_i1157" DrawAspect="Content" ObjectID="_1512232955" r:id="rId297"/>
        </w:object>
      </w:r>
      <w:r>
        <w:t>，</w:t>
      </w:r>
      <w:r>
        <w:rPr>
          <w:position w:val="-6"/>
        </w:rPr>
        <w:object w:dxaOrig="255" w:dyaOrig="285" w14:anchorId="1E2A1C70">
          <v:shape id="_x0000_i1158" type="#_x0000_t75" style="width:12.75pt;height:14.25pt" o:ole="">
            <v:imagedata r:id="rId293" o:title=""/>
          </v:shape>
          <o:OLEObject Type="Embed" ProgID="Equation.DSMT4" ShapeID="_x0000_i1158" DrawAspect="Content" ObjectID="_1512232956" r:id="rId298"/>
        </w:object>
      </w:r>
      <w:r>
        <w:t>大小为</w:t>
      </w:r>
      <w:r>
        <w:rPr>
          <w:position w:val="-6"/>
        </w:rPr>
        <w:object w:dxaOrig="585" w:dyaOrig="285" w14:anchorId="5091B8A6">
          <v:shape id="_x0000_i1159" type="#_x0000_t75" style="width:29.25pt;height:14.25pt" o:ole="">
            <v:imagedata r:id="rId299" o:title=""/>
          </v:shape>
          <o:OLEObject Type="Embed" ProgID="Equation.DSMT4" ShapeID="_x0000_i1159" DrawAspect="Content" ObjectID="_1512232957" r:id="rId300"/>
        </w:object>
      </w:r>
      <w:r>
        <w:t>，</w:t>
      </w:r>
      <w:r>
        <w:rPr>
          <w:rFonts w:hint="eastAsia"/>
        </w:rPr>
        <w:t>二者</w:t>
      </w:r>
      <w:r>
        <w:t>构成网络的待训练参数。</w:t>
      </w:r>
      <w:r>
        <w:rPr>
          <w:position w:val="-6"/>
        </w:rPr>
        <w:object w:dxaOrig="315" w:dyaOrig="285" w14:anchorId="0165887B">
          <v:shape id="_x0000_i1160" type="#_x0000_t75" style="width:15.75pt;height:14.25pt" o:ole="">
            <v:imagedata r:id="rId291" o:title=""/>
          </v:shape>
          <o:OLEObject Type="Embed" ProgID="Equation.DSMT4" ShapeID="_x0000_i1160" DrawAspect="Content" ObjectID="_1512232958" r:id="rId301"/>
        </w:object>
      </w:r>
      <w:r>
        <w:t>的初始值通过</w:t>
      </w:r>
      <w:r>
        <w:t>RBM</w:t>
      </w:r>
      <w:r>
        <w:t>的</w:t>
      </w:r>
      <w:proofErr w:type="gramStart"/>
      <w:r>
        <w:t>预训练</w:t>
      </w:r>
      <w:proofErr w:type="gramEnd"/>
      <w:r>
        <w:t>得到。给定</w:t>
      </w:r>
      <w:r>
        <w:rPr>
          <w:position w:val="-6"/>
        </w:rPr>
        <w:object w:dxaOrig="315" w:dyaOrig="285" w14:anchorId="2F3197CC">
          <v:shape id="_x0000_i1161" type="#_x0000_t75" style="width:15.75pt;height:14.25pt" o:ole="">
            <v:imagedata r:id="rId291" o:title=""/>
          </v:shape>
          <o:OLEObject Type="Embed" ProgID="Equation.DSMT4" ShapeID="_x0000_i1161" DrawAspect="Content" ObjectID="_1512232959" r:id="rId302"/>
        </w:object>
      </w:r>
      <w:r>
        <w:t>，则可计算</w:t>
      </w:r>
      <w:r>
        <w:rPr>
          <w:position w:val="-16"/>
        </w:rPr>
        <w:object w:dxaOrig="1425" w:dyaOrig="435" w14:anchorId="1C994108">
          <v:shape id="_x0000_i1162" type="#_x0000_t75" style="width:71.25pt;height:21.75pt" o:ole="">
            <v:imagedata r:id="rId303" o:title=""/>
          </v:shape>
          <o:OLEObject Type="Embed" ProgID="Equation.DSMT4" ShapeID="_x0000_i1162" DrawAspect="Content" ObjectID="_1512232960" r:id="rId304"/>
        </w:object>
      </w:r>
      <w:r>
        <w:t>（此处省略了偏置）。隐含层与输出层间的映射为线性映射，</w:t>
      </w:r>
      <w:r>
        <w:rPr>
          <w:position w:val="-6"/>
        </w:rPr>
        <w:object w:dxaOrig="975" w:dyaOrig="315" w14:anchorId="3E609FAB">
          <v:shape id="_x0000_i1163" type="#_x0000_t75" style="width:48.75pt;height:15.75pt" o:ole="">
            <v:imagedata r:id="rId305" o:title=""/>
          </v:shape>
          <o:OLEObject Type="Embed" ProgID="Equation.DSMT4" ShapeID="_x0000_i1163" DrawAspect="Content" ObjectID="_1512232961" r:id="rId306"/>
        </w:object>
      </w:r>
      <w:r>
        <w:t>，相当于线性回归。</w:t>
      </w:r>
    </w:p>
    <w:p w14:paraId="03D87163" w14:textId="77777777" w:rsidR="00A20A63" w:rsidRDefault="001C2EF9">
      <w:pPr>
        <w:ind w:firstLine="480"/>
      </w:pPr>
      <w:r>
        <w:t>网络训练的目标是更新</w:t>
      </w:r>
      <w:r>
        <w:rPr>
          <w:position w:val="-6"/>
        </w:rPr>
        <w:object w:dxaOrig="315" w:dyaOrig="285" w14:anchorId="1BDA3775">
          <v:shape id="_x0000_i1164" type="#_x0000_t75" style="width:15.75pt;height:14.25pt" o:ole="">
            <v:imagedata r:id="rId291" o:title=""/>
          </v:shape>
          <o:OLEObject Type="Embed" ProgID="Equation.DSMT4" ShapeID="_x0000_i1164" DrawAspect="Content" ObjectID="_1512232962" r:id="rId307"/>
        </w:object>
      </w:r>
      <w:r>
        <w:t>和</w:t>
      </w:r>
      <w:r>
        <w:rPr>
          <w:position w:val="-6"/>
        </w:rPr>
        <w:object w:dxaOrig="255" w:dyaOrig="285" w14:anchorId="1D8E3482">
          <v:shape id="_x0000_i1165" type="#_x0000_t75" style="width:12.75pt;height:14.25pt" o:ole="">
            <v:imagedata r:id="rId293" o:title=""/>
          </v:shape>
          <o:OLEObject Type="Embed" ProgID="Equation.DSMT4" ShapeID="_x0000_i1165" DrawAspect="Content" ObjectID="_1512232963" r:id="rId308"/>
        </w:object>
      </w:r>
      <w:r>
        <w:t>使平方误差</w:t>
      </w:r>
      <w:r>
        <w:rPr>
          <w:position w:val="-4"/>
        </w:rPr>
        <w:object w:dxaOrig="240" w:dyaOrig="255" w14:anchorId="7381311F">
          <v:shape id="_x0000_i1166" type="#_x0000_t75" style="width:12pt;height:12.75pt" o:ole="">
            <v:imagedata r:id="rId309" o:title=""/>
          </v:shape>
          <o:OLEObject Type="Embed" ProgID="Equation.DSMT4" ShapeID="_x0000_i1166" DrawAspect="Content" ObjectID="_1512232964" r:id="rId310"/>
        </w:object>
      </w:r>
      <w:r>
        <w:t>最小。</w:t>
      </w:r>
    </w:p>
    <w:p w14:paraId="21829252" w14:textId="77777777" w:rsidR="00A20A63" w:rsidRDefault="001C2EF9">
      <w:pPr>
        <w:wordWrap w:val="0"/>
        <w:adjustRightInd/>
        <w:snapToGrid/>
        <w:spacing w:line="240" w:lineRule="auto"/>
        <w:ind w:left="360" w:firstLineChars="0" w:firstLine="0"/>
        <w:jc w:val="right"/>
      </w:pPr>
      <w:r>
        <w:tab/>
      </w:r>
      <w:r>
        <w:rPr>
          <w:position w:val="-20"/>
        </w:rPr>
        <w:object w:dxaOrig="3555" w:dyaOrig="525" w14:anchorId="3E46608E">
          <v:shape id="_x0000_i1167" type="#_x0000_t75" style="width:177.75pt;height:26.25pt" o:ole="">
            <v:imagedata r:id="rId311" o:title=""/>
          </v:shape>
          <o:OLEObject Type="Embed" ProgID="Equation.DSMT4" ShapeID="_x0000_i1167" DrawAspect="Content" ObjectID="_1512232965" r:id="rId312"/>
        </w:object>
      </w:r>
      <w:r>
        <w:t xml:space="preserve">            (4-16)</w:t>
      </w:r>
    </w:p>
    <w:p w14:paraId="293425D6" w14:textId="77777777" w:rsidR="00A20A63" w:rsidRDefault="001C2EF9">
      <w:pPr>
        <w:ind w:firstLineChars="0" w:firstLine="0"/>
      </w:pPr>
      <w:r>
        <w:rPr>
          <w:position w:val="-4"/>
        </w:rPr>
        <w:object w:dxaOrig="315" w:dyaOrig="255" w14:anchorId="2CF30FD0">
          <v:shape id="_x0000_i1168" type="#_x0000_t75" style="width:15.75pt;height:12.75pt" o:ole="">
            <v:imagedata r:id="rId313" o:title=""/>
          </v:shape>
          <o:OLEObject Type="Embed" ProgID="Equation.DSMT4" ShapeID="_x0000_i1168" DrawAspect="Content" ObjectID="_1512232966" r:id="rId314"/>
        </w:object>
      </w:r>
      <w:r>
        <w:t>表示求矩阵的迹。</w:t>
      </w:r>
    </w:p>
    <w:p w14:paraId="509C589C" w14:textId="77777777" w:rsidR="00A20A63" w:rsidRDefault="001C2EF9">
      <w:pPr>
        <w:ind w:firstLine="480"/>
      </w:pPr>
      <w:r>
        <w:rPr>
          <w:position w:val="-4"/>
        </w:rPr>
        <w:object w:dxaOrig="240" w:dyaOrig="255" w14:anchorId="03B26B71">
          <v:shape id="_x0000_i1169" type="#_x0000_t75" style="width:12pt;height:12.75pt" o:ole="">
            <v:imagedata r:id="rId309" o:title=""/>
          </v:shape>
          <o:OLEObject Type="Embed" ProgID="Equation.DSMT4" ShapeID="_x0000_i1169" DrawAspect="Content" ObjectID="_1512232967" r:id="rId315"/>
        </w:object>
      </w:r>
      <w:r>
        <w:t>关于</w:t>
      </w:r>
      <w:r>
        <w:rPr>
          <w:position w:val="-6"/>
        </w:rPr>
        <w:object w:dxaOrig="255" w:dyaOrig="285" w14:anchorId="6ED08F76">
          <v:shape id="_x0000_i1170" type="#_x0000_t75" style="width:12.75pt;height:14.25pt" o:ole="">
            <v:imagedata r:id="rId293" o:title=""/>
          </v:shape>
          <o:OLEObject Type="Embed" ProgID="Equation.DSMT4" ShapeID="_x0000_i1170" DrawAspect="Content" ObjectID="_1512232968" r:id="rId316"/>
        </w:object>
      </w:r>
      <w:r>
        <w:t>的偏导数即梯度为：</w:t>
      </w:r>
    </w:p>
    <w:p w14:paraId="190038A8" w14:textId="77777777" w:rsidR="00A20A63" w:rsidRDefault="001C2EF9">
      <w:pPr>
        <w:wordWrap w:val="0"/>
        <w:adjustRightInd/>
        <w:snapToGrid/>
        <w:spacing w:line="240" w:lineRule="auto"/>
        <w:ind w:left="360" w:firstLineChars="0" w:firstLine="0"/>
        <w:jc w:val="right"/>
      </w:pPr>
      <w:r>
        <w:tab/>
      </w:r>
      <w:r>
        <w:rPr>
          <w:position w:val="-24"/>
        </w:rPr>
        <w:object w:dxaOrig="5160" w:dyaOrig="855" w14:anchorId="521C91A9">
          <v:shape id="_x0000_i1171" type="#_x0000_t75" style="width:258pt;height:42.75pt" o:ole="">
            <v:imagedata r:id="rId317" o:title=""/>
          </v:shape>
          <o:OLEObject Type="Embed" ProgID="Equation.DSMT4" ShapeID="_x0000_i1171" DrawAspect="Content" ObjectID="_1512232969" r:id="rId318"/>
        </w:object>
      </w:r>
      <w:r>
        <w:t xml:space="preserve">     (4-17)</w:t>
      </w:r>
    </w:p>
    <w:p w14:paraId="388A52A8" w14:textId="77777777" w:rsidR="00A20A63" w:rsidRDefault="001C2EF9">
      <w:pPr>
        <w:ind w:firstLineChars="0" w:firstLine="0"/>
      </w:pPr>
      <w:r>
        <w:t>令该梯度为</w:t>
      </w:r>
      <w:r>
        <w:t>0</w:t>
      </w:r>
      <w:r>
        <w:t>，</w:t>
      </w:r>
      <w:r>
        <w:rPr>
          <w:rFonts w:hint="eastAsia"/>
          <w:szCs w:val="21"/>
        </w:rPr>
        <w:t>因该函数是一</w:t>
      </w:r>
      <w:proofErr w:type="gramStart"/>
      <w:r>
        <w:rPr>
          <w:rFonts w:hint="eastAsia"/>
          <w:szCs w:val="21"/>
        </w:rPr>
        <w:t>凸</w:t>
      </w:r>
      <w:proofErr w:type="gramEnd"/>
      <w:r>
        <w:rPr>
          <w:rFonts w:hint="eastAsia"/>
          <w:szCs w:val="21"/>
        </w:rPr>
        <w:t>优化问题</w:t>
      </w:r>
      <w:r>
        <w:rPr>
          <w:sz w:val="21"/>
          <w:szCs w:val="21"/>
        </w:rPr>
        <w:t>，</w:t>
      </w:r>
      <w:r>
        <w:rPr>
          <w:rFonts w:hint="eastAsia"/>
          <w:szCs w:val="21"/>
        </w:rPr>
        <w:t>可以</w:t>
      </w:r>
      <w:r>
        <w:rPr>
          <w:sz w:val="21"/>
          <w:szCs w:val="21"/>
        </w:rPr>
        <w:t>得到</w:t>
      </w:r>
      <w:r>
        <w:rPr>
          <w:position w:val="-6"/>
          <w:szCs w:val="21"/>
        </w:rPr>
        <w:object w:dxaOrig="255" w:dyaOrig="285" w14:anchorId="2D0CDA89">
          <v:shape id="_x0000_i1172" type="#_x0000_t75" style="width:12.75pt;height:14.25pt" o:ole="">
            <v:imagedata r:id="rId319" o:title=""/>
          </v:shape>
          <o:OLEObject Type="Embed" ProgID="Equation.DSMT4" ShapeID="_x0000_i1172" DrawAspect="Content" ObjectID="_1512232970" r:id="rId320"/>
        </w:object>
      </w:r>
      <w:r>
        <w:rPr>
          <w:szCs w:val="21"/>
        </w:rPr>
        <w:t>的</w:t>
      </w:r>
      <w:r>
        <w:rPr>
          <w:rFonts w:hint="eastAsia"/>
          <w:szCs w:val="21"/>
        </w:rPr>
        <w:t>闭合形式的解</w:t>
      </w:r>
      <w:r>
        <w:t>：</w:t>
      </w:r>
    </w:p>
    <w:p w14:paraId="2D91D7C4" w14:textId="77777777" w:rsidR="00A20A63" w:rsidRDefault="001C2EF9">
      <w:pPr>
        <w:pStyle w:val="MTDisplayEquation"/>
        <w:wordWrap w:val="0"/>
        <w:jc w:val="right"/>
      </w:pPr>
      <w:r>
        <w:tab/>
      </w:r>
      <w:r>
        <w:rPr>
          <w:position w:val="-16"/>
        </w:rPr>
        <w:object w:dxaOrig="1740" w:dyaOrig="480" w14:anchorId="612880F3">
          <v:shape id="_x0000_i1173" type="#_x0000_t75" style="width:87pt;height:24pt" o:ole="">
            <v:imagedata r:id="rId321" o:title=""/>
          </v:shape>
          <o:OLEObject Type="Embed" ProgID="Equation.DSMT4" ShapeID="_x0000_i1173" DrawAspect="Content" ObjectID="_1512232971" r:id="rId322"/>
        </w:object>
      </w:r>
      <w:r>
        <w:t xml:space="preserve">                      (4-18)</w:t>
      </w:r>
    </w:p>
    <w:p w14:paraId="4F0F40C9" w14:textId="77777777" w:rsidR="00A20A63" w:rsidRDefault="001C2EF9">
      <w:pPr>
        <w:adjustRightInd/>
        <w:snapToGrid/>
        <w:spacing w:line="240" w:lineRule="auto"/>
        <w:ind w:firstLineChars="0" w:firstLine="0"/>
      </w:pPr>
      <w:r>
        <w:t>可以看出</w:t>
      </w:r>
      <w:r>
        <w:rPr>
          <w:position w:val="-6"/>
        </w:rPr>
        <w:object w:dxaOrig="255" w:dyaOrig="285" w14:anchorId="69E7D98B">
          <v:shape id="_x0000_i1174" type="#_x0000_t75" style="width:12.75pt;height:14.25pt" o:ole="">
            <v:imagedata r:id="rId293" o:title=""/>
          </v:shape>
          <o:OLEObject Type="Embed" ProgID="Equation.DSMT4" ShapeID="_x0000_i1174" DrawAspect="Content" ObjectID="_1512232972" r:id="rId323"/>
        </w:object>
      </w:r>
      <w:r>
        <w:t>的值由</w:t>
      </w:r>
      <w:r>
        <w:rPr>
          <w:position w:val="-6"/>
        </w:rPr>
        <w:object w:dxaOrig="315" w:dyaOrig="285" w14:anchorId="7E919F94">
          <v:shape id="_x0000_i1175" type="#_x0000_t75" style="width:15.75pt;height:14.25pt" o:ole="">
            <v:imagedata r:id="rId291" o:title=""/>
          </v:shape>
          <o:OLEObject Type="Embed" ProgID="Equation.DSMT4" ShapeID="_x0000_i1175" DrawAspect="Content" ObjectID="_1512232973" r:id="rId324"/>
        </w:object>
      </w:r>
      <w:r>
        <w:t>决定，</w:t>
      </w:r>
      <w:r>
        <w:rPr>
          <w:position w:val="-6"/>
        </w:rPr>
        <w:object w:dxaOrig="315" w:dyaOrig="285" w14:anchorId="33A3FB29">
          <v:shape id="_x0000_i1176" type="#_x0000_t75" style="width:15.75pt;height:14.25pt" o:ole="">
            <v:imagedata r:id="rId291" o:title=""/>
          </v:shape>
          <o:OLEObject Type="Embed" ProgID="Equation.DSMT4" ShapeID="_x0000_i1176" DrawAspect="Content" ObjectID="_1512232974" r:id="rId325"/>
        </w:object>
      </w:r>
      <w:r>
        <w:t>确定之后，</w:t>
      </w:r>
      <w:r>
        <w:rPr>
          <w:position w:val="-4"/>
        </w:rPr>
        <w:object w:dxaOrig="255" w:dyaOrig="255" w14:anchorId="34E71A41">
          <v:shape id="_x0000_i1177" type="#_x0000_t75" style="width:12.75pt;height:12.75pt" o:ole="">
            <v:imagedata r:id="rId326" o:title=""/>
          </v:shape>
          <o:OLEObject Type="Embed" ProgID="Equation.DSMT4" ShapeID="_x0000_i1177" DrawAspect="Content" ObjectID="_1512232975" r:id="rId327"/>
        </w:object>
      </w:r>
      <w:r>
        <w:t>则随之确定，进而可以得到</w:t>
      </w:r>
      <w:r>
        <w:rPr>
          <w:position w:val="-6"/>
        </w:rPr>
        <w:object w:dxaOrig="255" w:dyaOrig="285" w14:anchorId="20E6F898">
          <v:shape id="_x0000_i1178" type="#_x0000_t75" style="width:12.75pt;height:14.25pt" o:ole="">
            <v:imagedata r:id="rId293" o:title=""/>
          </v:shape>
          <o:OLEObject Type="Embed" ProgID="Equation.DSMT4" ShapeID="_x0000_i1178" DrawAspect="Content" ObjectID="_1512232976" r:id="rId328"/>
        </w:object>
      </w:r>
      <w:r>
        <w:t>的值。因此，网络训练的重点是</w:t>
      </w:r>
      <w:r>
        <w:rPr>
          <w:position w:val="-6"/>
        </w:rPr>
        <w:object w:dxaOrig="315" w:dyaOrig="285" w14:anchorId="57DBB5E9">
          <v:shape id="_x0000_i1179" type="#_x0000_t75" style="width:15.75pt;height:14.25pt" o:ole="">
            <v:imagedata r:id="rId291" o:title=""/>
          </v:shape>
          <o:OLEObject Type="Embed" ProgID="Equation.DSMT4" ShapeID="_x0000_i1179" DrawAspect="Content" ObjectID="_1512232977" r:id="rId329"/>
        </w:object>
      </w:r>
      <w:r>
        <w:t>值的更新。计算</w:t>
      </w:r>
      <w:r>
        <w:rPr>
          <w:position w:val="-4"/>
        </w:rPr>
        <w:object w:dxaOrig="240" w:dyaOrig="255" w14:anchorId="22DE8B8E">
          <v:shape id="_x0000_i1180" type="#_x0000_t75" style="width:12pt;height:12.75pt" o:ole="">
            <v:imagedata r:id="rId309" o:title=""/>
          </v:shape>
          <o:OLEObject Type="Embed" ProgID="Equation.DSMT4" ShapeID="_x0000_i1180" DrawAspect="Content" ObjectID="_1512232978" r:id="rId330"/>
        </w:object>
      </w:r>
      <w:r>
        <w:t>关于</w:t>
      </w:r>
      <w:r>
        <w:rPr>
          <w:position w:val="-6"/>
        </w:rPr>
        <w:object w:dxaOrig="315" w:dyaOrig="285" w14:anchorId="4E9C8D3E">
          <v:shape id="_x0000_i1181" type="#_x0000_t75" style="width:15.75pt;height:14.25pt" o:ole="">
            <v:imagedata r:id="rId291" o:title=""/>
          </v:shape>
          <o:OLEObject Type="Embed" ProgID="Equation.DSMT4" ShapeID="_x0000_i1181" DrawAspect="Content" ObjectID="_1512232979" r:id="rId331"/>
        </w:object>
      </w:r>
      <w:r>
        <w:t>的梯度需要考虑</w:t>
      </w:r>
      <w:r>
        <w:rPr>
          <w:position w:val="-6"/>
        </w:rPr>
        <w:object w:dxaOrig="315" w:dyaOrig="285" w14:anchorId="66E36860">
          <v:shape id="_x0000_i1182" type="#_x0000_t75" style="width:15.75pt;height:14.25pt" o:ole="">
            <v:imagedata r:id="rId291" o:title=""/>
          </v:shape>
          <o:OLEObject Type="Embed" ProgID="Equation.DSMT4" ShapeID="_x0000_i1182" DrawAspect="Content" ObjectID="_1512232980" r:id="rId332"/>
        </w:object>
      </w:r>
      <w:r>
        <w:t>与</w:t>
      </w:r>
      <w:r>
        <w:rPr>
          <w:position w:val="-6"/>
        </w:rPr>
        <w:object w:dxaOrig="255" w:dyaOrig="285" w14:anchorId="3D281772">
          <v:shape id="_x0000_i1183" type="#_x0000_t75" style="width:12.75pt;height:14.25pt" o:ole="">
            <v:imagedata r:id="rId293" o:title=""/>
          </v:shape>
          <o:OLEObject Type="Embed" ProgID="Equation.DSMT4" ShapeID="_x0000_i1183" DrawAspect="Content" ObjectID="_1512232981" r:id="rId333"/>
        </w:object>
      </w:r>
      <w:r>
        <w:t>的关联关系，将式</w:t>
      </w:r>
      <w:r>
        <w:rPr>
          <w:rFonts w:hint="eastAsia"/>
        </w:rPr>
        <w:t>(</w:t>
      </w:r>
      <w:r>
        <w:t>4-18</w:t>
      </w:r>
      <w:r>
        <w:rPr>
          <w:rFonts w:hint="eastAsia"/>
        </w:rPr>
        <w:t>)</w:t>
      </w:r>
      <w:r>
        <w:t>代入</w:t>
      </w:r>
      <w:r>
        <w:rPr>
          <w:position w:val="-4"/>
          <w:szCs w:val="21"/>
        </w:rPr>
        <w:object w:dxaOrig="240" w:dyaOrig="255" w14:anchorId="461851D2">
          <v:shape id="_x0000_i1184" type="#_x0000_t75" style="width:12pt;height:12.75pt" o:ole="">
            <v:imagedata r:id="rId334" o:title=""/>
          </v:shape>
          <o:OLEObject Type="Embed" ProgID="Equation.DSMT4" ShapeID="_x0000_i1184" DrawAspect="Content" ObjectID="_1512232982" r:id="rId335"/>
        </w:object>
      </w:r>
      <w:r>
        <w:rPr>
          <w:rFonts w:hint="eastAsia"/>
          <w:szCs w:val="21"/>
        </w:rPr>
        <w:t>关于</w:t>
      </w:r>
      <w:r>
        <w:rPr>
          <w:position w:val="-6"/>
          <w:szCs w:val="21"/>
        </w:rPr>
        <w:object w:dxaOrig="315" w:dyaOrig="285" w14:anchorId="2E07C43A">
          <v:shape id="_x0000_i1185" type="#_x0000_t75" style="width:15.75pt;height:14.25pt" o:ole="">
            <v:imagedata r:id="rId336" o:title=""/>
          </v:shape>
          <o:OLEObject Type="Embed" ProgID="Equation.DSMT4" ShapeID="_x0000_i1185" DrawAspect="Content" ObjectID="_1512232983" r:id="rId337"/>
        </w:object>
      </w:r>
      <w:r>
        <w:rPr>
          <w:rFonts w:hint="eastAsia"/>
          <w:szCs w:val="21"/>
        </w:rPr>
        <w:t>的</w:t>
      </w:r>
      <w:r>
        <w:t>梯度计算公式可以得到</w:t>
      </w:r>
      <w:r>
        <w:rPr>
          <w:rFonts w:hint="eastAsia"/>
        </w:rPr>
        <w:t>：</w:t>
      </w:r>
    </w:p>
    <w:p w14:paraId="17353CE8" w14:textId="77777777" w:rsidR="00A20A63" w:rsidRDefault="001C2EF9">
      <w:pPr>
        <w:wordWrap w:val="0"/>
        <w:adjustRightInd/>
        <w:snapToGrid/>
        <w:spacing w:line="240" w:lineRule="auto"/>
        <w:ind w:left="360" w:firstLineChars="0" w:firstLine="0"/>
        <w:jc w:val="right"/>
      </w:pPr>
      <w:r>
        <w:rPr>
          <w:position w:val="-20"/>
        </w:rPr>
        <w:object w:dxaOrig="6510" w:dyaOrig="2520" w14:anchorId="7AFF9DDD">
          <v:shape id="_x0000_i1186" type="#_x0000_t75" style="width:325.5pt;height:126.75pt" o:ole="">
            <v:imagedata r:id="rId338" o:title=""/>
          </v:shape>
          <o:OLEObject Type="Embed" ProgID="Equation.DSMT4" ShapeID="_x0000_i1186" DrawAspect="Content" ObjectID="_1512232984" r:id="rId339"/>
        </w:object>
      </w:r>
      <w:r>
        <w:t xml:space="preserve">   (4-19)</w:t>
      </w:r>
    </w:p>
    <w:p w14:paraId="706E5A9C" w14:textId="77777777" w:rsidR="00A20A63" w:rsidRDefault="001C2EF9">
      <w:pPr>
        <w:ind w:firstLineChars="0" w:firstLine="0"/>
      </w:pPr>
      <w:r>
        <w:t>其中，</w:t>
      </w:r>
      <w:r>
        <w:rPr>
          <w:position w:val="-10"/>
        </w:rPr>
        <w:object w:dxaOrig="1770" w:dyaOrig="360" w14:anchorId="3B581B5A">
          <v:shape id="_x0000_i1187" type="#_x0000_t75" style="width:88.5pt;height:18.75pt" o:ole="">
            <v:imagedata r:id="rId340" o:title=""/>
          </v:shape>
          <o:OLEObject Type="Embed" ProgID="Equation.DSMT4" ShapeID="_x0000_i1187" DrawAspect="Content" ObjectID="_1512232985" r:id="rId341"/>
        </w:object>
      </w:r>
      <w:r>
        <w:t>，</w:t>
      </w:r>
      <w:r>
        <w:fldChar w:fldCharType="begin"/>
      </w:r>
      <w:r>
        <w:instrText xml:space="preserve"> QUOTE  </w:instrText>
      </w:r>
      <w:r>
        <w:fldChar w:fldCharType="separate"/>
      </w:r>
      <w:r>
        <w:rPr>
          <w:position w:val="-4"/>
        </w:rPr>
        <w:object w:dxaOrig="165" w:dyaOrig="180" w14:anchorId="3E1E0D1C">
          <v:shape id="_x0000_i1188" type="#_x0000_t75" style="width:8.25pt;height:9pt" o:ole="">
            <v:imagedata r:id="rId342" o:title=""/>
          </v:shape>
          <o:OLEObject Type="Embed" ProgID="Equation.DSMT4" ShapeID="_x0000_i1188" DrawAspect="Content" ObjectID="_1512232986" r:id="rId343"/>
        </w:object>
      </w:r>
      <w:r>
        <w:fldChar w:fldCharType="end"/>
      </w:r>
      <w:r>
        <w:t>代表元素相乘的内积运算。</w:t>
      </w:r>
    </w:p>
    <w:p w14:paraId="5496F3B4" w14:textId="77777777" w:rsidR="00A20A63" w:rsidRDefault="001C2EF9">
      <w:pPr>
        <w:ind w:firstLine="480"/>
        <w:rPr>
          <w:sz w:val="21"/>
          <w:szCs w:val="21"/>
        </w:rPr>
      </w:pPr>
      <w:r>
        <w:t>上式中，每个样本在每次迭代中所起的作用一样。为了加快算法的收敛速率，文献</w:t>
      </w:r>
      <w:r>
        <w:t>[</w:t>
      </w:r>
      <w:r>
        <w:rPr>
          <w:rFonts w:hint="eastAsia"/>
        </w:rPr>
        <w:t>107</w:t>
      </w:r>
      <w:r>
        <w:t>]</w:t>
      </w:r>
      <w:r>
        <w:t>引入一个权重矩阵</w:t>
      </w:r>
      <w:r>
        <w:rPr>
          <w:position w:val="-4"/>
        </w:rPr>
        <w:object w:dxaOrig="255" w:dyaOrig="255" w14:anchorId="21E9B49B">
          <v:shape id="_x0000_i1189" type="#_x0000_t75" style="width:12.75pt;height:12.75pt" o:ole="">
            <v:imagedata r:id="rId344" o:title=""/>
          </v:shape>
          <o:OLEObject Type="Embed" ProgID="Equation.DSMT4" ShapeID="_x0000_i1189" DrawAspect="Content" ObjectID="_1512232987" r:id="rId345"/>
        </w:object>
      </w:r>
      <w:r>
        <w:t>，从而加大对预测误差大的样本的关注。</w:t>
      </w:r>
      <w:r>
        <w:rPr>
          <w:position w:val="-4"/>
        </w:rPr>
        <w:object w:dxaOrig="255" w:dyaOrig="255" w14:anchorId="1DC25216">
          <v:shape id="_x0000_i1190" type="#_x0000_t75" style="width:12.75pt;height:12.75pt" o:ole="">
            <v:imagedata r:id="rId346" o:title=""/>
          </v:shape>
          <o:OLEObject Type="Embed" ProgID="Equation.DSMT4" ShapeID="_x0000_i1190" DrawAspect="Content" ObjectID="_1512232988" r:id="rId347"/>
        </w:object>
      </w:r>
      <w:r>
        <w:t>为一对角阵，对角线上的元素</w:t>
      </w:r>
      <w:r>
        <w:rPr>
          <w:position w:val="-12"/>
        </w:rPr>
        <w:object w:dxaOrig="2775" w:dyaOrig="390" w14:anchorId="42D3DD2D">
          <v:shape id="_x0000_i1191" type="#_x0000_t75" style="width:138.75pt;height:19.5pt" o:ole="">
            <v:imagedata r:id="rId348" o:title=""/>
          </v:shape>
          <o:OLEObject Type="Embed" ProgID="Equation.DSMT4" ShapeID="_x0000_i1191" DrawAspect="Content" ObjectID="_1512232989" r:id="rId349"/>
        </w:object>
      </w:r>
      <w:r>
        <w:t>，其中，</w:t>
      </w:r>
      <w:r>
        <w:fldChar w:fldCharType="begin"/>
      </w:r>
      <w:r>
        <w:instrText xml:space="preserve"> QUOTE  </w:instrText>
      </w:r>
      <w:r>
        <w:fldChar w:fldCharType="separate"/>
      </w:r>
      <w:r>
        <w:rPr>
          <w:position w:val="-6"/>
        </w:rPr>
        <w:object w:dxaOrig="135" w:dyaOrig="255" w14:anchorId="54D8D040">
          <v:shape id="_x0000_i1192" type="#_x0000_t75" style="width:6.75pt;height:12.75pt" o:ole="">
            <v:imagedata r:id="rId350" o:title=""/>
          </v:shape>
          <o:OLEObject Type="Embed" ProgID="Equation.DSMT4" ShapeID="_x0000_i1192" DrawAspect="Content" ObjectID="_1512232990" r:id="rId351"/>
        </w:object>
      </w:r>
      <w:r>
        <w:fldChar w:fldCharType="end"/>
      </w:r>
      <w:r>
        <w:t>为样本索引，</w:t>
      </w:r>
      <w:r>
        <w:rPr>
          <w:position w:val="-6"/>
        </w:rPr>
        <w:object w:dxaOrig="285" w:dyaOrig="270" w14:anchorId="1CBA1D57">
          <v:shape id="_x0000_i1193" type="#_x0000_t75" style="width:14.25pt;height:13.5pt" o:ole="">
            <v:imagedata r:id="rId352" o:title=""/>
          </v:shape>
          <o:OLEObject Type="Embed" ProgID="Equation.DSMT4" ShapeID="_x0000_i1193" DrawAspect="Content" ObjectID="_1512232991" r:id="rId353"/>
        </w:object>
      </w:r>
      <w:r>
        <w:t>为样本数量，样本预测误差越大其对应的</w:t>
      </w:r>
      <w:r>
        <w:rPr>
          <w:position w:val="-12"/>
        </w:rPr>
        <w:object w:dxaOrig="270" w:dyaOrig="360" w14:anchorId="2B045046">
          <v:shape id="_x0000_i1194" type="#_x0000_t75" style="width:13.5pt;height:18.75pt" o:ole="">
            <v:imagedata r:id="rId354" o:title=""/>
          </v:shape>
          <o:OLEObject Type="Embed" ProgID="Equation.DSMT4" ShapeID="_x0000_i1194" DrawAspect="Content" ObjectID="_1512232992" r:id="rId355"/>
        </w:object>
      </w:r>
      <w:r>
        <w:t>值越大</w:t>
      </w:r>
      <w:r>
        <w:rPr>
          <w:rFonts w:hint="eastAsia"/>
        </w:rPr>
        <w:t>，</w:t>
      </w:r>
      <w:r>
        <w:rPr>
          <w:rFonts w:hint="eastAsia"/>
          <w:szCs w:val="21"/>
        </w:rPr>
        <w:t>由此使得预测误差大的样本在全部样本的预测误差中拥有较大的权重，即在参数更新中起更主要的作用。如果该样本训练误差降低了，在下次迭代中该样本所占权重也会变小。通过这种方式使参数向误差最有效降低的方向更新，提升了算法的收敛速度，同时一定程度上降低了网络学习陷入局部最优的可能</w:t>
      </w:r>
      <w:r>
        <w:t>。引入</w:t>
      </w:r>
      <w:r>
        <w:rPr>
          <w:position w:val="-4"/>
        </w:rPr>
        <w:object w:dxaOrig="255" w:dyaOrig="255" w14:anchorId="5F8853B6">
          <v:shape id="_x0000_i1195" type="#_x0000_t75" style="width:12.75pt;height:12.75pt" o:ole="">
            <v:imagedata r:id="rId356" o:title=""/>
          </v:shape>
          <o:OLEObject Type="Embed" ProgID="Equation.DSMT4" ShapeID="_x0000_i1195" DrawAspect="Content" ObjectID="_1512232993" r:id="rId357"/>
        </w:object>
      </w:r>
      <w:r>
        <w:t>后平方误差</w:t>
      </w:r>
      <w:r>
        <w:rPr>
          <w:position w:val="-4"/>
        </w:rPr>
        <w:object w:dxaOrig="240" w:dyaOrig="255" w14:anchorId="0C00557F">
          <v:shape id="_x0000_i1196" type="#_x0000_t75" style="width:12pt;height:12.75pt" o:ole="">
            <v:imagedata r:id="rId309" o:title=""/>
          </v:shape>
          <o:OLEObject Type="Embed" ProgID="Equation.DSMT4" ShapeID="_x0000_i1196" DrawAspect="Content" ObjectID="_1512232994" r:id="rId358"/>
        </w:object>
      </w:r>
      <w:r>
        <w:rPr>
          <w:rFonts w:hint="eastAsia"/>
        </w:rPr>
        <w:t>变为</w:t>
      </w:r>
      <w:r>
        <w:rPr>
          <w:position w:val="-20"/>
        </w:rPr>
        <w:object w:dxaOrig="2715" w:dyaOrig="525" w14:anchorId="03DC9D97">
          <v:shape id="_x0000_i1197" type="#_x0000_t75" style="width:135.75pt;height:26.25pt" o:ole="">
            <v:imagedata r:id="rId359" o:title=""/>
          </v:shape>
          <o:OLEObject Type="Embed" ProgID="Equation.DSMT4" ShapeID="_x0000_i1197" DrawAspect="Content" ObjectID="_1512232995" r:id="rId360"/>
        </w:object>
      </w:r>
      <w:r>
        <w:rPr>
          <w:rFonts w:hint="eastAsia"/>
        </w:rPr>
        <w:t>，</w:t>
      </w:r>
      <w:r>
        <w:rPr>
          <w:position w:val="-6"/>
        </w:rPr>
        <w:object w:dxaOrig="255" w:dyaOrig="285" w14:anchorId="41966307">
          <v:shape id="_x0000_i1198" type="#_x0000_t75" style="width:12.75pt;height:14.25pt" o:ole="">
            <v:imagedata r:id="rId361" o:title=""/>
          </v:shape>
          <o:OLEObject Type="Embed" ProgID="Equation.DSMT4" ShapeID="_x0000_i1198" DrawAspect="Content" ObjectID="_1512232996" r:id="rId362"/>
        </w:object>
      </w:r>
      <w:r>
        <w:t>的最优解变为</w:t>
      </w:r>
      <w:r>
        <w:rPr>
          <w:sz w:val="21"/>
          <w:szCs w:val="21"/>
        </w:rPr>
        <w:t>：</w:t>
      </w:r>
    </w:p>
    <w:p w14:paraId="3E1022EC" w14:textId="77777777" w:rsidR="00A20A63" w:rsidRDefault="001C2EF9">
      <w:pPr>
        <w:wordWrap w:val="0"/>
        <w:ind w:firstLine="480"/>
        <w:jc w:val="right"/>
      </w:pPr>
      <w:r>
        <w:tab/>
      </w:r>
      <w:r>
        <w:rPr>
          <w:position w:val="-16"/>
        </w:rPr>
        <w:object w:dxaOrig="2100" w:dyaOrig="480" w14:anchorId="4161CDB9">
          <v:shape id="_x0000_i1199" type="#_x0000_t75" style="width:105pt;height:24pt" o:ole="">
            <v:imagedata r:id="rId363" o:title=""/>
          </v:shape>
          <o:OLEObject Type="Embed" ProgID="Equation.DSMT4" ShapeID="_x0000_i1199" DrawAspect="Content" ObjectID="_1512232997" r:id="rId364"/>
        </w:object>
      </w:r>
      <w:r>
        <w:t xml:space="preserve">     </w:t>
      </w:r>
      <w:r>
        <w:rPr>
          <w:rFonts w:hint="eastAsia"/>
        </w:rPr>
        <w:t xml:space="preserve">                 (4-20)</w:t>
      </w:r>
    </w:p>
    <w:p w14:paraId="0C188C1B" w14:textId="77777777" w:rsidR="00A20A63" w:rsidRDefault="001C2EF9">
      <w:pPr>
        <w:ind w:firstLineChars="0" w:firstLine="0"/>
      </w:pPr>
      <w:r>
        <w:rPr>
          <w:position w:val="-4"/>
          <w:szCs w:val="21"/>
        </w:rPr>
        <w:object w:dxaOrig="240" w:dyaOrig="255" w14:anchorId="601E054D">
          <v:shape id="_x0000_i1200" type="#_x0000_t75" style="width:12pt;height:12.75pt" o:ole="">
            <v:imagedata r:id="rId334" o:title=""/>
          </v:shape>
          <o:OLEObject Type="Embed" ProgID="Equation.DSMT4" ShapeID="_x0000_i1200" DrawAspect="Content" ObjectID="_1512232998" r:id="rId365"/>
        </w:object>
      </w:r>
      <w:r>
        <w:rPr>
          <w:rFonts w:hint="eastAsia"/>
          <w:szCs w:val="21"/>
        </w:rPr>
        <w:t>关于</w:t>
      </w:r>
      <w:r>
        <w:rPr>
          <w:position w:val="-6"/>
          <w:szCs w:val="21"/>
        </w:rPr>
        <w:object w:dxaOrig="315" w:dyaOrig="285" w14:anchorId="7ABE45AB">
          <v:shape id="_x0000_i1201" type="#_x0000_t75" style="width:15.75pt;height:14.25pt" o:ole="">
            <v:imagedata r:id="rId336" o:title=""/>
          </v:shape>
          <o:OLEObject Type="Embed" ProgID="Equation.DSMT4" ShapeID="_x0000_i1201" DrawAspect="Content" ObjectID="_1512232999" r:id="rId366"/>
        </w:object>
      </w:r>
      <w:r>
        <w:rPr>
          <w:rFonts w:hint="eastAsia"/>
          <w:szCs w:val="21"/>
        </w:rPr>
        <w:t>的</w:t>
      </w:r>
      <w:r>
        <w:t>梯度公式变为：</w:t>
      </w:r>
    </w:p>
    <w:p w14:paraId="24C3AF84" w14:textId="77777777" w:rsidR="00A20A63" w:rsidRDefault="001C2EF9">
      <w:pPr>
        <w:wordWrap w:val="0"/>
        <w:adjustRightInd/>
        <w:snapToGrid/>
        <w:spacing w:line="240" w:lineRule="auto"/>
        <w:ind w:firstLineChars="0" w:firstLine="0"/>
        <w:jc w:val="right"/>
      </w:pPr>
      <w:r>
        <w:rPr>
          <w:position w:val="-20"/>
        </w:rPr>
        <w:object w:dxaOrig="7425" w:dyaOrig="2520" w14:anchorId="7083A422">
          <v:shape id="_x0000_i1202" type="#_x0000_t75" style="width:371.25pt;height:126.75pt" o:ole="">
            <v:imagedata r:id="rId367" o:title=""/>
          </v:shape>
          <o:OLEObject Type="Embed" ProgID="Equation.DSMT4" ShapeID="_x0000_i1202" DrawAspect="Content" ObjectID="_1512233000" r:id="rId368"/>
        </w:object>
      </w:r>
      <w:r>
        <w:t xml:space="preserve">  (4-2</w:t>
      </w:r>
      <w:r>
        <w:rPr>
          <w:rFonts w:hint="eastAsia"/>
        </w:rPr>
        <w:t>1</w:t>
      </w:r>
      <w:r>
        <w:t>)</w:t>
      </w:r>
    </w:p>
    <w:p w14:paraId="02312E47" w14:textId="77777777" w:rsidR="00A20A63" w:rsidRDefault="001C2EF9">
      <w:pPr>
        <w:ind w:firstLineChars="0" w:firstLine="0"/>
      </w:pPr>
      <w:r>
        <w:t>其中，</w:t>
      </w:r>
      <w:r>
        <w:rPr>
          <w:position w:val="-10"/>
        </w:rPr>
        <w:object w:dxaOrig="2100" w:dyaOrig="360" w14:anchorId="053CA5AA">
          <v:shape id="_x0000_i1203" type="#_x0000_t75" style="width:105pt;height:18.75pt" o:ole="">
            <v:imagedata r:id="rId369" o:title=""/>
          </v:shape>
          <o:OLEObject Type="Embed" ProgID="Equation.DSMT4" ShapeID="_x0000_i1203" DrawAspect="Content" ObjectID="_1512233001" r:id="rId370"/>
        </w:object>
      </w:r>
      <w:r>
        <w:t>。</w:t>
      </w:r>
    </w:p>
    <w:p w14:paraId="33C90CAC" w14:textId="77777777" w:rsidR="00A20A63" w:rsidRDefault="001C2EF9">
      <w:pPr>
        <w:pStyle w:val="33"/>
      </w:pPr>
      <w:bookmarkStart w:id="149" w:name="_Toc437135871"/>
      <w:r>
        <w:t>4.</w:t>
      </w:r>
      <w:r>
        <w:rPr>
          <w:rFonts w:hint="eastAsia"/>
        </w:rPr>
        <w:t>3.3</w:t>
      </w:r>
      <w:r>
        <w:t xml:space="preserve"> </w:t>
      </w:r>
      <w:r>
        <w:t>优化措施</w:t>
      </w:r>
      <w:bookmarkEnd w:id="149"/>
    </w:p>
    <w:p w14:paraId="42F7E2C6" w14:textId="77777777" w:rsidR="00A20A63" w:rsidRDefault="001C2EF9">
      <w:pPr>
        <w:ind w:firstLine="480"/>
      </w:pPr>
      <w:r>
        <w:rPr>
          <w:rFonts w:hint="eastAsia"/>
        </w:rPr>
        <w:t>在网络训练过程中，存在两个分布</w:t>
      </w:r>
      <w:proofErr w:type="gramStart"/>
      <w:r>
        <w:rPr>
          <w:rFonts w:hint="eastAsia"/>
        </w:rPr>
        <w:t>不</w:t>
      </w:r>
      <w:proofErr w:type="gramEnd"/>
      <w:r>
        <w:rPr>
          <w:rFonts w:hint="eastAsia"/>
        </w:rPr>
        <w:t>均衡的问题可能影响网络性能：特征维度不均衡问题和样本数目不均衡问题，我们分别对其进行了调整以优化网络性能。</w:t>
      </w:r>
    </w:p>
    <w:p w14:paraId="3AC3B0EE" w14:textId="77777777" w:rsidR="00A20A63" w:rsidRDefault="001C2EF9" w:rsidP="00EB7CB1">
      <w:pPr>
        <w:spacing w:beforeLines="50" w:before="163" w:afterLines="50" w:after="163"/>
        <w:ind w:firstLineChars="0" w:firstLine="0"/>
        <w:rPr>
          <w:b/>
        </w:rPr>
      </w:pPr>
      <w:r>
        <w:rPr>
          <w:rFonts w:hint="eastAsia"/>
          <w:b/>
        </w:rPr>
        <w:t>（</w:t>
      </w:r>
      <w:r>
        <w:rPr>
          <w:rFonts w:hint="eastAsia"/>
          <w:b/>
        </w:rPr>
        <w:t>1</w:t>
      </w:r>
      <w:r>
        <w:rPr>
          <w:rFonts w:hint="eastAsia"/>
          <w:b/>
        </w:rPr>
        <w:t>）</w:t>
      </w:r>
      <w:r>
        <w:rPr>
          <w:b/>
        </w:rPr>
        <w:t>维度均衡调整</w:t>
      </w:r>
    </w:p>
    <w:p w14:paraId="00675CA0" w14:textId="77777777" w:rsidR="00A20A63" w:rsidRDefault="001C2EF9">
      <w:pPr>
        <w:ind w:firstLine="480"/>
      </w:pPr>
      <w:r>
        <w:t>回顾</w:t>
      </w:r>
      <w:r>
        <w:t>4.</w:t>
      </w:r>
      <w:r>
        <w:rPr>
          <w:rFonts w:hint="eastAsia"/>
        </w:rPr>
        <w:t>2</w:t>
      </w:r>
      <w:r>
        <w:t>节介绍的言语情感预测模型，随着中间过程的</w:t>
      </w:r>
      <w:r>
        <w:rPr>
          <w:rFonts w:hint="eastAsia"/>
        </w:rPr>
        <w:t>依次</w:t>
      </w:r>
      <w:r>
        <w:t>生成，中间过程的</w:t>
      </w:r>
      <w:r>
        <w:lastRenderedPageBreak/>
        <w:t>结果也会逐层累加到后续步骤对其产生影响。在隐含层部分可见的深度堆叠网络（</w:t>
      </w:r>
      <w:r>
        <w:t>HVDSN</w:t>
      </w:r>
      <w:r>
        <w:t>）中，各部分的影响差异可以</w:t>
      </w:r>
      <w:proofErr w:type="gramStart"/>
      <w:r>
        <w:t>通过隐层单元</w:t>
      </w:r>
      <w:proofErr w:type="gramEnd"/>
      <w:r>
        <w:t>数的设定予以平衡。而在输入层部分可见的深度堆叠网络（</w:t>
      </w:r>
      <w:r>
        <w:t>IVDSN</w:t>
      </w:r>
      <w:r>
        <w:t>）中，每个情感成分的维度已经由情感描述体系</w:t>
      </w:r>
      <w:r>
        <w:rPr>
          <w:rFonts w:hint="eastAsia"/>
        </w:rPr>
        <w:t>予以</w:t>
      </w:r>
      <w:r>
        <w:t>设定，各情感成分之间以及它们相对于文本特征都存在严重的维度不平衡，如：认知评价的描述维度为</w:t>
      </w:r>
      <w:r>
        <w:t>5</w:t>
      </w:r>
      <w:r>
        <w:t>维；生理反应仅为</w:t>
      </w:r>
      <w:r>
        <w:t>2</w:t>
      </w:r>
      <w:r>
        <w:t>维；心理感受不同层级维度不一样，为了刻画最细致的感受类型，我们选用</w:t>
      </w:r>
      <w:proofErr w:type="gramStart"/>
      <w:r>
        <w:t>最</w:t>
      </w:r>
      <w:proofErr w:type="gramEnd"/>
      <w:r>
        <w:t>底层类别最多的划分，即包含</w:t>
      </w:r>
      <w:r>
        <w:t>43</w:t>
      </w:r>
      <w:r>
        <w:t>维；而文本特征的维度由主题数决定，经后面实验测定维度在</w:t>
      </w:r>
      <w:r>
        <w:t>100</w:t>
      </w:r>
      <w:r>
        <w:t>维以上。当这些特征处于同一层作为输入特征，维度较少的情感成分的作用可能会淹没在维</w:t>
      </w:r>
      <w:proofErr w:type="gramStart"/>
      <w:r>
        <w:t>度众多</w:t>
      </w:r>
      <w:proofErr w:type="gramEnd"/>
      <w:r>
        <w:t>的文本特征中而无法得以显现。因此，为了均衡不同方面的输入特征的影响，我们在各部分的输入特征前加入了与各自维度成反比的系数，维度越多，所乘系数越小。</w:t>
      </w:r>
    </w:p>
    <w:p w14:paraId="18592884" w14:textId="77777777" w:rsidR="00A20A63" w:rsidRDefault="001C2EF9" w:rsidP="00EB7CB1">
      <w:pPr>
        <w:spacing w:beforeLines="50" w:before="163" w:afterLines="50" w:after="163"/>
        <w:ind w:firstLineChars="0" w:firstLine="0"/>
        <w:rPr>
          <w:b/>
        </w:rPr>
      </w:pPr>
      <w:r>
        <w:rPr>
          <w:rFonts w:hint="eastAsia"/>
          <w:b/>
        </w:rPr>
        <w:t>（</w:t>
      </w:r>
      <w:r>
        <w:rPr>
          <w:rFonts w:hint="eastAsia"/>
          <w:b/>
        </w:rPr>
        <w:t>2</w:t>
      </w:r>
      <w:r>
        <w:rPr>
          <w:rFonts w:hint="eastAsia"/>
          <w:b/>
        </w:rPr>
        <w:t>）</w:t>
      </w:r>
      <w:r>
        <w:rPr>
          <w:b/>
        </w:rPr>
        <w:t>样本均衡调整</w:t>
      </w:r>
    </w:p>
    <w:p w14:paraId="2F7400E2" w14:textId="77777777" w:rsidR="00A20A63" w:rsidRDefault="001C2EF9">
      <w:pPr>
        <w:ind w:firstLine="480"/>
      </w:pPr>
      <w:r>
        <w:t>另一个可能影响训练结果的因素是不同类型的样本数目的不均衡，</w:t>
      </w:r>
      <w:r>
        <w:rPr>
          <w:rFonts w:hint="eastAsia"/>
        </w:rPr>
        <w:t>由</w:t>
      </w:r>
      <w:r>
        <w:t>第</w:t>
      </w:r>
      <w:r>
        <w:rPr>
          <w:rFonts w:hint="eastAsia"/>
        </w:rPr>
        <w:t>3</w:t>
      </w:r>
      <w:r>
        <w:t>章对标注样本的统计分析</w:t>
      </w:r>
      <w:r>
        <w:rPr>
          <w:rFonts w:hint="eastAsia"/>
        </w:rPr>
        <w:t>结果</w:t>
      </w:r>
      <w:r>
        <w:t>也可以看出当前训练数据集中各标注类型的样本数量存在严重的不均衡现象。</w:t>
      </w:r>
      <w:r>
        <w:rPr>
          <w:rFonts w:hint="eastAsia"/>
        </w:rPr>
        <w:t>上一</w:t>
      </w:r>
      <w:r>
        <w:t>节在介绍网络的训练算法时，为了加快算法的收敛速率，曾引入一个</w:t>
      </w:r>
      <w:r>
        <w:rPr>
          <w:rFonts w:hint="eastAsia"/>
        </w:rPr>
        <w:t>对角</w:t>
      </w:r>
      <w:r>
        <w:t>阵</w:t>
      </w:r>
      <w:r>
        <w:rPr>
          <w:position w:val="-4"/>
        </w:rPr>
        <w:object w:dxaOrig="255" w:dyaOrig="255" w14:anchorId="02AC213C">
          <v:shape id="_x0000_i1204" type="#_x0000_t75" style="width:12.75pt;height:12.75pt" o:ole="">
            <v:imagedata r:id="rId371" o:title=""/>
          </v:shape>
          <o:OLEObject Type="Embed" ProgID="Equation.DSMT4" ShapeID="_x0000_i1204" DrawAspect="Content" ObjectID="_1512233002" r:id="rId372"/>
        </w:object>
      </w:r>
      <w:r>
        <w:t>，样本预测误差越大其对应的对角线上的元素</w:t>
      </w:r>
      <w:r>
        <w:rPr>
          <w:position w:val="-12"/>
        </w:rPr>
        <w:object w:dxaOrig="270" w:dyaOrig="360" w14:anchorId="2083B04C">
          <v:shape id="_x0000_i1205" type="#_x0000_t75" style="width:13.5pt;height:18.75pt" o:ole="">
            <v:imagedata r:id="rId354" o:title=""/>
          </v:shape>
          <o:OLEObject Type="Embed" ProgID="Equation.DSMT4" ShapeID="_x0000_i1205" DrawAspect="Content" ObjectID="_1512233003" r:id="rId373"/>
        </w:object>
      </w:r>
      <w:r>
        <w:t>值越大</w:t>
      </w:r>
      <w:r>
        <w:rPr>
          <w:rFonts w:hint="eastAsia"/>
        </w:rPr>
        <w:t>，</w:t>
      </w:r>
      <w:r>
        <w:t>从而加大对预测误差大的样本的关注。在此基础上，我们增加了关于样本数量不均衡问题的调整，即在计算对角阵元素</w:t>
      </w:r>
      <w:r>
        <w:rPr>
          <w:position w:val="-12"/>
        </w:rPr>
        <w:object w:dxaOrig="270" w:dyaOrig="360" w14:anchorId="770F219C">
          <v:shape id="_x0000_i1206" type="#_x0000_t75" style="width:13.5pt;height:18.75pt" o:ole="">
            <v:imagedata r:id="rId354" o:title=""/>
          </v:shape>
          <o:OLEObject Type="Embed" ProgID="Equation.DSMT4" ShapeID="_x0000_i1206" DrawAspect="Content" ObjectID="_1512233004" r:id="rId374"/>
        </w:object>
      </w:r>
      <w:r>
        <w:t>时不仅考虑该样本预测误差的影响，同时考虑该类型样本数目的影响，</w:t>
      </w:r>
      <w:r>
        <w:rPr>
          <w:rFonts w:hint="eastAsia"/>
          <w:szCs w:val="21"/>
        </w:rPr>
        <w:t>样本数较少的数据在全局误差中赋予一个比大类别样本更大的权重，</w:t>
      </w:r>
      <w:r>
        <w:rPr>
          <w:rFonts w:hint="eastAsia"/>
        </w:rPr>
        <w:t>从而</w:t>
      </w:r>
      <w:r>
        <w:rPr>
          <w:rFonts w:hint="eastAsia"/>
          <w:szCs w:val="21"/>
        </w:rPr>
        <w:t>均衡不同类别样本在参数更新中所起的作用</w:t>
      </w:r>
      <w:r>
        <w:t>。调整后的</w:t>
      </w:r>
      <w:r>
        <w:rPr>
          <w:position w:val="-12"/>
        </w:rPr>
        <w:object w:dxaOrig="270" w:dyaOrig="360" w14:anchorId="1A8951E3">
          <v:shape id="_x0000_i1207" type="#_x0000_t75" style="width:13.5pt;height:18.75pt" o:ole="">
            <v:imagedata r:id="rId354" o:title=""/>
          </v:shape>
          <o:OLEObject Type="Embed" ProgID="Equation.DSMT4" ShapeID="_x0000_i1207" DrawAspect="Content" ObjectID="_1512233005" r:id="rId375"/>
        </w:object>
      </w:r>
      <w:r>
        <w:t>变为</w:t>
      </w:r>
      <w:r>
        <w:rPr>
          <w:position w:val="-22"/>
        </w:rPr>
        <w:object w:dxaOrig="3645" w:dyaOrig="585" w14:anchorId="211740D1">
          <v:shape id="_x0000_i1208" type="#_x0000_t75" style="width:182.25pt;height:29.25pt" o:ole="">
            <v:imagedata r:id="rId376" o:title=""/>
          </v:shape>
          <o:OLEObject Type="Embed" ProgID="Equation.DSMT4" ShapeID="_x0000_i1208" DrawAspect="Content" ObjectID="_1512233006" r:id="rId377"/>
        </w:object>
      </w:r>
      <w:r>
        <w:t>，</w:t>
      </w:r>
      <w:r>
        <w:rPr>
          <w:position w:val="-14"/>
        </w:rPr>
        <w:object w:dxaOrig="1380" w:dyaOrig="390" w14:anchorId="141E531E">
          <v:shape id="_x0000_i1209" type="#_x0000_t75" style="width:69pt;height:19.5pt" o:ole="">
            <v:imagedata r:id="rId378" o:title=""/>
          </v:shape>
          <o:OLEObject Type="Embed" ProgID="Equation.DSMT4" ShapeID="_x0000_i1209" DrawAspect="Content" ObjectID="_1512233007" r:id="rId379"/>
        </w:object>
      </w:r>
      <w:r>
        <w:t>，同样</w:t>
      </w:r>
      <w:r>
        <w:fldChar w:fldCharType="begin"/>
      </w:r>
      <w:r>
        <w:instrText xml:space="preserve"> QUOTE  </w:instrText>
      </w:r>
      <w:r>
        <w:fldChar w:fldCharType="separate"/>
      </w:r>
      <w:r>
        <w:rPr>
          <w:position w:val="-6"/>
        </w:rPr>
        <w:object w:dxaOrig="135" w:dyaOrig="255" w14:anchorId="6A675A6C">
          <v:shape id="_x0000_i1210" type="#_x0000_t75" style="width:6.75pt;height:12.75pt" o:ole="">
            <v:imagedata r:id="rId350" o:title=""/>
          </v:shape>
          <o:OLEObject Type="Embed" ProgID="Equation.DSMT4" ShapeID="_x0000_i1210" DrawAspect="Content" ObjectID="_1512233008" r:id="rId380"/>
        </w:object>
      </w:r>
      <w:r>
        <w:fldChar w:fldCharType="end"/>
      </w:r>
      <w:r>
        <w:t>为样本索引，</w:t>
      </w:r>
      <w:r>
        <w:rPr>
          <w:position w:val="-10"/>
        </w:rPr>
        <w:object w:dxaOrig="195" w:dyaOrig="300" w14:anchorId="1A04C7BD">
          <v:shape id="_x0000_i1211" type="#_x0000_t75" style="width:9.75pt;height:15pt" o:ole="">
            <v:imagedata r:id="rId381" o:title=""/>
          </v:shape>
          <o:OLEObject Type="Embed" ProgID="Equation.DSMT4" ShapeID="_x0000_i1211" DrawAspect="Content" ObjectID="_1512233009" r:id="rId382"/>
        </w:object>
      </w:r>
      <w:r>
        <w:t>指示不同的特征维度，</w:t>
      </w:r>
      <w:r>
        <w:rPr>
          <w:position w:val="-6"/>
        </w:rPr>
        <w:object w:dxaOrig="195" w:dyaOrig="270" w14:anchorId="446F63B8">
          <v:shape id="_x0000_i1212" type="#_x0000_t75" style="width:9.75pt;height:13.5pt" o:ole="">
            <v:imagedata r:id="rId383" o:title=""/>
          </v:shape>
          <o:OLEObject Type="Embed" ProgID="Equation.DSMT4" ShapeID="_x0000_i1212" DrawAspect="Content" ObjectID="_1512233010" r:id="rId384"/>
        </w:object>
      </w:r>
      <w:r>
        <w:t>指示样本类别，即不同的强度值，</w:t>
      </w:r>
      <w:r>
        <w:rPr>
          <w:position w:val="-14"/>
        </w:rPr>
        <w:object w:dxaOrig="405" w:dyaOrig="375" w14:anchorId="00515D51">
          <v:shape id="_x0000_i1213" type="#_x0000_t75" style="width:20.25pt;height:18.75pt" o:ole="">
            <v:imagedata r:id="rId385" o:title=""/>
          </v:shape>
          <o:OLEObject Type="Embed" ProgID="Equation.DSMT4" ShapeID="_x0000_i1213" DrawAspect="Content" ObjectID="_1512233011" r:id="rId386"/>
        </w:object>
      </w:r>
      <w:r>
        <w:t>表示在第</w:t>
      </w:r>
      <w:r>
        <w:rPr>
          <w:position w:val="-10"/>
        </w:rPr>
        <w:object w:dxaOrig="195" w:dyaOrig="300" w14:anchorId="4C75AD3D">
          <v:shape id="_x0000_i1214" type="#_x0000_t75" style="width:9.75pt;height:15pt" o:ole="">
            <v:imagedata r:id="rId381" o:title=""/>
          </v:shape>
          <o:OLEObject Type="Embed" ProgID="Equation.DSMT4" ShapeID="_x0000_i1214" DrawAspect="Content" ObjectID="_1512233012" r:id="rId387"/>
        </w:object>
      </w:r>
      <w:proofErr w:type="gramStart"/>
      <w:r>
        <w:t>维上标注</w:t>
      </w:r>
      <w:proofErr w:type="gramEnd"/>
      <w:r>
        <w:t>为</w:t>
      </w:r>
      <w:r>
        <w:rPr>
          <w:position w:val="-6"/>
        </w:rPr>
        <w:object w:dxaOrig="195" w:dyaOrig="270" w14:anchorId="5983DB92">
          <v:shape id="_x0000_i1215" type="#_x0000_t75" style="width:9.75pt;height:13.5pt" o:ole="">
            <v:imagedata r:id="rId383" o:title=""/>
          </v:shape>
          <o:OLEObject Type="Embed" ProgID="Equation.DSMT4" ShapeID="_x0000_i1215" DrawAspect="Content" ObjectID="_1512233013" r:id="rId388"/>
        </w:object>
      </w:r>
      <w:r>
        <w:t>的样本子集的大小。</w:t>
      </w:r>
    </w:p>
    <w:p w14:paraId="1052B767" w14:textId="77777777" w:rsidR="00A20A63" w:rsidRDefault="001C2EF9">
      <w:pPr>
        <w:pStyle w:val="23"/>
      </w:pPr>
      <w:bookmarkStart w:id="150" w:name="_Toc437135872"/>
      <w:r>
        <w:t>4.</w:t>
      </w:r>
      <w:r>
        <w:rPr>
          <w:rFonts w:hint="eastAsia"/>
        </w:rPr>
        <w:t>4</w:t>
      </w:r>
      <w:r>
        <w:t xml:space="preserve"> </w:t>
      </w:r>
      <w:r>
        <w:t>文本</w:t>
      </w:r>
      <w:r>
        <w:rPr>
          <w:color w:val="auto"/>
          <w:shd w:val="clear" w:color="auto" w:fill="auto"/>
        </w:rPr>
        <w:t>特征提取</w:t>
      </w:r>
      <w:bookmarkEnd w:id="150"/>
    </w:p>
    <w:p w14:paraId="5052932E" w14:textId="77777777" w:rsidR="00A20A63" w:rsidRDefault="001C2EF9">
      <w:pPr>
        <w:ind w:firstLine="480"/>
      </w:pPr>
      <w:r>
        <w:t> </w:t>
      </w:r>
      <w:r>
        <w:t>当前，计算机还不具备人脑的结构，无法理解自然语言，所以基于文本的情感预测首先需要将无结构的自然语言文本转化为计算机可计算的特征文本。本章的文本分析单元定为篇章级，不</w:t>
      </w:r>
      <w:r>
        <w:rPr>
          <w:rFonts w:hint="eastAsia"/>
        </w:rPr>
        <w:t>涉及</w:t>
      </w:r>
      <w:r>
        <w:t>更细尺度的分析</w:t>
      </w:r>
      <w:r>
        <w:rPr>
          <w:rFonts w:hint="eastAsia"/>
        </w:rPr>
        <w:t>，因此</w:t>
      </w:r>
      <w:r>
        <w:t>对输入文本的语言学</w:t>
      </w:r>
      <w:r>
        <w:rPr>
          <w:rFonts w:hint="eastAsia"/>
        </w:rPr>
        <w:t>处理</w:t>
      </w:r>
      <w:r>
        <w:t>主要包括分词、特征词提取和</w:t>
      </w:r>
      <w:proofErr w:type="gramStart"/>
      <w:r>
        <w:t>特征降维几步</w:t>
      </w:r>
      <w:proofErr w:type="gramEnd"/>
      <w:r>
        <w:t>。</w:t>
      </w:r>
    </w:p>
    <w:p w14:paraId="0AE51E5C" w14:textId="77777777" w:rsidR="00A20A63" w:rsidRDefault="001C2EF9">
      <w:pPr>
        <w:pStyle w:val="33"/>
      </w:pPr>
      <w:bookmarkStart w:id="151" w:name="_Toc437135873"/>
      <w:r>
        <w:t>4.</w:t>
      </w:r>
      <w:r>
        <w:rPr>
          <w:rFonts w:hint="eastAsia"/>
        </w:rPr>
        <w:t>4</w:t>
      </w:r>
      <w:r>
        <w:t>.1</w:t>
      </w:r>
      <w:r>
        <w:t>分词与</w:t>
      </w:r>
      <w:r>
        <w:rPr>
          <w:szCs w:val="22"/>
        </w:rPr>
        <w:t>特征</w:t>
      </w:r>
      <w:r>
        <w:t>词提取</w:t>
      </w:r>
      <w:bookmarkEnd w:id="151"/>
    </w:p>
    <w:p w14:paraId="12CA7050" w14:textId="77777777" w:rsidR="00A20A63" w:rsidRDefault="001C2EF9">
      <w:pPr>
        <w:ind w:firstLine="480"/>
      </w:pPr>
      <w:r>
        <w:lastRenderedPageBreak/>
        <w:t>我们采用</w:t>
      </w:r>
      <w:r>
        <w:t>NLPIR</w:t>
      </w:r>
      <w:r>
        <w:t>汉语分词系统（又名</w:t>
      </w:r>
      <w:r>
        <w:t>ICTCLAS 2014</w:t>
      </w:r>
      <w:r>
        <w:t>）</w:t>
      </w:r>
      <w:r>
        <w:rPr>
          <w:vertAlign w:val="superscript"/>
        </w:rPr>
        <w:t>[</w:t>
      </w:r>
      <w:r>
        <w:rPr>
          <w:rFonts w:hint="eastAsia"/>
          <w:vertAlign w:val="superscript"/>
        </w:rPr>
        <w:t>108</w:t>
      </w:r>
      <w:r>
        <w:rPr>
          <w:vertAlign w:val="superscript"/>
        </w:rPr>
        <w:t>]</w:t>
      </w:r>
      <w:r>
        <w:t>进行分词处理</w:t>
      </w:r>
      <w:r>
        <w:rPr>
          <w:rFonts w:hint="eastAsia"/>
        </w:rPr>
        <w:t>，</w:t>
      </w:r>
      <w:r>
        <w:t>将连续文本分割成离散的词序列。分词之后提取</w:t>
      </w:r>
      <w:r>
        <w:rPr>
          <w:rFonts w:hint="eastAsia"/>
        </w:rPr>
        <w:t>与</w:t>
      </w:r>
      <w:r>
        <w:t>目标任务可能相关的词</w:t>
      </w:r>
      <w:r>
        <w:rPr>
          <w:rFonts w:hint="eastAsia"/>
        </w:rPr>
        <w:t>作为特征词</w:t>
      </w:r>
      <w:r>
        <w:t>，剔除无用词或关联不大的词从而缩小词典规模。通常情况下，文本情感分析采用常用来表达情绪感受的词作为特征词，称为</w:t>
      </w:r>
      <w:r>
        <w:rPr>
          <w:rFonts w:hint="eastAsia"/>
        </w:rPr>
        <w:t>“</w:t>
      </w:r>
      <w:r>
        <w:t>情感词</w:t>
      </w:r>
      <w:r>
        <w:rPr>
          <w:rFonts w:hint="eastAsia"/>
        </w:rPr>
        <w:t>”</w:t>
      </w:r>
      <w:r>
        <w:t>，如</w:t>
      </w:r>
      <w:r>
        <w:rPr>
          <w:rFonts w:hint="eastAsia"/>
        </w:rPr>
        <w:t>“</w:t>
      </w:r>
      <w:r>
        <w:t>高兴</w:t>
      </w:r>
      <w:r>
        <w:rPr>
          <w:rFonts w:hint="eastAsia"/>
        </w:rPr>
        <w:t>”</w:t>
      </w:r>
      <w:r>
        <w:t>、</w:t>
      </w:r>
      <w:r>
        <w:rPr>
          <w:rFonts w:hint="eastAsia"/>
        </w:rPr>
        <w:t>“难过”</w:t>
      </w:r>
      <w:r>
        <w:t>、</w:t>
      </w:r>
      <w:r>
        <w:rPr>
          <w:rFonts w:hint="eastAsia"/>
        </w:rPr>
        <w:t>“哭”</w:t>
      </w:r>
      <w:r>
        <w:t>、</w:t>
      </w:r>
      <w:r>
        <w:rPr>
          <w:rFonts w:hint="eastAsia"/>
        </w:rPr>
        <w:t>“</w:t>
      </w:r>
      <w:r>
        <w:t>生气</w:t>
      </w:r>
      <w:r>
        <w:rPr>
          <w:rFonts w:hint="eastAsia"/>
        </w:rPr>
        <w:t>”</w:t>
      </w:r>
      <w:r>
        <w:t>等。</w:t>
      </w:r>
      <w:r>
        <w:rPr>
          <w:rFonts w:hint="eastAsia"/>
        </w:rPr>
        <w:t>对于</w:t>
      </w:r>
      <w:r>
        <w:t>当前语料库，如果只采用</w:t>
      </w:r>
      <w:r>
        <w:rPr>
          <w:rFonts w:hint="eastAsia"/>
        </w:rPr>
        <w:t>情感</w:t>
      </w:r>
      <w:r>
        <w:t>词作为特征词，将发生特征过于稀疏，部分文本甚至不包含特征词的情况。除显性的情感词外，一些词语与语义表达相关，通过</w:t>
      </w:r>
      <w:r>
        <w:rPr>
          <w:rFonts w:hint="eastAsia"/>
        </w:rPr>
        <w:t>语义</w:t>
      </w:r>
      <w:r>
        <w:t>能</w:t>
      </w:r>
      <w:r>
        <w:rPr>
          <w:rFonts w:hint="eastAsia"/>
        </w:rPr>
        <w:t>传达</w:t>
      </w:r>
      <w:r>
        <w:t>出语句中的情感倾向，我们将这部分词语称为</w:t>
      </w:r>
      <w:r>
        <w:rPr>
          <w:rFonts w:hint="eastAsia"/>
        </w:rPr>
        <w:t>“</w:t>
      </w:r>
      <w:r>
        <w:t>内容词</w:t>
      </w:r>
      <w:r>
        <w:rPr>
          <w:rFonts w:hint="eastAsia"/>
        </w:rPr>
        <w:t>”</w:t>
      </w:r>
      <w:r>
        <w:t>，也将其作为与情感表达相关的特征词。内容词的获取通过将功能词等虚词过滤的办法，</w:t>
      </w:r>
      <w:r>
        <w:rPr>
          <w:rFonts w:hint="eastAsia"/>
        </w:rPr>
        <w:t>我们</w:t>
      </w:r>
      <w:r>
        <w:t>采用的是中文自然语言处理开放平台公布的中文停用词词表，包含标点符号、数词、语气助词、连词、副词、介词和叹词等，保留下来的实词全部被认为与语义内容相关。注意内容词过滤掉了一些与情感表达相关的词语，如副词和叹词等，因此也不能仅用内容词作特征词。情感词的提取利用</w:t>
      </w:r>
      <w:r>
        <w:t>HowNet</w:t>
      </w:r>
      <w:r>
        <w:t>提供的情感词词表进行过滤，包含</w:t>
      </w:r>
      <w:r>
        <w:rPr>
          <w:rFonts w:hint="eastAsia"/>
        </w:rPr>
        <w:t>“</w:t>
      </w:r>
      <w:r>
        <w:t>感受词</w:t>
      </w:r>
      <w:r>
        <w:rPr>
          <w:rFonts w:hint="eastAsia"/>
        </w:rPr>
        <w:t>”</w:t>
      </w:r>
      <w:r>
        <w:t>、</w:t>
      </w:r>
      <w:r>
        <w:rPr>
          <w:rFonts w:hint="eastAsia"/>
        </w:rPr>
        <w:t>“</w:t>
      </w:r>
      <w:r>
        <w:t>评价词</w:t>
      </w:r>
      <w:r>
        <w:rPr>
          <w:rFonts w:hint="eastAsia"/>
        </w:rPr>
        <w:t>”</w:t>
      </w:r>
      <w:r>
        <w:t>和</w:t>
      </w:r>
      <w:r>
        <w:rPr>
          <w:rFonts w:hint="eastAsia"/>
        </w:rPr>
        <w:t>“</w:t>
      </w:r>
      <w:r>
        <w:t>程度词</w:t>
      </w:r>
      <w:r>
        <w:rPr>
          <w:rFonts w:hint="eastAsia"/>
        </w:rPr>
        <w:t>”</w:t>
      </w:r>
      <w:r>
        <w:t>几类</w:t>
      </w:r>
      <w:r w:rsidR="00F9645A">
        <w:rPr>
          <w:rFonts w:hint="eastAsia"/>
        </w:rPr>
        <w:t>（见表</w:t>
      </w:r>
      <w:r w:rsidR="00F9645A">
        <w:rPr>
          <w:rFonts w:hint="eastAsia"/>
        </w:rPr>
        <w:t>4-1</w:t>
      </w:r>
      <w:r w:rsidR="00F9645A">
        <w:rPr>
          <w:rFonts w:hint="eastAsia"/>
        </w:rPr>
        <w:t>）</w:t>
      </w:r>
      <w:r>
        <w:t>：</w:t>
      </w:r>
      <w:r>
        <w:rPr>
          <w:rFonts w:hint="eastAsia"/>
        </w:rPr>
        <w:t>“</w:t>
      </w:r>
      <w:r>
        <w:t>感受词</w:t>
      </w:r>
      <w:r>
        <w:rPr>
          <w:rFonts w:hint="eastAsia"/>
        </w:rPr>
        <w:t>”</w:t>
      </w:r>
      <w:r>
        <w:t>即常用来形容情绪、感受的动词、形容词等，</w:t>
      </w:r>
      <w:r>
        <w:rPr>
          <w:rFonts w:hint="eastAsia"/>
        </w:rPr>
        <w:t>“</w:t>
      </w:r>
      <w:r>
        <w:t>评价词</w:t>
      </w:r>
      <w:r>
        <w:rPr>
          <w:rFonts w:hint="eastAsia"/>
        </w:rPr>
        <w:t>”</w:t>
      </w:r>
      <w:r>
        <w:t>是常用来表示对某件事物或人的看法、态度或评价的词语；</w:t>
      </w:r>
      <w:r>
        <w:rPr>
          <w:rFonts w:hint="eastAsia"/>
        </w:rPr>
        <w:t>“</w:t>
      </w:r>
      <w:r>
        <w:t>程度词</w:t>
      </w:r>
      <w:r>
        <w:rPr>
          <w:rFonts w:hint="eastAsia"/>
        </w:rPr>
        <w:t>”</w:t>
      </w:r>
      <w:r>
        <w:t>则是用来形容情感级别的副词等</w:t>
      </w:r>
      <w:r w:rsidR="00BC2938">
        <w:rPr>
          <w:rFonts w:hint="eastAsia"/>
          <w:kern w:val="0"/>
        </w:rPr>
        <w:t>。</w:t>
      </w:r>
      <w:r>
        <w:rPr>
          <w:rFonts w:hint="eastAsia"/>
          <w:kern w:val="0"/>
        </w:rPr>
        <w:t>内容词和情感词都作为可能负载情感特征的载体，即“特征词”</w:t>
      </w:r>
      <w:r>
        <w:t>。</w:t>
      </w:r>
    </w:p>
    <w:p w14:paraId="7B436C13" w14:textId="77777777" w:rsidR="00F9645A" w:rsidRPr="00F9645A" w:rsidRDefault="00F9645A" w:rsidP="00F9645A">
      <w:pPr>
        <w:ind w:firstLine="420"/>
        <w:jc w:val="center"/>
        <w:rPr>
          <w:sz w:val="21"/>
          <w:szCs w:val="21"/>
        </w:rPr>
      </w:pPr>
      <w:r w:rsidRPr="00F9645A">
        <w:rPr>
          <w:rFonts w:hint="eastAsia"/>
          <w:sz w:val="21"/>
          <w:szCs w:val="21"/>
        </w:rPr>
        <w:t>表</w:t>
      </w:r>
      <w:r w:rsidRPr="00F9645A">
        <w:rPr>
          <w:rFonts w:hint="eastAsia"/>
          <w:sz w:val="21"/>
          <w:szCs w:val="21"/>
        </w:rPr>
        <w:t xml:space="preserve">4-1 </w:t>
      </w:r>
      <w:r w:rsidRPr="00F9645A">
        <w:rPr>
          <w:rFonts w:hint="eastAsia"/>
          <w:sz w:val="21"/>
          <w:szCs w:val="21"/>
        </w:rPr>
        <w:t>三种情感词示例</w:t>
      </w:r>
    </w:p>
    <w:p w14:paraId="64960BE3" w14:textId="77777777" w:rsidR="00F9645A" w:rsidRPr="00F9645A" w:rsidRDefault="00F9645A" w:rsidP="00F9645A">
      <w:pPr>
        <w:ind w:firstLineChars="0" w:firstLine="0"/>
        <w:jc w:val="center"/>
        <w:rPr>
          <w:sz w:val="21"/>
          <w:szCs w:val="21"/>
        </w:rPr>
      </w:pPr>
      <w:r w:rsidRPr="00F9645A">
        <w:rPr>
          <w:rFonts w:hint="eastAsia"/>
          <w:sz w:val="21"/>
          <w:szCs w:val="21"/>
        </w:rPr>
        <w:t xml:space="preserve">Table 4-1 </w:t>
      </w:r>
      <w:r w:rsidR="00865AA2">
        <w:rPr>
          <w:rFonts w:hint="eastAsia"/>
          <w:sz w:val="21"/>
          <w:szCs w:val="21"/>
        </w:rPr>
        <w:t>S</w:t>
      </w:r>
      <w:r w:rsidRPr="00F9645A">
        <w:rPr>
          <w:rFonts w:hint="eastAsia"/>
          <w:sz w:val="21"/>
          <w:szCs w:val="21"/>
        </w:rPr>
        <w:t>amples for the three types of emotional words</w:t>
      </w:r>
    </w:p>
    <w:tbl>
      <w:tblPr>
        <w:tblStyle w:val="af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9645A" w14:paraId="212F3457" w14:textId="77777777" w:rsidTr="00E61221">
        <w:tc>
          <w:tcPr>
            <w:tcW w:w="3227" w:type="dxa"/>
            <w:tcBorders>
              <w:top w:val="single" w:sz="4" w:space="0" w:color="auto"/>
              <w:bottom w:val="single" w:sz="4" w:space="0" w:color="auto"/>
              <w:right w:val="single" w:sz="4" w:space="0" w:color="auto"/>
            </w:tcBorders>
          </w:tcPr>
          <w:p w14:paraId="6B52EE63"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“感受词”示例</w:t>
            </w:r>
          </w:p>
        </w:tc>
        <w:tc>
          <w:tcPr>
            <w:tcW w:w="5493" w:type="dxa"/>
            <w:tcBorders>
              <w:top w:val="single" w:sz="4" w:space="0" w:color="auto"/>
              <w:left w:val="single" w:sz="4" w:space="0" w:color="auto"/>
              <w:bottom w:val="single" w:sz="4" w:space="0" w:color="auto"/>
            </w:tcBorders>
          </w:tcPr>
          <w:p w14:paraId="67902D85" w14:textId="77777777" w:rsidR="00EB39C3" w:rsidRPr="00EB39C3" w:rsidRDefault="00F9645A" w:rsidP="00EB39C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哀凄</w:t>
            </w:r>
            <w:r w:rsidR="00EB39C3">
              <w:rPr>
                <w:rFonts w:ascii="宋体" w:cs="宋体" w:hint="eastAsia"/>
                <w:kern w:val="0"/>
                <w:sz w:val="22"/>
                <w:szCs w:val="22"/>
              </w:rPr>
              <w:t>、</w:t>
            </w:r>
            <w:r>
              <w:rPr>
                <w:rFonts w:ascii="宋体" w:cs="宋体" w:hint="eastAsia"/>
                <w:kern w:val="0"/>
                <w:sz w:val="22"/>
                <w:szCs w:val="22"/>
              </w:rPr>
              <w:t>哀切</w:t>
            </w:r>
            <w:r w:rsidR="00EB39C3">
              <w:rPr>
                <w:rFonts w:ascii="宋体" w:cs="宋体" w:hint="eastAsia"/>
                <w:kern w:val="0"/>
                <w:sz w:val="22"/>
                <w:szCs w:val="22"/>
              </w:rPr>
              <w:t>、</w:t>
            </w:r>
            <w:r>
              <w:rPr>
                <w:rFonts w:ascii="宋体" w:cs="宋体" w:hint="eastAsia"/>
                <w:kern w:val="0"/>
                <w:sz w:val="22"/>
                <w:szCs w:val="22"/>
              </w:rPr>
              <w:t>哀伤</w:t>
            </w:r>
            <w:r w:rsidR="00EB39C3">
              <w:rPr>
                <w:rFonts w:ascii="宋体" w:cs="宋体" w:hint="eastAsia"/>
                <w:kern w:val="0"/>
                <w:sz w:val="22"/>
                <w:szCs w:val="22"/>
              </w:rPr>
              <w:t>、</w:t>
            </w:r>
            <w:r>
              <w:rPr>
                <w:rFonts w:ascii="宋体" w:cs="宋体" w:hint="eastAsia"/>
                <w:kern w:val="0"/>
                <w:sz w:val="22"/>
                <w:szCs w:val="22"/>
              </w:rPr>
              <w:t>哀痛</w:t>
            </w:r>
            <w:r w:rsidR="00EB39C3">
              <w:rPr>
                <w:rFonts w:ascii="宋体" w:cs="宋体" w:hint="eastAsia"/>
                <w:kern w:val="0"/>
                <w:sz w:val="22"/>
                <w:szCs w:val="22"/>
              </w:rPr>
              <w:t>、懊悔、懊恼、抱疚、抱愧、抱歉、抱怨、暴跳、悲悯、悲戚、担心、担忧、爱怜、爱恋、爱慕、尊崇、尊敬、尊重、夸奖、夸赞、快活、快乐</w:t>
            </w:r>
          </w:p>
        </w:tc>
      </w:tr>
      <w:tr w:rsidR="00F9645A" w14:paraId="4E48554A" w14:textId="77777777" w:rsidTr="00E61221">
        <w:tc>
          <w:tcPr>
            <w:tcW w:w="3227" w:type="dxa"/>
            <w:tcBorders>
              <w:top w:val="single" w:sz="4" w:space="0" w:color="auto"/>
              <w:bottom w:val="single" w:sz="4" w:space="0" w:color="auto"/>
              <w:right w:val="single" w:sz="4" w:space="0" w:color="auto"/>
            </w:tcBorders>
          </w:tcPr>
          <w:p w14:paraId="2AF7AC19"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“评价词”示例</w:t>
            </w:r>
          </w:p>
        </w:tc>
        <w:tc>
          <w:tcPr>
            <w:tcW w:w="5493" w:type="dxa"/>
            <w:tcBorders>
              <w:top w:val="single" w:sz="4" w:space="0" w:color="auto"/>
              <w:left w:val="single" w:sz="4" w:space="0" w:color="auto"/>
              <w:bottom w:val="single" w:sz="4" w:space="0" w:color="auto"/>
            </w:tcBorders>
          </w:tcPr>
          <w:p w14:paraId="7A920149" w14:textId="77777777" w:rsidR="00CF0993" w:rsidRPr="00CF0993" w:rsidRDefault="00CF0993" w:rsidP="00CF099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蓬勃向上、品学兼优、飘洒、飘逸、漂亮、详明、详实、谐调、欣然、心灵手巧、心明眼亮、卑贱、笨手笨脚、病恹恹、波谲云诡、不对茬儿、索然无味、徒劳无益、顽固唯利是图、乌七八糟、虚弱</w:t>
            </w:r>
          </w:p>
        </w:tc>
      </w:tr>
      <w:tr w:rsidR="00F9645A" w14:paraId="62E5ECB1" w14:textId="77777777" w:rsidTr="00E61221">
        <w:tc>
          <w:tcPr>
            <w:tcW w:w="3227" w:type="dxa"/>
            <w:tcBorders>
              <w:top w:val="single" w:sz="4" w:space="0" w:color="auto"/>
              <w:bottom w:val="single" w:sz="4" w:space="0" w:color="auto"/>
              <w:right w:val="single" w:sz="4" w:space="0" w:color="auto"/>
            </w:tcBorders>
          </w:tcPr>
          <w:p w14:paraId="47FCD6D1"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“程度词”示例</w:t>
            </w:r>
          </w:p>
        </w:tc>
        <w:tc>
          <w:tcPr>
            <w:tcW w:w="5493" w:type="dxa"/>
            <w:tcBorders>
              <w:top w:val="single" w:sz="4" w:space="0" w:color="auto"/>
              <w:left w:val="single" w:sz="4" w:space="0" w:color="auto"/>
            </w:tcBorders>
          </w:tcPr>
          <w:p w14:paraId="49C9EF16" w14:textId="77777777" w:rsidR="00F9645A" w:rsidRPr="00F9645A" w:rsidRDefault="00F9645A" w:rsidP="00F9645A">
            <w:pPr>
              <w:autoSpaceDE w:val="0"/>
              <w:autoSpaceDN w:val="0"/>
              <w:snapToGrid/>
              <w:spacing w:line="240" w:lineRule="auto"/>
              <w:ind w:firstLineChars="0" w:firstLine="0"/>
              <w:jc w:val="left"/>
              <w:rPr>
                <w:sz w:val="22"/>
              </w:rPr>
            </w:pPr>
            <w:r w:rsidRPr="00F9645A">
              <w:rPr>
                <w:rFonts w:hint="eastAsia"/>
                <w:sz w:val="22"/>
              </w:rPr>
              <w:t>极其、最为、十分、很、很是、更加、更进一步、更为、越发、越加、多多少少、或多或少、略微、不甚、不怎么、过了头、过甚、过于</w:t>
            </w:r>
          </w:p>
        </w:tc>
      </w:tr>
    </w:tbl>
    <w:p w14:paraId="29B62A01" w14:textId="77777777" w:rsidR="00A20A63" w:rsidRDefault="001C2EF9">
      <w:pPr>
        <w:pStyle w:val="33"/>
      </w:pPr>
      <w:bookmarkStart w:id="152" w:name="_Toc437135874"/>
      <w:r>
        <w:t>4.</w:t>
      </w:r>
      <w:r>
        <w:rPr>
          <w:rFonts w:hint="eastAsia"/>
        </w:rPr>
        <w:t>4</w:t>
      </w:r>
      <w:r>
        <w:t>.2</w:t>
      </w:r>
      <w:r>
        <w:t>特征降维</w:t>
      </w:r>
      <w:bookmarkEnd w:id="152"/>
    </w:p>
    <w:p w14:paraId="4C762AD3" w14:textId="77777777" w:rsidR="00A20A63" w:rsidRDefault="001C2EF9">
      <w:pPr>
        <w:ind w:firstLine="480"/>
      </w:pPr>
      <w:r>
        <w:rPr>
          <w:rFonts w:hint="eastAsia"/>
        </w:rPr>
        <w:t>向量空间模型（</w:t>
      </w:r>
      <w:r>
        <w:rPr>
          <w:rFonts w:hint="eastAsia"/>
        </w:rPr>
        <w:t>Vector Space Model, VSM</w:t>
      </w:r>
      <w:r>
        <w:rPr>
          <w:rFonts w:hint="eastAsia"/>
        </w:rPr>
        <w:t>）是最常用的文本特征表示方式，文档被表示成</w:t>
      </w:r>
      <w:proofErr w:type="gramStart"/>
      <w:r>
        <w:rPr>
          <w:rFonts w:hint="eastAsia"/>
        </w:rPr>
        <w:t>由特征词</w:t>
      </w:r>
      <w:proofErr w:type="gramEnd"/>
      <w:r>
        <w:rPr>
          <w:rFonts w:hint="eastAsia"/>
        </w:rPr>
        <w:t>出现概率组成的多维向量，</w:t>
      </w:r>
      <w:r>
        <w:t>向量长度</w:t>
      </w:r>
      <w:r>
        <w:rPr>
          <w:rFonts w:hint="eastAsia"/>
        </w:rPr>
        <w:t>等于</w:t>
      </w:r>
      <w:r>
        <w:t>特征词个数</w:t>
      </w:r>
      <w:r>
        <w:rPr>
          <w:rFonts w:hint="eastAsia"/>
        </w:rPr>
        <w:t>。</w:t>
      </w:r>
      <w:r>
        <w:t>这种方法的好处是可以将文档</w:t>
      </w:r>
      <w:r>
        <w:rPr>
          <w:rFonts w:hint="eastAsia"/>
        </w:rPr>
        <w:t>转化成同一空间下的向量计算相似度，但是特征词较多时，以此为特征会</w:t>
      </w:r>
      <w:r>
        <w:t>增加网络空间和计算时间的开销，当标注数据有限时还易造成过拟</w:t>
      </w:r>
      <w:r>
        <w:lastRenderedPageBreak/>
        <w:t>合</w:t>
      </w:r>
      <w:r>
        <w:rPr>
          <w:rFonts w:hint="eastAsia"/>
        </w:rPr>
        <w:t>，因此要对</w:t>
      </w:r>
      <w:r>
        <w:rPr>
          <w:rFonts w:hint="eastAsia"/>
        </w:rPr>
        <w:t>VSM</w:t>
      </w:r>
      <w:r>
        <w:t>表示的文本特征</w:t>
      </w:r>
      <w:proofErr w:type="gramStart"/>
      <w:r>
        <w:rPr>
          <w:rFonts w:hint="eastAsia"/>
        </w:rPr>
        <w:t>进行</w:t>
      </w:r>
      <w:r>
        <w:t>降维处理</w:t>
      </w:r>
      <w:proofErr w:type="gramEnd"/>
      <w:r>
        <w:rPr>
          <w:rFonts w:hint="eastAsia"/>
        </w:rPr>
        <w:t>。</w:t>
      </w:r>
      <w:r>
        <w:t>此外</w:t>
      </w:r>
      <w:r>
        <w:rPr>
          <w:rFonts w:hint="eastAsia"/>
        </w:rPr>
        <w:t>，</w:t>
      </w:r>
      <w:r>
        <w:t>VSM</w:t>
      </w:r>
      <w:r>
        <w:rPr>
          <w:rFonts w:hint="eastAsia"/>
        </w:rPr>
        <w:t>没有能力处理一词多义和一义多词问题，例如同义词也分别被表示成独立的一维，而</w:t>
      </w:r>
      <w:proofErr w:type="gramStart"/>
      <w:r>
        <w:rPr>
          <w:rFonts w:hint="eastAsia"/>
        </w:rPr>
        <w:t>某个词项有</w:t>
      </w:r>
      <w:proofErr w:type="gramEnd"/>
      <w:r>
        <w:rPr>
          <w:rFonts w:hint="eastAsia"/>
        </w:rPr>
        <w:t>多个词义时却始终对应同一维度。</w:t>
      </w:r>
    </w:p>
    <w:p w14:paraId="6C55BEE9" w14:textId="77777777" w:rsidR="00A20A63" w:rsidRDefault="001C2EF9">
      <w:pPr>
        <w:ind w:firstLine="480"/>
      </w:pPr>
      <w:r>
        <w:rPr>
          <w:rFonts w:hint="eastAsia"/>
        </w:rPr>
        <w:t>针对这一问题，一些学者开始寻找能挖掘文本潜在语义的表示模型，如较早期的</w:t>
      </w:r>
      <w:r>
        <w:t>潜在语义分析（</w:t>
      </w:r>
      <w:r>
        <w:t>Latent Semantic Analysis</w:t>
      </w:r>
      <w:r>
        <w:t>，</w:t>
      </w:r>
      <w:r>
        <w:t>LSA</w:t>
      </w:r>
      <w:r>
        <w:t>）模型</w:t>
      </w:r>
      <w:r>
        <w:rPr>
          <w:vertAlign w:val="superscript"/>
        </w:rPr>
        <w:t>[</w:t>
      </w:r>
      <w:r>
        <w:rPr>
          <w:rFonts w:hint="eastAsia"/>
          <w:vertAlign w:val="superscript"/>
        </w:rPr>
        <w:t>109</w:t>
      </w:r>
      <w:r>
        <w:rPr>
          <w:vertAlign w:val="superscript"/>
        </w:rPr>
        <w:t>]</w:t>
      </w:r>
      <w:r>
        <w:rPr>
          <w:rFonts w:hint="eastAsia"/>
        </w:rPr>
        <w:t>。</w:t>
      </w:r>
      <w:r>
        <w:t>LSA</w:t>
      </w:r>
      <w:r>
        <w:t>打破了文档在词典空间进行表示的思维定式，在文</w:t>
      </w:r>
      <w:r>
        <w:rPr>
          <w:rFonts w:hint="eastAsia"/>
        </w:rPr>
        <w:t>档</w:t>
      </w:r>
      <w:r>
        <w:t>和词之间加入了一个语义维度</w:t>
      </w:r>
      <w:r>
        <w:rPr>
          <w:rFonts w:hint="eastAsia"/>
        </w:rPr>
        <w:t>，</w:t>
      </w:r>
      <w:r>
        <w:t>以此来探查词与词之间内在语义联系</w:t>
      </w:r>
      <w:r>
        <w:rPr>
          <w:rFonts w:hint="eastAsia"/>
        </w:rPr>
        <w:t>；除此之外，</w:t>
      </w:r>
      <w:r>
        <w:rPr>
          <w:rFonts w:hint="eastAsia"/>
        </w:rPr>
        <w:t>LSA</w:t>
      </w:r>
      <w:r>
        <w:rPr>
          <w:rFonts w:hint="eastAsia"/>
        </w:rPr>
        <w:t>基于</w:t>
      </w:r>
      <w:r>
        <w:t>奇异值分解（</w:t>
      </w:r>
      <w:r>
        <w:t>Singular Value Decomposition</w:t>
      </w:r>
      <w:r>
        <w:t>，</w:t>
      </w:r>
      <w:r>
        <w:t>SVD</w:t>
      </w:r>
      <w:r>
        <w:rPr>
          <w:rFonts w:hint="eastAsia"/>
        </w:rPr>
        <w:t>）构造一个原始特征矩阵的低</w:t>
      </w:r>
      <w:proofErr w:type="gramStart"/>
      <w:r>
        <w:rPr>
          <w:rFonts w:hint="eastAsia"/>
        </w:rPr>
        <w:t>秩</w:t>
      </w:r>
      <w:proofErr w:type="gramEnd"/>
      <w:r>
        <w:rPr>
          <w:rFonts w:hint="eastAsia"/>
        </w:rPr>
        <w:t>逼近矩阵，从而达到</w:t>
      </w:r>
      <w:proofErr w:type="gramStart"/>
      <w:r>
        <w:rPr>
          <w:rFonts w:hint="eastAsia"/>
        </w:rPr>
        <w:t>特征降维的</w:t>
      </w:r>
      <w:proofErr w:type="gramEnd"/>
      <w:r>
        <w:rPr>
          <w:rFonts w:hint="eastAsia"/>
        </w:rPr>
        <w:t>目的。具体来说，</w:t>
      </w:r>
      <w:r>
        <w:rPr>
          <w:rFonts w:hint="eastAsia"/>
        </w:rPr>
        <w:t>SVD</w:t>
      </w:r>
      <w:r>
        <w:rPr>
          <w:rFonts w:hint="eastAsia"/>
        </w:rPr>
        <w:t>将原始</w:t>
      </w:r>
      <w:proofErr w:type="gramStart"/>
      <w:r>
        <w:rPr>
          <w:rFonts w:hint="eastAsia"/>
        </w:rPr>
        <w:t>的词项文档</w:t>
      </w:r>
      <w:proofErr w:type="gramEnd"/>
      <w:r>
        <w:rPr>
          <w:rFonts w:hint="eastAsia"/>
        </w:rPr>
        <w:t>矩阵</w:t>
      </w:r>
      <w:r>
        <w:rPr>
          <w:rFonts w:hint="eastAsia"/>
        </w:rPr>
        <w:t>C</w:t>
      </w:r>
      <w:r>
        <w:rPr>
          <w:rFonts w:hint="eastAsia"/>
        </w:rPr>
        <w:t>分解为</w:t>
      </w:r>
      <w:r>
        <w:t>U</w:t>
      </w:r>
      <w:r>
        <w:t>、</w:t>
      </w:r>
      <w:r>
        <w:t>D</w:t>
      </w:r>
      <w:r>
        <w:t>、</w:t>
      </w:r>
      <w:r>
        <w:t>V</w:t>
      </w:r>
      <w:r>
        <w:t>三个小矩阵</w:t>
      </w:r>
      <w:r>
        <w:rPr>
          <w:rFonts w:hint="eastAsia"/>
        </w:rPr>
        <w:t>，</w:t>
      </w:r>
      <w:r>
        <w:t>如图</w:t>
      </w:r>
      <w:r>
        <w:t>4-</w:t>
      </w:r>
      <w:r>
        <w:rPr>
          <w:rFonts w:hint="eastAsia"/>
        </w:rPr>
        <w:t>9</w:t>
      </w:r>
      <w:r>
        <w:t>所示，</w:t>
      </w:r>
      <w:r>
        <w:rPr>
          <w:rFonts w:hint="eastAsia"/>
        </w:rPr>
        <w:t>U</w:t>
      </w:r>
      <w:r>
        <w:rPr>
          <w:rFonts w:hint="eastAsia"/>
        </w:rPr>
        <w:t>和</w:t>
      </w:r>
      <w:r>
        <w:rPr>
          <w:rFonts w:hint="eastAsia"/>
        </w:rPr>
        <w:t>V</w:t>
      </w:r>
      <w:r>
        <w:rPr>
          <w:rFonts w:hint="eastAsia"/>
        </w:rPr>
        <w:t>是</w:t>
      </w:r>
      <w:r>
        <w:rPr>
          <w:rFonts w:hint="eastAsia"/>
        </w:rPr>
        <w:t>C</w:t>
      </w:r>
      <w:r>
        <w:rPr>
          <w:rFonts w:hint="eastAsia"/>
        </w:rPr>
        <w:t>的奇异向量矩阵，</w:t>
      </w:r>
      <w:r>
        <w:rPr>
          <w:rFonts w:hint="eastAsia"/>
        </w:rPr>
        <w:t>D</w:t>
      </w:r>
      <w:r>
        <w:rPr>
          <w:rFonts w:hint="eastAsia"/>
        </w:rPr>
        <w:t>为由奇异值组成的对角阵</w:t>
      </w:r>
      <w:r>
        <w:t>。</w:t>
      </w:r>
      <w:r>
        <w:rPr>
          <w:rFonts w:hint="eastAsia"/>
        </w:rPr>
        <w:t>每个奇异值对应的是每个“语义”维度的权重，</w:t>
      </w:r>
      <w:r>
        <w:t>在很多情况下，前</w:t>
      </w:r>
      <w:r>
        <w:t>r</w:t>
      </w:r>
      <w:proofErr w:type="gramStart"/>
      <w:r>
        <w:t>个</w:t>
      </w:r>
      <w:proofErr w:type="gramEnd"/>
      <w:r>
        <w:t>最大的奇异值之和就占了全部奇异值之和的</w:t>
      </w:r>
      <w:r>
        <w:t>99%</w:t>
      </w:r>
      <w:r>
        <w:t>以上（</w:t>
      </w:r>
      <w:r>
        <w:t>r</w:t>
      </w:r>
      <w:r>
        <w:t>远远小于</w:t>
      </w:r>
      <w:r>
        <w:rPr>
          <w:rFonts w:hint="eastAsia"/>
        </w:rPr>
        <w:t>文档</w:t>
      </w:r>
      <w:r>
        <w:t>数和词项数）。为了压缩存储矩阵，只保留前</w:t>
      </w:r>
      <w:r>
        <w:t>r</w:t>
      </w:r>
      <w:proofErr w:type="gramStart"/>
      <w:r>
        <w:t>个</w:t>
      </w:r>
      <w:proofErr w:type="gramEnd"/>
      <w:r>
        <w:t>对矩阵影响最大的奇异值，而较小的其他奇异值因为不重要而被删除，</w:t>
      </w:r>
      <w:r>
        <w:rPr>
          <w:rFonts w:hint="eastAsia"/>
        </w:rPr>
        <w:t>这样</w:t>
      </w:r>
      <w:r>
        <w:t>便得到</w:t>
      </w:r>
      <w:r>
        <w:rPr>
          <w:rFonts w:hint="eastAsia"/>
        </w:rPr>
        <w:t>D</w:t>
      </w:r>
      <w:r>
        <w:rPr>
          <w:rFonts w:hint="eastAsia"/>
        </w:rPr>
        <w:t>的低维近似矩阵</w:t>
      </w:r>
      <w:r>
        <w:rPr>
          <w:rFonts w:hint="eastAsia"/>
        </w:rPr>
        <w:t>D</w:t>
      </w:r>
      <w:r>
        <w:rPr>
          <w:rFonts w:hint="eastAsia"/>
          <w:vertAlign w:val="subscript"/>
        </w:rPr>
        <w:t>r</w:t>
      </w:r>
      <w:r>
        <w:rPr>
          <w:rFonts w:hint="eastAsia"/>
        </w:rPr>
        <w:t>，其所对应的奇异向量矩阵</w:t>
      </w:r>
      <w:r>
        <w:rPr>
          <w:rFonts w:hint="eastAsia"/>
        </w:rPr>
        <w:t>U</w:t>
      </w:r>
      <w:r>
        <w:rPr>
          <w:rFonts w:hint="eastAsia"/>
        </w:rPr>
        <w:t>变为</w:t>
      </w:r>
      <w:r>
        <w:rPr>
          <w:rFonts w:hint="eastAsia"/>
        </w:rPr>
        <w:t>U</w:t>
      </w:r>
      <w:r>
        <w:rPr>
          <w:rFonts w:hint="eastAsia"/>
          <w:vertAlign w:val="subscript"/>
        </w:rPr>
        <w:t>r</w:t>
      </w:r>
      <w:r>
        <w:rPr>
          <w:rFonts w:hint="eastAsia"/>
        </w:rPr>
        <w:t>（保留前</w:t>
      </w:r>
      <w:r>
        <w:rPr>
          <w:rFonts w:hint="eastAsia"/>
        </w:rPr>
        <w:t>r</w:t>
      </w:r>
      <w:r>
        <w:rPr>
          <w:rFonts w:hint="eastAsia"/>
        </w:rPr>
        <w:t>大奇异值对应的奇异向量），文档在潜在语义空间的映射通过</w:t>
      </w:r>
      <w:r>
        <w:rPr>
          <w:rFonts w:hint="eastAsia"/>
        </w:rPr>
        <w:t>C</w:t>
      </w:r>
      <w:r>
        <w:rPr>
          <w:rFonts w:hint="eastAsia"/>
          <w:vertAlign w:val="superscript"/>
        </w:rPr>
        <w:t>T</w:t>
      </w:r>
      <w:r>
        <w:rPr>
          <w:rFonts w:hint="eastAsia"/>
        </w:rPr>
        <w:t>U</w:t>
      </w:r>
      <w:r>
        <w:rPr>
          <w:rFonts w:hint="eastAsia"/>
          <w:vertAlign w:val="subscript"/>
        </w:rPr>
        <w:t>r</w:t>
      </w:r>
      <w:r>
        <w:rPr>
          <w:rFonts w:hint="eastAsia"/>
        </w:rPr>
        <w:t>D</w:t>
      </w:r>
      <w:r>
        <w:rPr>
          <w:rFonts w:hint="eastAsia"/>
          <w:vertAlign w:val="subscript"/>
        </w:rPr>
        <w:t>r</w:t>
      </w:r>
      <w:r>
        <w:rPr>
          <w:rFonts w:hint="eastAsia"/>
          <w:vertAlign w:val="superscript"/>
        </w:rPr>
        <w:t>-1</w:t>
      </w:r>
      <w:r>
        <w:rPr>
          <w:rFonts w:hint="eastAsia"/>
        </w:rPr>
        <w:t>求得，该映射即为文本特征</w:t>
      </w:r>
      <w:proofErr w:type="gramStart"/>
      <w:r>
        <w:rPr>
          <w:rFonts w:hint="eastAsia"/>
        </w:rPr>
        <w:t>的降维表示</w:t>
      </w:r>
      <w:proofErr w:type="gramEnd"/>
      <w:r>
        <w:rPr>
          <w:rFonts w:hint="eastAsia"/>
        </w:rPr>
        <w:t>。</w:t>
      </w:r>
    </w:p>
    <w:p w14:paraId="3089DDD1"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328B532C" wp14:editId="26027E60">
            <wp:extent cx="3289935" cy="895985"/>
            <wp:effectExtent l="0" t="0" r="0" b="0"/>
            <wp:docPr id="20" name="图片 20" descr="主题模型及其在文本情感分析中的应用">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主题模型及其在文本情感分析中的应用"/>
                    <pic:cNvPicPr>
                      <a:picLocks noChangeAspect="1" noChangeArrowheads="1"/>
                    </pic:cNvPicPr>
                  </pic:nvPicPr>
                  <pic:blipFill>
                    <a:blip r:embed="rId390" cstate="print"/>
                    <a:srcRect/>
                    <a:stretch>
                      <a:fillRect/>
                    </a:stretch>
                  </pic:blipFill>
                  <pic:spPr>
                    <a:xfrm>
                      <a:off x="0" y="0"/>
                      <a:ext cx="3294362" cy="897594"/>
                    </a:xfrm>
                    <a:prstGeom prst="rect">
                      <a:avLst/>
                    </a:prstGeom>
                    <a:noFill/>
                    <a:ln w="9525">
                      <a:noFill/>
                      <a:miter lim="800000"/>
                      <a:headEnd/>
                      <a:tailEnd/>
                    </a:ln>
                  </pic:spPr>
                </pic:pic>
              </a:graphicData>
            </a:graphic>
          </wp:inline>
        </w:drawing>
      </w:r>
    </w:p>
    <w:p w14:paraId="340F676E" w14:textId="77777777" w:rsidR="00A20A63" w:rsidRDefault="001C2EF9">
      <w:pPr>
        <w:adjustRightInd/>
        <w:snapToGrid/>
        <w:spacing w:line="240" w:lineRule="auto"/>
        <w:ind w:firstLineChars="0" w:firstLine="0"/>
        <w:jc w:val="center"/>
        <w:rPr>
          <w:sz w:val="21"/>
        </w:rPr>
      </w:pPr>
      <w:r>
        <w:rPr>
          <w:sz w:val="21"/>
        </w:rPr>
        <w:t>图</w:t>
      </w:r>
      <w:r>
        <w:rPr>
          <w:sz w:val="21"/>
        </w:rPr>
        <w:t>4-</w:t>
      </w:r>
      <w:r>
        <w:rPr>
          <w:rFonts w:hint="eastAsia"/>
          <w:sz w:val="21"/>
        </w:rPr>
        <w:t>9 LSA</w:t>
      </w:r>
      <w:r>
        <w:rPr>
          <w:sz w:val="21"/>
        </w:rPr>
        <w:t>的</w:t>
      </w:r>
      <w:proofErr w:type="gramStart"/>
      <w:r>
        <w:rPr>
          <w:sz w:val="21"/>
        </w:rPr>
        <w:t>降维实现</w:t>
      </w:r>
      <w:proofErr w:type="gramEnd"/>
      <w:r>
        <w:rPr>
          <w:sz w:val="21"/>
        </w:rPr>
        <w:t>——</w:t>
      </w:r>
      <w:r>
        <w:rPr>
          <w:sz w:val="21"/>
        </w:rPr>
        <w:t>奇异值分解</w:t>
      </w:r>
    </w:p>
    <w:p w14:paraId="4DFFABE5" w14:textId="77777777" w:rsidR="00A20A63" w:rsidRDefault="001C2EF9">
      <w:pPr>
        <w:adjustRightInd/>
        <w:snapToGrid/>
        <w:spacing w:line="240" w:lineRule="auto"/>
        <w:ind w:firstLineChars="0" w:firstLine="0"/>
        <w:jc w:val="center"/>
        <w:rPr>
          <w:sz w:val="21"/>
        </w:rPr>
      </w:pPr>
      <w:r>
        <w:rPr>
          <w:rFonts w:hint="eastAsia"/>
          <w:sz w:val="21"/>
        </w:rPr>
        <w:t xml:space="preserve">Fig. 4-9 </w:t>
      </w:r>
      <w:proofErr w:type="gramStart"/>
      <w:r>
        <w:rPr>
          <w:rFonts w:hint="eastAsia"/>
          <w:sz w:val="21"/>
        </w:rPr>
        <w:t>The</w:t>
      </w:r>
      <w:proofErr w:type="gramEnd"/>
      <w:r>
        <w:rPr>
          <w:rFonts w:hint="eastAsia"/>
          <w:sz w:val="21"/>
        </w:rPr>
        <w:t xml:space="preserve"> dimension reduction via LSA </w:t>
      </w:r>
      <w:r>
        <w:rPr>
          <w:sz w:val="21"/>
        </w:rPr>
        <w:t>–Singular Value Decomposition</w:t>
      </w:r>
    </w:p>
    <w:p w14:paraId="64724E39" w14:textId="77777777" w:rsidR="00A20A63" w:rsidRDefault="001C2EF9">
      <w:pPr>
        <w:ind w:firstLine="480"/>
      </w:pPr>
      <w:r>
        <w:rPr>
          <w:rFonts w:hint="eastAsia"/>
        </w:rPr>
        <w:t>尽管基于</w:t>
      </w:r>
      <w:r>
        <w:t>SVD</w:t>
      </w:r>
      <w:r>
        <w:rPr>
          <w:rFonts w:hint="eastAsia"/>
        </w:rPr>
        <w:t>的</w:t>
      </w:r>
      <w:r>
        <w:t>LSA</w:t>
      </w:r>
      <w:r>
        <w:rPr>
          <w:rFonts w:hint="eastAsia"/>
        </w:rPr>
        <w:t>取得了一定的成功，但是其缺乏严谨的数理统计基础，而且奇异值分解非常耗时。</w:t>
      </w:r>
      <w:r>
        <w:t>随着概率统计</w:t>
      </w:r>
      <w:r>
        <w:rPr>
          <w:rFonts w:hint="eastAsia"/>
        </w:rPr>
        <w:t>技术</w:t>
      </w:r>
      <w:r>
        <w:t>的发展，基于概率统计的分析模式逐渐取代了基于线性代数的分析模式。概率潜在语义分析</w:t>
      </w:r>
      <w:r>
        <w:rPr>
          <w:rFonts w:hint="eastAsia"/>
        </w:rPr>
        <w:t>（</w:t>
      </w:r>
      <w:r>
        <w:t>probabilistic Latent Semantic Analysis</w:t>
      </w:r>
      <w:r>
        <w:t>，</w:t>
      </w:r>
      <w:r>
        <w:t>pLSA</w:t>
      </w:r>
      <w:r>
        <w:rPr>
          <w:rFonts w:hint="eastAsia"/>
        </w:rPr>
        <w:t>）</w:t>
      </w:r>
      <w:r>
        <w:rPr>
          <w:vertAlign w:val="superscript"/>
        </w:rPr>
        <w:t>[1</w:t>
      </w:r>
      <w:r>
        <w:rPr>
          <w:rFonts w:hint="eastAsia"/>
          <w:vertAlign w:val="superscript"/>
        </w:rPr>
        <w:t>10</w:t>
      </w:r>
      <w:r>
        <w:rPr>
          <w:vertAlign w:val="superscript"/>
        </w:rPr>
        <w:t>]</w:t>
      </w:r>
      <w:r>
        <w:t>就是</w:t>
      </w:r>
      <w:r>
        <w:t xml:space="preserve">LSA </w:t>
      </w:r>
      <w:r>
        <w:t>的概率拓展，它比</w:t>
      </w:r>
      <w:r>
        <w:t>LSA</w:t>
      </w:r>
      <w:r>
        <w:t>具有更坚实的数学基础。</w:t>
      </w:r>
      <w:r>
        <w:t>pLSA</w:t>
      </w:r>
      <w:r>
        <w:t>继承了</w:t>
      </w:r>
      <w:r>
        <w:rPr>
          <w:rFonts w:hint="eastAsia"/>
        </w:rPr>
        <w:t>“</w:t>
      </w:r>
      <w:r>
        <w:t>潜在语义</w:t>
      </w:r>
      <w:r>
        <w:rPr>
          <w:rFonts w:hint="eastAsia"/>
        </w:rPr>
        <w:t>”</w:t>
      </w:r>
      <w:r>
        <w:t>的概念，通过</w:t>
      </w:r>
      <w:r>
        <w:rPr>
          <w:rFonts w:hint="eastAsia"/>
        </w:rPr>
        <w:t>“</w:t>
      </w:r>
      <w:r>
        <w:t>统一的潜在语义空间</w:t>
      </w:r>
      <w:r>
        <w:rPr>
          <w:rFonts w:hint="eastAsia"/>
        </w:rPr>
        <w:t>”</w:t>
      </w:r>
      <w:r>
        <w:t>（也就是</w:t>
      </w:r>
      <w:r>
        <w:t>Blei</w:t>
      </w:r>
      <w:r>
        <w:t>等人于</w:t>
      </w:r>
      <w:r>
        <w:t>2003</w:t>
      </w:r>
      <w:r>
        <w:t>年正式提出的</w:t>
      </w:r>
      <w:r>
        <w:rPr>
          <w:rFonts w:hint="eastAsia"/>
        </w:rPr>
        <w:t>“</w:t>
      </w:r>
      <w:r>
        <w:t>Topic</w:t>
      </w:r>
      <w:r>
        <w:rPr>
          <w:rFonts w:hint="eastAsia"/>
        </w:rPr>
        <w:t>”</w:t>
      </w:r>
      <w:r>
        <w:t>的概念</w:t>
      </w:r>
      <w:r>
        <w:rPr>
          <w:vertAlign w:val="superscript"/>
        </w:rPr>
        <w:t>[1</w:t>
      </w:r>
      <w:r>
        <w:rPr>
          <w:rFonts w:hint="eastAsia"/>
          <w:vertAlign w:val="superscript"/>
        </w:rPr>
        <w:t>11</w:t>
      </w:r>
      <w:r>
        <w:rPr>
          <w:vertAlign w:val="superscript"/>
        </w:rPr>
        <w:t>]</w:t>
      </w:r>
      <w:r>
        <w:t>）来关联词与文档，如图</w:t>
      </w:r>
      <w:r>
        <w:t>4-1</w:t>
      </w:r>
      <w:r>
        <w:rPr>
          <w:rFonts w:hint="eastAsia"/>
        </w:rPr>
        <w:t>0</w:t>
      </w:r>
      <w:r>
        <w:t>所示，通过在文档与词语之间增加一个语义空间来抽取文档的语义信息，该空间的每个维度称作一个主题，每个主题由词语的概率分布表示，每篇文档则表示成这些主题的概率分布，该</w:t>
      </w:r>
      <w:r>
        <w:rPr>
          <w:rFonts w:hint="eastAsia"/>
        </w:rPr>
        <w:t>“</w:t>
      </w:r>
      <w:r>
        <w:t>文档</w:t>
      </w:r>
      <w:r>
        <w:t>-</w:t>
      </w:r>
      <w:r>
        <w:t>主题</w:t>
      </w:r>
      <w:r>
        <w:rPr>
          <w:rFonts w:hint="eastAsia"/>
        </w:rPr>
        <w:t>”</w:t>
      </w:r>
      <w:r>
        <w:t>分布被用作文本特征</w:t>
      </w:r>
      <w:proofErr w:type="gramStart"/>
      <w:r>
        <w:t>的降维表示</w:t>
      </w:r>
      <w:proofErr w:type="gramEnd"/>
      <w:r>
        <w:t>。在</w:t>
      </w:r>
      <w:r>
        <w:t>pLSA</w:t>
      </w:r>
      <w:r>
        <w:t>中，各个因素（文档、潜在语义空间、词）之间的概率分布求解通常采用</w:t>
      </w:r>
      <w:r>
        <w:t>EM</w:t>
      </w:r>
      <w:r>
        <w:t>（</w:t>
      </w:r>
      <w:r>
        <w:t>Expectation–Maximization</w:t>
      </w:r>
      <w:r>
        <w:t>）算法。</w:t>
      </w:r>
      <w:r>
        <w:t>pLSA</w:t>
      </w:r>
      <w:r>
        <w:t>模型中的参数随着文本集的增长而线性增长，容易出现过拟合情况，且模型中的文档概率值与特定的文档相关，没有提供文档的生成模</w:t>
      </w:r>
      <w:r>
        <w:lastRenderedPageBreak/>
        <w:t>型，对于训练集外的文本无法分配概率。鉴于</w:t>
      </w:r>
      <w:r>
        <w:t>pLSA</w:t>
      </w:r>
      <w:r>
        <w:t>的缺点，</w:t>
      </w:r>
      <w:r>
        <w:t>Blei</w:t>
      </w:r>
      <w:r>
        <w:t>等人于</w:t>
      </w:r>
      <w:r>
        <w:t>2003</w:t>
      </w:r>
      <w:r>
        <w:t>年进一步提出新的主题模型</w:t>
      </w:r>
      <w:r>
        <w:t>LDA</w:t>
      </w:r>
      <w:r>
        <w:t>（</w:t>
      </w:r>
      <w:r>
        <w:t>Latent Dirichlet Allocation</w:t>
      </w:r>
      <w:r>
        <w:t>）</w:t>
      </w:r>
      <w:r>
        <w:rPr>
          <w:vertAlign w:val="superscript"/>
        </w:rPr>
        <w:t>[1</w:t>
      </w:r>
      <w:r>
        <w:rPr>
          <w:rFonts w:hint="eastAsia"/>
          <w:vertAlign w:val="superscript"/>
        </w:rPr>
        <w:t>11</w:t>
      </w:r>
      <w:r>
        <w:rPr>
          <w:vertAlign w:val="superscript"/>
        </w:rPr>
        <w:t>]</w:t>
      </w:r>
      <w:r>
        <w:t>，它是一个层次贝叶斯模型，把模型的参数也看作随机变量，从而可以引入控制参数的参数，实现彻底的</w:t>
      </w:r>
      <w:r>
        <w:rPr>
          <w:rFonts w:hint="eastAsia"/>
        </w:rPr>
        <w:t>“</w:t>
      </w:r>
      <w:r>
        <w:t>概率化</w:t>
      </w:r>
      <w:r>
        <w:rPr>
          <w:rFonts w:hint="eastAsia"/>
        </w:rPr>
        <w:t>”</w:t>
      </w:r>
      <w:r>
        <w:t>。</w:t>
      </w:r>
    </w:p>
    <w:p w14:paraId="102FDF57"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48B6F5FA" wp14:editId="2E074E24">
            <wp:extent cx="3657600" cy="1303655"/>
            <wp:effectExtent l="0" t="0" r="0" b="0"/>
            <wp:docPr id="21" name="图片 21" descr="主题模型及其在文本情感分析中的应用">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主题模型及其在文本情感分析中的应用"/>
                    <pic:cNvPicPr>
                      <a:picLocks noChangeAspect="1" noChangeArrowheads="1"/>
                    </pic:cNvPicPr>
                  </pic:nvPicPr>
                  <pic:blipFill>
                    <a:blip r:embed="rId392" cstate="print"/>
                    <a:srcRect/>
                    <a:stretch>
                      <a:fillRect/>
                    </a:stretch>
                  </pic:blipFill>
                  <pic:spPr>
                    <a:xfrm>
                      <a:off x="0" y="0"/>
                      <a:ext cx="3657989" cy="1304153"/>
                    </a:xfrm>
                    <a:prstGeom prst="rect">
                      <a:avLst/>
                    </a:prstGeom>
                    <a:noFill/>
                    <a:ln w="9525">
                      <a:noFill/>
                      <a:miter lim="800000"/>
                      <a:headEnd/>
                      <a:tailEnd/>
                    </a:ln>
                  </pic:spPr>
                </pic:pic>
              </a:graphicData>
            </a:graphic>
          </wp:inline>
        </w:drawing>
      </w:r>
    </w:p>
    <w:p w14:paraId="1797BF09" w14:textId="77777777" w:rsidR="00A20A63" w:rsidRDefault="001C2EF9">
      <w:pPr>
        <w:adjustRightInd/>
        <w:snapToGrid/>
        <w:spacing w:line="240" w:lineRule="auto"/>
        <w:ind w:firstLineChars="0" w:firstLine="0"/>
        <w:jc w:val="center"/>
        <w:rPr>
          <w:sz w:val="21"/>
        </w:rPr>
      </w:pPr>
      <w:r>
        <w:rPr>
          <w:sz w:val="21"/>
        </w:rPr>
        <w:t>图</w:t>
      </w:r>
      <w:r>
        <w:rPr>
          <w:sz w:val="21"/>
        </w:rPr>
        <w:t>4-1</w:t>
      </w:r>
      <w:r>
        <w:rPr>
          <w:rFonts w:hint="eastAsia"/>
          <w:sz w:val="21"/>
        </w:rPr>
        <w:t>0</w:t>
      </w:r>
      <w:r>
        <w:rPr>
          <w:sz w:val="21"/>
        </w:rPr>
        <w:t xml:space="preserve"> </w:t>
      </w:r>
      <w:r>
        <w:rPr>
          <w:sz w:val="21"/>
        </w:rPr>
        <w:t>主题模型</w:t>
      </w:r>
      <w:proofErr w:type="gramStart"/>
      <w:r>
        <w:rPr>
          <w:sz w:val="21"/>
        </w:rPr>
        <w:t>的降维实现</w:t>
      </w:r>
      <w:proofErr w:type="gramEnd"/>
    </w:p>
    <w:p w14:paraId="3388791D" w14:textId="77777777" w:rsidR="00A20A63" w:rsidRDefault="001C2EF9">
      <w:pPr>
        <w:adjustRightInd/>
        <w:snapToGrid/>
        <w:spacing w:line="240" w:lineRule="auto"/>
        <w:ind w:firstLineChars="0" w:firstLine="0"/>
        <w:jc w:val="center"/>
        <w:rPr>
          <w:sz w:val="21"/>
        </w:rPr>
      </w:pPr>
      <w:r>
        <w:rPr>
          <w:rFonts w:hint="eastAsia"/>
          <w:sz w:val="21"/>
        </w:rPr>
        <w:t xml:space="preserve">Fig. 4-10 </w:t>
      </w:r>
      <w:proofErr w:type="gramStart"/>
      <w:r>
        <w:rPr>
          <w:rFonts w:hint="eastAsia"/>
          <w:sz w:val="21"/>
        </w:rPr>
        <w:t>The</w:t>
      </w:r>
      <w:proofErr w:type="gramEnd"/>
      <w:r>
        <w:rPr>
          <w:rFonts w:hint="eastAsia"/>
          <w:sz w:val="21"/>
        </w:rPr>
        <w:t xml:space="preserve"> dimension reduction via topic model</w:t>
      </w:r>
    </w:p>
    <w:p w14:paraId="159B13E5" w14:textId="77777777" w:rsidR="00A20A63" w:rsidRDefault="001C2EF9">
      <w:pPr>
        <w:ind w:firstLine="480"/>
      </w:pPr>
      <w:r>
        <w:t>本文采用</w:t>
      </w:r>
      <w:r>
        <w:t>LDA</w:t>
      </w:r>
      <w:r>
        <w:t>模型进行特征降维。与</w:t>
      </w:r>
      <w:r>
        <w:t>pLSA</w:t>
      </w:r>
      <w:r>
        <w:t>一样，</w:t>
      </w:r>
      <w:r>
        <w:t>LDA</w:t>
      </w:r>
      <w:r>
        <w:t>也采用引入主题空间的方法，每个主题为词语的概率分布，文档为这些主题的随机组合。假设有</w:t>
      </w:r>
      <w:r>
        <w:rPr>
          <w:position w:val="-4"/>
        </w:rPr>
        <w:object w:dxaOrig="225" w:dyaOrig="255" w14:anchorId="694D7824">
          <v:shape id="_x0000_i1216" type="#_x0000_t75" style="width:11.25pt;height:12.75pt" o:ole="">
            <v:imagedata r:id="rId393" o:title=""/>
          </v:shape>
          <o:OLEObject Type="Embed" ProgID="Equation.DSMT4" ShapeID="_x0000_i1216" DrawAspect="Content" ObjectID="_1512233014" r:id="rId394"/>
        </w:object>
      </w:r>
      <w:proofErr w:type="gramStart"/>
      <w:r>
        <w:t>个</w:t>
      </w:r>
      <w:proofErr w:type="gramEnd"/>
      <w:r>
        <w:t>主题，则所给文档中第</w:t>
      </w:r>
      <w:r>
        <w:rPr>
          <w:position w:val="-6"/>
        </w:rPr>
        <w:object w:dxaOrig="135" w:dyaOrig="255" w14:anchorId="5C06FEB4">
          <v:shape id="_x0000_i1217" type="#_x0000_t75" style="width:6.75pt;height:12.75pt" o:ole="">
            <v:imagedata r:id="rId395" o:title=""/>
          </v:shape>
          <o:OLEObject Type="Embed" ProgID="Equation.DSMT4" ShapeID="_x0000_i1217" DrawAspect="Content" ObjectID="_1512233015" r:id="rId396"/>
        </w:object>
      </w:r>
      <w:proofErr w:type="gramStart"/>
      <w:r>
        <w:t>个</w:t>
      </w:r>
      <w:proofErr w:type="gramEnd"/>
      <w:r>
        <w:t>词语</w:t>
      </w:r>
      <w:r>
        <w:rPr>
          <w:position w:val="-12"/>
        </w:rPr>
        <w:object w:dxaOrig="285" w:dyaOrig="360" w14:anchorId="13662260">
          <v:shape id="_x0000_i1218" type="#_x0000_t75" style="width:14.25pt;height:18.75pt" o:ole="">
            <v:imagedata r:id="rId397" o:title=""/>
          </v:shape>
          <o:OLEObject Type="Embed" ProgID="Equation.DSMT4" ShapeID="_x0000_i1218" DrawAspect="Content" ObjectID="_1512233016" r:id="rId398"/>
        </w:object>
      </w:r>
      <w:r>
        <w:t>的概率分布可表示为：</w:t>
      </w:r>
    </w:p>
    <w:p w14:paraId="7957012B" w14:textId="77777777" w:rsidR="00A20A63" w:rsidRDefault="001C2EF9" w:rsidP="00EB7CB1">
      <w:pPr>
        <w:spacing w:beforeLines="100" w:before="326" w:afterLines="100" w:after="326"/>
        <w:ind w:firstLine="480"/>
        <w:jc w:val="right"/>
      </w:pPr>
      <w:r>
        <w:rPr>
          <w:position w:val="-30"/>
        </w:rPr>
        <w:object w:dxaOrig="3405" w:dyaOrig="705" w14:anchorId="50416E54">
          <v:shape id="_x0000_i1219" type="#_x0000_t75" style="width:170.25pt;height:35.25pt" o:ole="">
            <v:imagedata r:id="rId399" o:title=""/>
          </v:shape>
          <o:OLEObject Type="Embed" ProgID="Equation.DSMT4" ShapeID="_x0000_i1219" DrawAspect="Content" ObjectID="_1512233017" r:id="rId400"/>
        </w:object>
      </w:r>
      <w:r>
        <w:t xml:space="preserve">             (4-21)</w:t>
      </w:r>
    </w:p>
    <w:p w14:paraId="19D4CBAE" w14:textId="77777777" w:rsidR="00A20A63" w:rsidRDefault="001C2EF9">
      <w:pPr>
        <w:ind w:firstLineChars="0" w:firstLine="0"/>
      </w:pPr>
      <w:r>
        <w:t>其中，</w:t>
      </w:r>
      <w:r>
        <w:rPr>
          <w:position w:val="-12"/>
        </w:rPr>
        <w:object w:dxaOrig="225" w:dyaOrig="360" w14:anchorId="793261DB">
          <v:shape id="_x0000_i1220" type="#_x0000_t75" style="width:11.25pt;height:18.75pt" o:ole="">
            <v:imagedata r:id="rId401" o:title=""/>
          </v:shape>
          <o:OLEObject Type="Embed" ProgID="Equation.DSMT4" ShapeID="_x0000_i1220" DrawAspect="Content" ObjectID="_1512233018" r:id="rId402"/>
        </w:object>
      </w:r>
      <w:r>
        <w:t>是潜在变量，表示第</w:t>
      </w:r>
      <w:r>
        <w:rPr>
          <w:position w:val="-6"/>
        </w:rPr>
        <w:object w:dxaOrig="135" w:dyaOrig="255" w14:anchorId="1CE10A7E">
          <v:shape id="_x0000_i1221" type="#_x0000_t75" style="width:6.75pt;height:12.75pt" o:ole="">
            <v:imagedata r:id="rId395" o:title=""/>
          </v:shape>
          <o:OLEObject Type="Embed" ProgID="Equation.DSMT4" ShapeID="_x0000_i1221" DrawAspect="Content" ObjectID="_1512233019" r:id="rId403"/>
        </w:object>
      </w:r>
      <w:proofErr w:type="gramStart"/>
      <w:r>
        <w:t>个</w:t>
      </w:r>
      <w:proofErr w:type="gramEnd"/>
      <w:r>
        <w:t>词语</w:t>
      </w:r>
      <w:r>
        <w:rPr>
          <w:position w:val="-12"/>
        </w:rPr>
        <w:object w:dxaOrig="285" w:dyaOrig="360" w14:anchorId="005C480A">
          <v:shape id="_x0000_i1222" type="#_x0000_t75" style="width:14.25pt;height:18.75pt" o:ole="">
            <v:imagedata r:id="rId397" o:title=""/>
          </v:shape>
          <o:OLEObject Type="Embed" ProgID="Equation.DSMT4" ShapeID="_x0000_i1222" DrawAspect="Content" ObjectID="_1512233020" r:id="rId404"/>
        </w:object>
      </w:r>
      <w:r>
        <w:t>取自该主题；</w:t>
      </w:r>
      <w:r>
        <w:rPr>
          <w:position w:val="-14"/>
        </w:rPr>
        <w:object w:dxaOrig="1335" w:dyaOrig="405" w14:anchorId="6F4446F3">
          <v:shape id="_x0000_i1223" type="#_x0000_t75" style="width:66.75pt;height:20.25pt" o:ole="">
            <v:imagedata r:id="rId405" o:title=""/>
          </v:shape>
          <o:OLEObject Type="Embed" ProgID="Equation.DSMT4" ShapeID="_x0000_i1223" DrawAspect="Content" ObjectID="_1512233021" r:id="rId406"/>
        </w:object>
      </w:r>
      <w:r>
        <w:t>表示给定主题</w:t>
      </w:r>
      <w:r>
        <w:rPr>
          <w:position w:val="-10"/>
        </w:rPr>
        <w:object w:dxaOrig="195" w:dyaOrig="300" w14:anchorId="2962D5A3">
          <v:shape id="_x0000_i1224" type="#_x0000_t75" style="width:9.75pt;height:15pt" o:ole="">
            <v:imagedata r:id="rId407" o:title=""/>
          </v:shape>
          <o:OLEObject Type="Embed" ProgID="Equation.DSMT4" ShapeID="_x0000_i1224" DrawAspect="Content" ObjectID="_1512233022" r:id="rId408"/>
        </w:object>
      </w:r>
      <w:r>
        <w:rPr>
          <w:rFonts w:hint="eastAsia"/>
        </w:rPr>
        <w:t>出现单词</w:t>
      </w:r>
      <w:r>
        <w:rPr>
          <w:position w:val="-12"/>
        </w:rPr>
        <w:object w:dxaOrig="285" w:dyaOrig="360" w14:anchorId="4FAA8BBB">
          <v:shape id="_x0000_i1225" type="#_x0000_t75" style="width:14.25pt;height:18.75pt" o:ole="">
            <v:imagedata r:id="rId397" o:title=""/>
          </v:shape>
          <o:OLEObject Type="Embed" ProgID="Equation.DSMT4" ShapeID="_x0000_i1225" DrawAspect="Content" ObjectID="_1512233023" r:id="rId409"/>
        </w:object>
      </w:r>
      <w:r>
        <w:t>的概率；</w:t>
      </w:r>
      <w:r>
        <w:rPr>
          <w:position w:val="-14"/>
        </w:rPr>
        <w:object w:dxaOrig="975" w:dyaOrig="405" w14:anchorId="5CBF63A4">
          <v:shape id="_x0000_i1226" type="#_x0000_t75" style="width:48.75pt;height:20.25pt" o:ole="">
            <v:imagedata r:id="rId410" o:title=""/>
          </v:shape>
          <o:OLEObject Type="Embed" ProgID="Equation.DSMT4" ShapeID="_x0000_i1226" DrawAspect="Content" ObjectID="_1512233024" r:id="rId411"/>
        </w:object>
      </w:r>
      <w:r>
        <w:rPr>
          <w:rFonts w:hint="eastAsia"/>
        </w:rPr>
        <w:t>表示当前文档出现给定</w:t>
      </w:r>
      <w:r>
        <w:t>主题</w:t>
      </w:r>
      <w:r>
        <w:rPr>
          <w:position w:val="-10"/>
        </w:rPr>
        <w:object w:dxaOrig="195" w:dyaOrig="300" w14:anchorId="355E7B32">
          <v:shape id="_x0000_i1227" type="#_x0000_t75" style="width:9.75pt;height:15pt" o:ole="">
            <v:imagedata r:id="rId412" o:title=""/>
          </v:shape>
          <o:OLEObject Type="Embed" ProgID="Equation.DSMT4" ShapeID="_x0000_i1227" DrawAspect="Content" ObjectID="_1512233025" r:id="rId413"/>
        </w:object>
      </w:r>
      <w:r>
        <w:rPr>
          <w:rFonts w:hint="eastAsia"/>
        </w:rPr>
        <w:t>下</w:t>
      </w:r>
      <w:r>
        <w:t>单词的概率。</w:t>
      </w:r>
    </w:p>
    <w:p w14:paraId="13968BD5" w14:textId="77777777" w:rsidR="00A20A63" w:rsidRDefault="001C2EF9">
      <w:pPr>
        <w:ind w:firstLine="480"/>
      </w:pPr>
      <w:r>
        <w:t>在</w:t>
      </w:r>
      <w:r>
        <w:t>LDA</w:t>
      </w:r>
      <w:r>
        <w:t>中，每个文档中词的主题分布服从多项式（</w:t>
      </w:r>
      <w:r>
        <w:t>Multinomial</w:t>
      </w:r>
      <w:r>
        <w:t>）分布，其先验服从</w:t>
      </w:r>
      <w:r>
        <w:t>Dirichlet</w:t>
      </w:r>
      <w:r>
        <w:t>分布；每个</w:t>
      </w:r>
      <w:proofErr w:type="gramStart"/>
      <w:r>
        <w:t>主题下词的</w:t>
      </w:r>
      <w:proofErr w:type="gramEnd"/>
      <w:r>
        <w:t>分布服从多项式分布，其先验也同样服从</w:t>
      </w:r>
      <w:r>
        <w:t>Dirichlet</w:t>
      </w:r>
      <w:r>
        <w:t>分布。假定文档集共包含</w:t>
      </w:r>
      <w:r>
        <w:rPr>
          <w:position w:val="-4"/>
        </w:rPr>
        <w:object w:dxaOrig="255" w:dyaOrig="255" w14:anchorId="04A9073B">
          <v:shape id="_x0000_i1228" type="#_x0000_t75" style="width:12.75pt;height:12.75pt" o:ole="">
            <v:imagedata r:id="rId414" o:title=""/>
          </v:shape>
          <o:OLEObject Type="Embed" ProgID="Equation.DSMT4" ShapeID="_x0000_i1228" DrawAspect="Content" ObjectID="_1512233026" r:id="rId415"/>
        </w:object>
      </w:r>
      <w:r>
        <w:t>篇文档，词典集共包含</w:t>
      </w:r>
      <w:r>
        <w:rPr>
          <w:position w:val="-6"/>
        </w:rPr>
        <w:object w:dxaOrig="285" w:dyaOrig="285" w14:anchorId="638722A5">
          <v:shape id="_x0000_i1229" type="#_x0000_t75" style="width:14.25pt;height:14.25pt" o:ole="">
            <v:imagedata r:id="rId416" o:title=""/>
          </v:shape>
          <o:OLEObject Type="Embed" ProgID="Equation.DSMT4" ShapeID="_x0000_i1229" DrawAspect="Content" ObjectID="_1512233027" r:id="rId417"/>
        </w:object>
      </w:r>
      <w:proofErr w:type="gramStart"/>
      <w:r>
        <w:t>个</w:t>
      </w:r>
      <w:proofErr w:type="gramEnd"/>
      <w:r>
        <w:t>唯一</w:t>
      </w:r>
      <w:r>
        <w:rPr>
          <w:rFonts w:hint="eastAsia"/>
        </w:rPr>
        <w:t>词项</w:t>
      </w:r>
      <w:r>
        <w:t>。为方便表示，令</w:t>
      </w:r>
      <w:r>
        <w:rPr>
          <w:position w:val="-14"/>
        </w:rPr>
        <w:object w:dxaOrig="1845" w:dyaOrig="420" w14:anchorId="52490755">
          <v:shape id="_x0000_i1230" type="#_x0000_t75" style="width:92.25pt;height:21pt" o:ole="">
            <v:imagedata r:id="rId418" o:title=""/>
          </v:shape>
          <o:OLEObject Type="Embed" ProgID="Equation.DSMT4" ShapeID="_x0000_i1230" DrawAspect="Content" ObjectID="_1512233028" r:id="rId419"/>
        </w:object>
      </w:r>
      <w:r>
        <w:t>表示主题</w:t>
      </w:r>
      <w:r>
        <w:rPr>
          <w:position w:val="-10"/>
        </w:rPr>
        <w:object w:dxaOrig="195" w:dyaOrig="300" w14:anchorId="56AB173A">
          <v:shape id="_x0000_i1231" type="#_x0000_t75" style="width:9.75pt;height:15pt" o:ole="">
            <v:imagedata r:id="rId412" o:title=""/>
          </v:shape>
          <o:OLEObject Type="Embed" ProgID="Equation.DSMT4" ShapeID="_x0000_i1231" DrawAspect="Content" ObjectID="_1512233029" r:id="rId420"/>
        </w:object>
      </w:r>
      <w:r>
        <w:t>在</w:t>
      </w:r>
      <w:r>
        <w:rPr>
          <w:position w:val="-6"/>
        </w:rPr>
        <w:object w:dxaOrig="285" w:dyaOrig="285" w14:anchorId="7CA6F39E">
          <v:shape id="_x0000_i1232" type="#_x0000_t75" style="width:14.25pt;height:14.25pt" o:ole="">
            <v:imagedata r:id="rId416" o:title=""/>
          </v:shape>
          <o:OLEObject Type="Embed" ProgID="Equation.DSMT4" ShapeID="_x0000_i1232" DrawAspect="Content" ObjectID="_1512233030" r:id="rId421"/>
        </w:object>
      </w:r>
      <w:proofErr w:type="gramStart"/>
      <w:r>
        <w:t>个</w:t>
      </w:r>
      <w:proofErr w:type="gramEnd"/>
      <w:r>
        <w:t>词</w:t>
      </w:r>
      <w:r>
        <w:rPr>
          <w:rFonts w:hint="eastAsia"/>
        </w:rPr>
        <w:t>项</w:t>
      </w:r>
      <w:r>
        <w:t>上的多项式分布；令</w:t>
      </w:r>
      <w:r>
        <w:rPr>
          <w:position w:val="-14"/>
        </w:rPr>
        <w:object w:dxaOrig="1575" w:dyaOrig="420" w14:anchorId="2BDCF5A7">
          <v:shape id="_x0000_i1233" type="#_x0000_t75" style="width:78.75pt;height:21pt" o:ole="">
            <v:imagedata r:id="rId422" o:title=""/>
          </v:shape>
          <o:OLEObject Type="Embed" ProgID="Equation.DSMT4" ShapeID="_x0000_i1233" DrawAspect="Content" ObjectID="_1512233031" r:id="rId423"/>
        </w:object>
      </w:r>
      <w:r>
        <w:t>表示文档</w:t>
      </w:r>
      <w:r>
        <w:rPr>
          <w:position w:val="-6"/>
        </w:rPr>
        <w:object w:dxaOrig="225" w:dyaOrig="285" w14:anchorId="56C8C7E1">
          <v:shape id="_x0000_i1234" type="#_x0000_t75" style="width:11.25pt;height:14.25pt" o:ole="">
            <v:imagedata r:id="rId424" o:title=""/>
          </v:shape>
          <o:OLEObject Type="Embed" ProgID="Equation.DSMT4" ShapeID="_x0000_i1234" DrawAspect="Content" ObjectID="_1512233032" r:id="rId425"/>
        </w:object>
      </w:r>
      <w:r>
        <w:t>在</w:t>
      </w:r>
      <w:r>
        <w:rPr>
          <w:position w:val="-4"/>
        </w:rPr>
        <w:object w:dxaOrig="225" w:dyaOrig="255" w14:anchorId="6FA8F620">
          <v:shape id="_x0000_i1235" type="#_x0000_t75" style="width:11.25pt;height:12.75pt" o:ole="">
            <v:imagedata r:id="rId393" o:title=""/>
          </v:shape>
          <o:OLEObject Type="Embed" ProgID="Equation.DSMT4" ShapeID="_x0000_i1235" DrawAspect="Content" ObjectID="_1512233033" r:id="rId426"/>
        </w:object>
      </w:r>
      <w:proofErr w:type="gramStart"/>
      <w:r>
        <w:t>个</w:t>
      </w:r>
      <w:proofErr w:type="gramEnd"/>
      <w:r>
        <w:t>主题上的多项式分布，于是文本</w:t>
      </w:r>
      <w:r>
        <w:rPr>
          <w:position w:val="-6"/>
        </w:rPr>
        <w:object w:dxaOrig="225" w:dyaOrig="285" w14:anchorId="3FF71F56">
          <v:shape id="_x0000_i1236" type="#_x0000_t75" style="width:11.25pt;height:14.25pt" o:ole="">
            <v:imagedata r:id="rId424" o:title=""/>
          </v:shape>
          <o:OLEObject Type="Embed" ProgID="Equation.DSMT4" ShapeID="_x0000_i1236" DrawAspect="Content" ObjectID="_1512233034" r:id="rId427"/>
        </w:object>
      </w:r>
      <w:r>
        <w:t>中词项</w:t>
      </w:r>
      <w:r>
        <w:rPr>
          <w:position w:val="-6"/>
        </w:rPr>
        <w:object w:dxaOrig="240" w:dyaOrig="225" w14:anchorId="067A0DDF">
          <v:shape id="_x0000_i1237" type="#_x0000_t75" style="width:12pt;height:11.25pt" o:ole="">
            <v:imagedata r:id="rId428" o:title=""/>
          </v:shape>
          <o:OLEObject Type="Embed" ProgID="Equation.DSMT4" ShapeID="_x0000_i1237" DrawAspect="Content" ObjectID="_1512233035" r:id="rId429"/>
        </w:object>
      </w:r>
      <w:r>
        <w:t>的概率表示为：</w:t>
      </w:r>
    </w:p>
    <w:p w14:paraId="117F3802" w14:textId="77777777" w:rsidR="00A20A63" w:rsidRDefault="001C2EF9" w:rsidP="00EB7CB1">
      <w:pPr>
        <w:spacing w:beforeLines="100" w:before="326" w:afterLines="100" w:after="326"/>
        <w:ind w:firstLine="480"/>
        <w:jc w:val="right"/>
      </w:pPr>
      <w:r>
        <w:rPr>
          <w:position w:val="-30"/>
        </w:rPr>
        <w:object w:dxaOrig="2295" w:dyaOrig="705" w14:anchorId="1372DF82">
          <v:shape id="_x0000_i1238" type="#_x0000_t75" style="width:114.75pt;height:35.25pt" o:ole="">
            <v:imagedata r:id="rId430" o:title=""/>
          </v:shape>
          <o:OLEObject Type="Embed" ProgID="Equation.DSMT4" ShapeID="_x0000_i1238" DrawAspect="Content" ObjectID="_1512233036" r:id="rId431"/>
        </w:object>
      </w:r>
      <w:r>
        <w:t xml:space="preserve">                      (4-22)</w:t>
      </w:r>
    </w:p>
    <w:p w14:paraId="58945F18" w14:textId="77777777" w:rsidR="00A20A63" w:rsidRDefault="001C2EF9">
      <w:pPr>
        <w:ind w:firstLineChars="0" w:firstLine="0"/>
      </w:pPr>
      <w:r>
        <w:rPr>
          <w:position w:val="-10"/>
        </w:rPr>
        <w:object w:dxaOrig="195" w:dyaOrig="315" w14:anchorId="38F53A3F">
          <v:shape id="_x0000_i1239" type="#_x0000_t75" style="width:9.75pt;height:15.75pt" o:ole="">
            <v:imagedata r:id="rId432" o:title=""/>
          </v:shape>
          <o:OLEObject Type="Embed" ProgID="Equation.DSMT4" ShapeID="_x0000_i1239" DrawAspect="Content" ObjectID="_1512233037" r:id="rId433"/>
        </w:object>
      </w:r>
      <w:r>
        <w:t>和</w:t>
      </w:r>
      <w:r>
        <w:rPr>
          <w:position w:val="-10"/>
        </w:rPr>
        <w:object w:dxaOrig="240" w:dyaOrig="255" w14:anchorId="32C84952">
          <v:shape id="_x0000_i1240" type="#_x0000_t75" style="width:12pt;height:12.75pt" o:ole="">
            <v:imagedata r:id="rId434" o:title=""/>
          </v:shape>
          <o:OLEObject Type="Embed" ProgID="Equation.DSMT4" ShapeID="_x0000_i1240" DrawAspect="Content" ObjectID="_1512233038" r:id="rId435"/>
        </w:object>
      </w:r>
      <w:r>
        <w:t>为模型的</w:t>
      </w:r>
      <w:proofErr w:type="gramStart"/>
      <w:r>
        <w:t>待估计</w:t>
      </w:r>
      <w:proofErr w:type="gramEnd"/>
      <w:r>
        <w:t>参数，</w:t>
      </w:r>
      <w:r>
        <w:t>Blei</w:t>
      </w:r>
      <w:r>
        <w:t>引入两个超参数（即参数的参数）</w:t>
      </w:r>
      <w:r>
        <w:rPr>
          <w:position w:val="-6"/>
        </w:rPr>
        <w:object w:dxaOrig="240" w:dyaOrig="225" w14:anchorId="48B19EBD">
          <v:shape id="_x0000_i1241" type="#_x0000_t75" style="width:12pt;height:11.25pt" o:ole="">
            <v:imagedata r:id="rId436" o:title=""/>
          </v:shape>
          <o:OLEObject Type="Embed" ProgID="Equation.DSMT4" ShapeID="_x0000_i1241" DrawAspect="Content" ObjectID="_1512233039" r:id="rId437"/>
        </w:object>
      </w:r>
      <w:r>
        <w:t>和</w:t>
      </w:r>
      <w:r>
        <w:rPr>
          <w:position w:val="-10"/>
        </w:rPr>
        <w:object w:dxaOrig="240" w:dyaOrig="315" w14:anchorId="61238B3B">
          <v:shape id="_x0000_i1242" type="#_x0000_t75" style="width:12pt;height:15.75pt" o:ole="">
            <v:imagedata r:id="rId438" o:title=""/>
          </v:shape>
          <o:OLEObject Type="Embed" ProgID="Equation.DSMT4" ShapeID="_x0000_i1242" DrawAspect="Content" ObjectID="_1512233040" r:id="rId439"/>
        </w:object>
      </w:r>
      <w:r>
        <w:t>来控制这两个概率分布的分布，即：</w:t>
      </w:r>
    </w:p>
    <w:p w14:paraId="4F1108AA" w14:textId="77777777" w:rsidR="00A20A63" w:rsidRDefault="001C2EF9" w:rsidP="00EB7CB1">
      <w:pPr>
        <w:spacing w:beforeLines="100" w:before="326" w:afterLines="100" w:after="326"/>
        <w:ind w:firstLineChars="0" w:firstLine="0"/>
        <w:jc w:val="center"/>
      </w:pPr>
      <w:r>
        <w:rPr>
          <w:position w:val="-48"/>
        </w:rPr>
        <w:object w:dxaOrig="6690" w:dyaOrig="1140" w14:anchorId="2BA136B8">
          <v:shape id="_x0000_i1243" type="#_x0000_t75" style="width:334.5pt;height:57pt" o:ole="">
            <v:imagedata r:id="rId440" o:title=""/>
          </v:shape>
          <o:OLEObject Type="Embed" ProgID="Equation.DSMT4" ShapeID="_x0000_i1243" DrawAspect="Content" ObjectID="_1512233041" r:id="rId441"/>
        </w:object>
      </w:r>
    </w:p>
    <w:p w14:paraId="5B863FA4" w14:textId="77777777" w:rsidR="00A20A63" w:rsidRDefault="001C2EF9">
      <w:pPr>
        <w:ind w:firstLine="480"/>
      </w:pPr>
      <w:r>
        <w:t>参数的估计属于概率图模型的推理问题，主要算法可以分为精确推理和近似推理两类。</w:t>
      </w:r>
      <w:r>
        <w:t>LDA</w:t>
      </w:r>
      <w:r>
        <w:t>的精确推理很困难，一般采用近似推理的算法。</w:t>
      </w:r>
      <w:r>
        <w:t>Blei</w:t>
      </w:r>
      <w:r>
        <w:t>提出的是使</w:t>
      </w:r>
      <w:r>
        <w:lastRenderedPageBreak/>
        <w:t>用变分推理（</w:t>
      </w:r>
      <w:r>
        <w:t>Variational Inference</w:t>
      </w:r>
      <w:r>
        <w:t>）的方法</w:t>
      </w:r>
      <w:r>
        <w:rPr>
          <w:vertAlign w:val="superscript"/>
        </w:rPr>
        <w:t>[1</w:t>
      </w:r>
      <w:r>
        <w:rPr>
          <w:rFonts w:hint="eastAsia"/>
          <w:vertAlign w:val="superscript"/>
        </w:rPr>
        <w:t>11</w:t>
      </w:r>
      <w:r>
        <w:rPr>
          <w:vertAlign w:val="superscript"/>
        </w:rPr>
        <w:t>]</w:t>
      </w:r>
      <w:r>
        <w:t>，</w:t>
      </w:r>
      <w:r>
        <w:t>Griffiths</w:t>
      </w:r>
      <w:r>
        <w:t>提出了更为简便易懂、精度也更高的基于</w:t>
      </w:r>
      <w:r>
        <w:t>Gibbs</w:t>
      </w:r>
      <w:r>
        <w:t>采样的方法</w:t>
      </w:r>
      <w:r>
        <w:rPr>
          <w:rFonts w:hint="eastAsia"/>
        </w:rPr>
        <w:t xml:space="preserve"> </w:t>
      </w:r>
      <w:r>
        <w:rPr>
          <w:vertAlign w:val="superscript"/>
        </w:rPr>
        <w:t>[1</w:t>
      </w:r>
      <w:r>
        <w:rPr>
          <w:rFonts w:hint="eastAsia"/>
          <w:vertAlign w:val="superscript"/>
        </w:rPr>
        <w:t>12</w:t>
      </w:r>
      <w:r>
        <w:rPr>
          <w:vertAlign w:val="superscript"/>
        </w:rPr>
        <w:t>]</w:t>
      </w:r>
      <w:r>
        <w:rPr>
          <w:rFonts w:hint="eastAsia"/>
        </w:rPr>
        <w:t>，</w:t>
      </w:r>
      <w:r>
        <w:t>本文使用</w:t>
      </w:r>
      <w:r>
        <w:rPr>
          <w:rFonts w:hint="eastAsia"/>
        </w:rPr>
        <w:t>该</w:t>
      </w:r>
      <w:r>
        <w:t>方法估计</w:t>
      </w:r>
      <w:r>
        <w:t>LDA</w:t>
      </w:r>
      <w:r>
        <w:t>的参数。上文已经提到，</w:t>
      </w:r>
      <w:r>
        <w:t xml:space="preserve">Gibbs </w:t>
      </w:r>
      <w:r>
        <w:t>采样是</w:t>
      </w:r>
      <w:r>
        <w:t>Markov Chain Monte Carlo</w:t>
      </w:r>
      <w:r>
        <w:t>算法的一个特例。这个算法的运行方式是每次选取概率向量的一个维度，给定其他维度的变量值采样当前维度的值</w:t>
      </w:r>
      <w:r>
        <w:rPr>
          <w:rFonts w:hint="eastAsia"/>
        </w:rPr>
        <w:t>，</w:t>
      </w:r>
      <w:r>
        <w:t>不断迭代，直到收敛输出</w:t>
      </w:r>
      <w:proofErr w:type="gramStart"/>
      <w:r>
        <w:t>待估计</w:t>
      </w:r>
      <w:proofErr w:type="gramEnd"/>
      <w:r>
        <w:t>的参数。具体步骤如下：</w:t>
      </w:r>
    </w:p>
    <w:p w14:paraId="48446745" w14:textId="77777777" w:rsidR="00A20A63" w:rsidRDefault="001C2EF9">
      <w:pPr>
        <w:pStyle w:val="14"/>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随机给文本中的每个词语分配主题，此为Markov链的初始状态。</w:t>
      </w:r>
    </w:p>
    <w:p w14:paraId="033AA31A" w14:textId="77777777" w:rsidR="00A20A63" w:rsidRDefault="001C2EF9">
      <w:pPr>
        <w:pStyle w:val="14"/>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position w:val="-6"/>
          <w:sz w:val="24"/>
          <w:szCs w:val="24"/>
        </w:rPr>
        <w:object w:dxaOrig="135" w:dyaOrig="255" w14:anchorId="62BCF3FA">
          <v:shape id="_x0000_i1244" type="#_x0000_t75" style="width:6.75pt;height:12.75pt" o:ole="">
            <v:imagedata r:id="rId395" o:title=""/>
          </v:shape>
          <o:OLEObject Type="Embed" ProgID="Equation.DSMT4" ShapeID="_x0000_i1244" DrawAspect="Content" ObjectID="_1512233042" r:id="rId442"/>
        </w:object>
      </w:r>
      <w:r>
        <w:rPr>
          <w:rFonts w:asciiTheme="minorEastAsia" w:eastAsiaTheme="minorEastAsia" w:hAnsiTheme="minorEastAsia"/>
          <w:sz w:val="24"/>
          <w:szCs w:val="24"/>
        </w:rPr>
        <w:t>从1循环到</w:t>
      </w:r>
      <w:r>
        <w:rPr>
          <w:rFonts w:asciiTheme="minorEastAsia" w:eastAsiaTheme="minorEastAsia" w:hAnsiTheme="minorEastAsia"/>
          <w:position w:val="-6"/>
          <w:sz w:val="24"/>
          <w:szCs w:val="24"/>
        </w:rPr>
        <w:object w:dxaOrig="285" w:dyaOrig="285" w14:anchorId="05E8B470">
          <v:shape id="_x0000_i1245" type="#_x0000_t75" style="width:14.25pt;height:14.25pt" o:ole="">
            <v:imagedata r:id="rId443" o:title=""/>
          </v:shape>
          <o:OLEObject Type="Embed" ProgID="Equation.DSMT4" ShapeID="_x0000_i1245" DrawAspect="Content" ObjectID="_1512233043" r:id="rId444"/>
        </w:object>
      </w:r>
      <w:r>
        <w:rPr>
          <w:rFonts w:asciiTheme="minorEastAsia" w:eastAsiaTheme="minorEastAsia" w:hAnsiTheme="minorEastAsia"/>
          <w:sz w:val="24"/>
          <w:szCs w:val="24"/>
        </w:rPr>
        <w:t>（</w:t>
      </w:r>
      <w:r>
        <w:rPr>
          <w:rFonts w:asciiTheme="minorEastAsia" w:eastAsiaTheme="minorEastAsia" w:hAnsiTheme="minorEastAsia"/>
          <w:position w:val="-6"/>
          <w:sz w:val="24"/>
          <w:szCs w:val="24"/>
        </w:rPr>
        <w:object w:dxaOrig="285" w:dyaOrig="285" w14:anchorId="4B5ECE68">
          <v:shape id="_x0000_i1246" type="#_x0000_t75" style="width:14.25pt;height:14.25pt" o:ole="">
            <v:imagedata r:id="rId443" o:title=""/>
          </v:shape>
          <o:OLEObject Type="Embed" ProgID="Equation.DSMT4" ShapeID="_x0000_i1246" DrawAspect="Content" ObjectID="_1512233044" r:id="rId445"/>
        </w:object>
      </w:r>
      <w:r>
        <w:rPr>
          <w:rFonts w:asciiTheme="minorEastAsia" w:eastAsiaTheme="minorEastAsia" w:hAnsiTheme="minorEastAsia"/>
          <w:sz w:val="24"/>
          <w:szCs w:val="24"/>
        </w:rPr>
        <w:t>为文档中所有词语个数），分别计算</w:t>
      </w:r>
      <w:r>
        <w:rPr>
          <w:rFonts w:asciiTheme="minorEastAsia" w:eastAsiaTheme="minorEastAsia" w:hAnsiTheme="minorEastAsia"/>
          <w:position w:val="-14"/>
          <w:sz w:val="24"/>
          <w:szCs w:val="24"/>
        </w:rPr>
        <w:object w:dxaOrig="1680" w:dyaOrig="405" w14:anchorId="0F213B95">
          <v:shape id="_x0000_i1247" type="#_x0000_t75" style="width:84pt;height:20.25pt" o:ole="">
            <v:imagedata r:id="rId446" o:title=""/>
          </v:shape>
          <o:OLEObject Type="Embed" ProgID="Equation.DSMT4" ShapeID="_x0000_i1247" DrawAspect="Content" ObjectID="_1512233045" r:id="rId447"/>
        </w:object>
      </w:r>
      <w:r>
        <w:rPr>
          <w:rFonts w:asciiTheme="minorEastAsia" w:eastAsiaTheme="minorEastAsia" w:hAnsiTheme="minorEastAsia"/>
          <w:sz w:val="24"/>
          <w:szCs w:val="24"/>
        </w:rPr>
        <w:t>，如式(4-23)所示，即排除</w:t>
      </w:r>
      <w:proofErr w:type="gramStart"/>
      <w:r>
        <w:rPr>
          <w:rFonts w:asciiTheme="minorEastAsia" w:eastAsiaTheme="minorEastAsia" w:hAnsiTheme="minorEastAsia"/>
          <w:sz w:val="24"/>
          <w:szCs w:val="24"/>
        </w:rPr>
        <w:t>当前词</w:t>
      </w:r>
      <w:proofErr w:type="gramEnd"/>
      <w:r>
        <w:rPr>
          <w:rFonts w:asciiTheme="minorEastAsia" w:eastAsiaTheme="minorEastAsia" w:hAnsiTheme="minorEastAsia"/>
          <w:sz w:val="24"/>
          <w:szCs w:val="24"/>
        </w:rPr>
        <w:t>的主题分配，根据其他所有词的主题分配估计</w:t>
      </w:r>
      <w:proofErr w:type="gramStart"/>
      <w:r>
        <w:rPr>
          <w:rFonts w:asciiTheme="minorEastAsia" w:eastAsiaTheme="minorEastAsia" w:hAnsiTheme="minorEastAsia"/>
          <w:sz w:val="24"/>
          <w:szCs w:val="24"/>
        </w:rPr>
        <w:t>当前词分配</w:t>
      </w:r>
      <w:r>
        <w:rPr>
          <w:rFonts w:asciiTheme="minorEastAsia" w:eastAsiaTheme="minorEastAsia" w:hAnsiTheme="minorEastAsia" w:hint="eastAsia"/>
          <w:sz w:val="24"/>
          <w:szCs w:val="24"/>
        </w:rPr>
        <w:t>各</w:t>
      </w:r>
      <w:r>
        <w:rPr>
          <w:rFonts w:asciiTheme="minorEastAsia" w:eastAsiaTheme="minorEastAsia" w:hAnsiTheme="minorEastAsia"/>
          <w:sz w:val="24"/>
          <w:szCs w:val="24"/>
        </w:rPr>
        <w:t>主题</w:t>
      </w:r>
      <w:proofErr w:type="gramEnd"/>
      <w:r>
        <w:rPr>
          <w:rFonts w:asciiTheme="minorEastAsia" w:eastAsiaTheme="minorEastAsia" w:hAnsiTheme="minorEastAsia"/>
          <w:sz w:val="24"/>
          <w:szCs w:val="24"/>
        </w:rPr>
        <w:t>的概率。当得到</w:t>
      </w:r>
      <w:proofErr w:type="gramStart"/>
      <w:r>
        <w:rPr>
          <w:rFonts w:asciiTheme="minorEastAsia" w:eastAsiaTheme="minorEastAsia" w:hAnsiTheme="minorEastAsia"/>
          <w:sz w:val="24"/>
          <w:szCs w:val="24"/>
        </w:rPr>
        <w:t>当前词针对</w:t>
      </w:r>
      <w:proofErr w:type="gramEnd"/>
      <w:r>
        <w:rPr>
          <w:rFonts w:asciiTheme="minorEastAsia" w:eastAsiaTheme="minorEastAsia" w:hAnsiTheme="minorEastAsia"/>
          <w:sz w:val="24"/>
          <w:szCs w:val="24"/>
        </w:rPr>
        <w:t>所有主题的概率分布后，根据该概率分布采样该词的新的主题，即为Markov链的下一个状态。</w:t>
      </w:r>
    </w:p>
    <w:p w14:paraId="7B8FD889"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position w:val="-74"/>
        </w:rPr>
        <w:object w:dxaOrig="4275" w:dyaOrig="1605" w14:anchorId="08F787C4">
          <v:shape id="_x0000_i1248" type="#_x0000_t75" style="width:213.75pt;height:80.25pt" o:ole="">
            <v:imagedata r:id="rId448" o:title=""/>
          </v:shape>
          <o:OLEObject Type="Embed" ProgID="Equation.DSMT4" ShapeID="_x0000_i1248" DrawAspect="Content" ObjectID="_1512233046" r:id="rId449"/>
        </w:object>
      </w:r>
      <w:r>
        <w:rPr>
          <w:rFonts w:asciiTheme="minorEastAsia" w:eastAsiaTheme="minorEastAsia" w:hAnsiTheme="minorEastAsia"/>
        </w:rPr>
        <w:t xml:space="preserve">               </w:t>
      </w:r>
      <w:r>
        <w:rPr>
          <w:rFonts w:eastAsiaTheme="minorEastAsia"/>
        </w:rPr>
        <w:t>(4-23)</w:t>
      </w:r>
    </w:p>
    <w:p w14:paraId="5872F389" w14:textId="77777777" w:rsidR="00A20A63" w:rsidRDefault="001C2EF9">
      <w:pPr>
        <w:pStyle w:val="14"/>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2"/>
          <w:sz w:val="24"/>
          <w:szCs w:val="24"/>
        </w:rPr>
        <w:object w:dxaOrig="315" w:dyaOrig="360" w14:anchorId="1B202C5E">
          <v:shape id="_x0000_i1249" type="#_x0000_t75" style="width:15.75pt;height:18.75pt" o:ole="">
            <v:imagedata r:id="rId450" o:title=""/>
          </v:shape>
          <o:OLEObject Type="Embed" ProgID="Equation.DSMT4" ShapeID="_x0000_i1249" DrawAspect="Content" ObjectID="_1512233047" r:id="rId451"/>
        </w:object>
      </w:r>
      <w:r>
        <w:rPr>
          <w:rFonts w:asciiTheme="minorEastAsia" w:eastAsiaTheme="minorEastAsia" w:hAnsiTheme="minorEastAsia"/>
          <w:sz w:val="24"/>
          <w:szCs w:val="24"/>
        </w:rPr>
        <w:t>表示除第</w:t>
      </w:r>
      <w:r>
        <w:rPr>
          <w:rFonts w:asciiTheme="minorEastAsia" w:eastAsiaTheme="minorEastAsia" w:hAnsiTheme="minorEastAsia"/>
          <w:position w:val="-6"/>
          <w:sz w:val="24"/>
          <w:szCs w:val="24"/>
        </w:rPr>
        <w:object w:dxaOrig="135" w:dyaOrig="255" w14:anchorId="3C52D489">
          <v:shape id="_x0000_i1250" type="#_x0000_t75" style="width:6.75pt;height:12.75pt" o:ole="">
            <v:imagedata r:id="rId395" o:title=""/>
          </v:shape>
          <o:OLEObject Type="Embed" ProgID="Equation.DSMT4" ShapeID="_x0000_i1250" DrawAspect="Content" ObjectID="_1512233048" r:id="rId452"/>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0B0630F">
          <v:shape id="_x0000_i1251" type="#_x0000_t75" style="width:14.25pt;height:18.75pt" o:ole="">
            <v:imagedata r:id="rId453" o:title=""/>
          </v:shape>
          <o:OLEObject Type="Embed" ProgID="Equation.DSMT4" ShapeID="_x0000_i1251" DrawAspect="Content" ObjectID="_1512233049" r:id="rId454"/>
        </w:object>
      </w:r>
      <w:r>
        <w:rPr>
          <w:rFonts w:asciiTheme="minorEastAsia" w:eastAsiaTheme="minorEastAsia" w:hAnsiTheme="minorEastAsia"/>
          <w:sz w:val="24"/>
          <w:szCs w:val="24"/>
        </w:rPr>
        <w:t>外其他所有词的主题分配；</w:t>
      </w:r>
      <w:r>
        <w:rPr>
          <w:rFonts w:asciiTheme="minorEastAsia" w:eastAsiaTheme="minorEastAsia" w:hAnsiTheme="minorEastAsia"/>
          <w:position w:val="-14"/>
          <w:sz w:val="24"/>
          <w:szCs w:val="24"/>
        </w:rPr>
        <w:object w:dxaOrig="435" w:dyaOrig="420" w14:anchorId="19D527BE">
          <v:shape id="_x0000_i1252" type="#_x0000_t75" style="width:21.75pt;height:21pt" o:ole="">
            <v:imagedata r:id="rId455" o:title=""/>
          </v:shape>
          <o:OLEObject Type="Embed" ProgID="Equation.DSMT4" ShapeID="_x0000_i1252" DrawAspect="Content" ObjectID="_1512233050" r:id="rId456"/>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21627014">
          <v:shape id="_x0000_i1253" type="#_x0000_t75" style="width:9.75pt;height:15pt" o:ole="">
            <v:imagedata r:id="rId407" o:title=""/>
          </v:shape>
          <o:OLEObject Type="Embed" ProgID="Equation.DSMT4" ShapeID="_x0000_i1253" DrawAspect="Content" ObjectID="_1512233051" r:id="rId457"/>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587270C0">
          <v:shape id="_x0000_i1254" type="#_x0000_t75" style="width:6.75pt;height:12.75pt" o:ole="">
            <v:imagedata r:id="rId395" o:title=""/>
          </v:shape>
          <o:OLEObject Type="Embed" ProgID="Equation.DSMT4" ShapeID="_x0000_i1254" DrawAspect="Content" ObjectID="_1512233052" r:id="rId458"/>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395C6C83">
          <v:shape id="_x0000_i1255" type="#_x0000_t75" style="width:14.25pt;height:18.75pt" o:ole="">
            <v:imagedata r:id="rId453" o:title=""/>
          </v:shape>
          <o:OLEObject Type="Embed" ProgID="Equation.DSMT4" ShapeID="_x0000_i1255" DrawAspect="Content" ObjectID="_1512233053" r:id="rId459"/>
        </w:object>
      </w:r>
      <w:r>
        <w:rPr>
          <w:rFonts w:asciiTheme="minorEastAsia" w:eastAsiaTheme="minorEastAsia" w:hAnsiTheme="minorEastAsia"/>
          <w:sz w:val="24"/>
          <w:szCs w:val="24"/>
        </w:rPr>
        <w:t>外其他与</w:t>
      </w:r>
      <w:r>
        <w:rPr>
          <w:rFonts w:asciiTheme="minorEastAsia" w:eastAsiaTheme="minorEastAsia" w:hAnsiTheme="minorEastAsia"/>
          <w:position w:val="-12"/>
          <w:sz w:val="24"/>
          <w:szCs w:val="24"/>
        </w:rPr>
        <w:object w:dxaOrig="285" w:dyaOrig="360" w14:anchorId="29BBB39C">
          <v:shape id="_x0000_i1256" type="#_x0000_t75" style="width:14.25pt;height:18.75pt" o:ole="">
            <v:imagedata r:id="rId453" o:title=""/>
          </v:shape>
          <o:OLEObject Type="Embed" ProgID="Equation.DSMT4" ShapeID="_x0000_i1256" DrawAspect="Content" ObjectID="_1512233054" r:id="rId460"/>
        </w:object>
      </w:r>
      <w:r>
        <w:rPr>
          <w:rFonts w:asciiTheme="minorEastAsia" w:eastAsiaTheme="minorEastAsia" w:hAnsiTheme="minorEastAsia"/>
          <w:sz w:val="24"/>
          <w:szCs w:val="24"/>
        </w:rPr>
        <w:t>相同的词语个数；</w:t>
      </w:r>
      <w:r>
        <w:rPr>
          <w:rFonts w:asciiTheme="minorEastAsia" w:eastAsiaTheme="minorEastAsia" w:hAnsiTheme="minorEastAsia"/>
          <w:position w:val="-14"/>
          <w:sz w:val="24"/>
          <w:szCs w:val="24"/>
        </w:rPr>
        <w:object w:dxaOrig="435" w:dyaOrig="420" w14:anchorId="20E62F3B">
          <v:shape id="_x0000_i1257" type="#_x0000_t75" style="width:21.75pt;height:21pt" o:ole="">
            <v:imagedata r:id="rId461" o:title=""/>
          </v:shape>
          <o:OLEObject Type="Embed" ProgID="Equation.DSMT4" ShapeID="_x0000_i1257" DrawAspect="Content" ObjectID="_1512233055" r:id="rId462"/>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39AEAFD1">
          <v:shape id="_x0000_i1258" type="#_x0000_t75" style="width:9.75pt;height:15pt" o:ole="">
            <v:imagedata r:id="rId407" o:title=""/>
          </v:shape>
          <o:OLEObject Type="Embed" ProgID="Equation.DSMT4" ShapeID="_x0000_i1258" DrawAspect="Content" ObjectID="_1512233056" r:id="rId463"/>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7D9BC667">
          <v:shape id="_x0000_i1259" type="#_x0000_t75" style="width:6.75pt;height:12.75pt" o:ole="">
            <v:imagedata r:id="rId395" o:title=""/>
          </v:shape>
          <o:OLEObject Type="Embed" ProgID="Equation.DSMT4" ShapeID="_x0000_i1259" DrawAspect="Content" ObjectID="_1512233057" r:id="rId464"/>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C1769AF">
          <v:shape id="_x0000_i1260" type="#_x0000_t75" style="width:14.25pt;height:18.75pt" o:ole="">
            <v:imagedata r:id="rId453" o:title=""/>
          </v:shape>
          <o:OLEObject Type="Embed" ProgID="Equation.DSMT4" ShapeID="_x0000_i1260" DrawAspect="Content" ObjectID="_1512233058" r:id="rId465"/>
        </w:object>
      </w:r>
      <w:r>
        <w:rPr>
          <w:rFonts w:asciiTheme="minorEastAsia" w:eastAsiaTheme="minorEastAsia" w:hAnsiTheme="minorEastAsia"/>
          <w:sz w:val="24"/>
          <w:szCs w:val="24"/>
        </w:rPr>
        <w:t>外所有词语个数；</w:t>
      </w:r>
      <w:r>
        <w:rPr>
          <w:rFonts w:asciiTheme="minorEastAsia" w:eastAsiaTheme="minorEastAsia" w:hAnsiTheme="minorEastAsia"/>
          <w:position w:val="-14"/>
          <w:sz w:val="24"/>
          <w:szCs w:val="24"/>
        </w:rPr>
        <w:object w:dxaOrig="435" w:dyaOrig="420" w14:anchorId="093E399E">
          <v:shape id="_x0000_i1261" type="#_x0000_t75" style="width:21.75pt;height:21pt" o:ole="">
            <v:imagedata r:id="rId466" o:title=""/>
          </v:shape>
          <o:OLEObject Type="Embed" ProgID="Equation.DSMT4" ShapeID="_x0000_i1261" DrawAspect="Content" ObjectID="_1512233059" r:id="rId467"/>
        </w:object>
      </w:r>
      <w:r>
        <w:rPr>
          <w:rFonts w:asciiTheme="minorEastAsia" w:eastAsiaTheme="minorEastAsia" w:hAnsiTheme="minorEastAsia"/>
          <w:sz w:val="24"/>
          <w:szCs w:val="24"/>
        </w:rPr>
        <w:t>表示当前词语所在文档</w:t>
      </w:r>
      <w:r>
        <w:rPr>
          <w:rFonts w:asciiTheme="minorEastAsia" w:eastAsiaTheme="minorEastAsia" w:hAnsiTheme="minorEastAsia"/>
          <w:position w:val="-12"/>
          <w:sz w:val="24"/>
          <w:szCs w:val="24"/>
        </w:rPr>
        <w:object w:dxaOrig="240" w:dyaOrig="360" w14:anchorId="33350A1D">
          <v:shape id="_x0000_i1262" type="#_x0000_t75" style="width:12pt;height:18.75pt" o:ole="">
            <v:imagedata r:id="rId468" o:title=""/>
          </v:shape>
          <o:OLEObject Type="Embed" ProgID="Equation.DSMT4" ShapeID="_x0000_i1262" DrawAspect="Content" ObjectID="_1512233060" r:id="rId469"/>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14D1B85B">
          <v:shape id="_x0000_i1263" type="#_x0000_t75" style="width:9.75pt;height:15pt" o:ole="">
            <v:imagedata r:id="rId407" o:title=""/>
          </v:shape>
          <o:OLEObject Type="Embed" ProgID="Equation.DSMT4" ShapeID="_x0000_i1263" DrawAspect="Content" ObjectID="_1512233061" r:id="rId470"/>
        </w:object>
      </w:r>
      <w:r>
        <w:rPr>
          <w:rFonts w:asciiTheme="minorEastAsia" w:eastAsiaTheme="minorEastAsia" w:hAnsiTheme="minorEastAsia"/>
          <w:sz w:val="24"/>
          <w:szCs w:val="24"/>
        </w:rPr>
        <w:t>的词语个数，不包括</w:t>
      </w:r>
      <w:r>
        <w:rPr>
          <w:rFonts w:asciiTheme="minorEastAsia" w:eastAsiaTheme="minorEastAsia" w:hAnsiTheme="minorEastAsia"/>
          <w:position w:val="-12"/>
          <w:sz w:val="24"/>
          <w:szCs w:val="24"/>
        </w:rPr>
        <w:object w:dxaOrig="615" w:dyaOrig="360" w14:anchorId="4C9A28EA">
          <v:shape id="_x0000_i1264" type="#_x0000_t75" style="width:30.75pt;height:18.75pt" o:ole="">
            <v:imagedata r:id="rId471" o:title=""/>
          </v:shape>
          <o:OLEObject Type="Embed" ProgID="Equation.DSMT4" ShapeID="_x0000_i1264" DrawAspect="Content" ObjectID="_1512233062" r:id="rId472"/>
        </w:object>
      </w:r>
      <w:r>
        <w:rPr>
          <w:rFonts w:asciiTheme="minorEastAsia" w:eastAsiaTheme="minorEastAsia" w:hAnsiTheme="minorEastAsia"/>
          <w:sz w:val="24"/>
          <w:szCs w:val="24"/>
        </w:rPr>
        <w:t>这次分配；</w:t>
      </w:r>
      <w:r>
        <w:rPr>
          <w:rFonts w:asciiTheme="minorEastAsia" w:eastAsiaTheme="minorEastAsia" w:hAnsiTheme="minorEastAsia"/>
          <w:position w:val="-14"/>
          <w:sz w:val="24"/>
          <w:szCs w:val="24"/>
        </w:rPr>
        <w:object w:dxaOrig="435" w:dyaOrig="420" w14:anchorId="51207924">
          <v:shape id="_x0000_i1265" type="#_x0000_t75" style="width:21.75pt;height:21pt" o:ole="">
            <v:imagedata r:id="rId473" o:title=""/>
          </v:shape>
          <o:OLEObject Type="Embed" ProgID="Equation.DSMT4" ShapeID="_x0000_i1265" DrawAspect="Content" ObjectID="_1512233063" r:id="rId474"/>
        </w:object>
      </w:r>
      <w:r>
        <w:rPr>
          <w:rFonts w:asciiTheme="minorEastAsia" w:eastAsiaTheme="minorEastAsia" w:hAnsiTheme="minorEastAsia"/>
          <w:sz w:val="24"/>
          <w:szCs w:val="24"/>
        </w:rPr>
        <w:t>表示文档</w:t>
      </w:r>
      <w:r>
        <w:rPr>
          <w:rFonts w:asciiTheme="minorEastAsia" w:eastAsiaTheme="minorEastAsia" w:hAnsiTheme="minorEastAsia"/>
          <w:position w:val="-12"/>
          <w:sz w:val="24"/>
          <w:szCs w:val="24"/>
        </w:rPr>
        <w:object w:dxaOrig="240" w:dyaOrig="360" w14:anchorId="65D435A3">
          <v:shape id="_x0000_i1266" type="#_x0000_t75" style="width:12pt;height:18.75pt" o:ole="">
            <v:imagedata r:id="rId468" o:title=""/>
          </v:shape>
          <o:OLEObject Type="Embed" ProgID="Equation.DSMT4" ShapeID="_x0000_i1266" DrawAspect="Content" ObjectID="_1512233064" r:id="rId475"/>
        </w:object>
      </w:r>
      <w:r>
        <w:rPr>
          <w:rFonts w:asciiTheme="minorEastAsia" w:eastAsiaTheme="minorEastAsia" w:hAnsiTheme="minorEastAsia"/>
          <w:sz w:val="24"/>
          <w:szCs w:val="24"/>
        </w:rPr>
        <w:t>中所有分配了主题的词语个数，同样不包括</w:t>
      </w:r>
      <w:r>
        <w:rPr>
          <w:rFonts w:asciiTheme="minorEastAsia" w:eastAsiaTheme="minorEastAsia" w:hAnsiTheme="minorEastAsia"/>
          <w:position w:val="-12"/>
          <w:sz w:val="24"/>
          <w:szCs w:val="24"/>
        </w:rPr>
        <w:object w:dxaOrig="615" w:dyaOrig="360" w14:anchorId="191AAD12">
          <v:shape id="_x0000_i1267" type="#_x0000_t75" style="width:30.75pt;height:18.75pt" o:ole="">
            <v:imagedata r:id="rId471" o:title=""/>
          </v:shape>
          <o:OLEObject Type="Embed" ProgID="Equation.DSMT4" ShapeID="_x0000_i1267" DrawAspect="Content" ObjectID="_1512233065" r:id="rId476"/>
        </w:object>
      </w:r>
      <w:r>
        <w:rPr>
          <w:rFonts w:asciiTheme="minorEastAsia" w:eastAsiaTheme="minorEastAsia" w:hAnsiTheme="minorEastAsia"/>
          <w:sz w:val="24"/>
          <w:szCs w:val="24"/>
        </w:rPr>
        <w:t>这次分配。</w:t>
      </w:r>
    </w:p>
    <w:p w14:paraId="4CF5B199" w14:textId="77777777" w:rsidR="00A20A63" w:rsidRDefault="001C2EF9">
      <w:pPr>
        <w:pStyle w:val="14"/>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迭代第2)步足够次数以后，认为Markov</w:t>
      </w:r>
      <w:proofErr w:type="gramStart"/>
      <w:r>
        <w:rPr>
          <w:rFonts w:asciiTheme="minorEastAsia" w:eastAsiaTheme="minorEastAsia" w:hAnsiTheme="minorEastAsia"/>
          <w:sz w:val="24"/>
          <w:szCs w:val="24"/>
        </w:rPr>
        <w:t>链接近</w:t>
      </w:r>
      <w:proofErr w:type="gramEnd"/>
      <w:r>
        <w:rPr>
          <w:rFonts w:asciiTheme="minorEastAsia" w:eastAsiaTheme="minorEastAsia" w:hAnsiTheme="minorEastAsia"/>
          <w:sz w:val="24"/>
          <w:szCs w:val="24"/>
        </w:rPr>
        <w:t>目标分布。用</w:t>
      </w:r>
      <w:r>
        <w:rPr>
          <w:rFonts w:asciiTheme="minorEastAsia" w:eastAsiaTheme="minorEastAsia" w:hAnsiTheme="minorEastAsia"/>
          <w:position w:val="-6"/>
          <w:sz w:val="24"/>
          <w:szCs w:val="24"/>
        </w:rPr>
        <w:object w:dxaOrig="240" w:dyaOrig="225" w14:anchorId="2F6E52DF">
          <v:shape id="_x0000_i1268" type="#_x0000_t75" style="width:12pt;height:11.25pt" o:ole="">
            <v:imagedata r:id="rId477" o:title=""/>
          </v:shape>
          <o:OLEObject Type="Embed" ProgID="Equation.DSMT4" ShapeID="_x0000_i1268" DrawAspect="Content" ObjectID="_1512233066" r:id="rId478"/>
        </w:object>
      </w:r>
      <w:r>
        <w:rPr>
          <w:rFonts w:asciiTheme="minorEastAsia" w:eastAsiaTheme="minorEastAsia" w:hAnsiTheme="minorEastAsia"/>
          <w:sz w:val="24"/>
          <w:szCs w:val="24"/>
        </w:rPr>
        <w:t>表示</w:t>
      </w:r>
      <w:r>
        <w:rPr>
          <w:rFonts w:asciiTheme="minorEastAsia" w:eastAsiaTheme="minorEastAsia" w:hAnsiTheme="minorEastAsia"/>
          <w:position w:val="-6"/>
          <w:sz w:val="24"/>
          <w:szCs w:val="24"/>
        </w:rPr>
        <w:object w:dxaOrig="285" w:dyaOrig="285" w14:anchorId="366E0BDB">
          <v:shape id="_x0000_i1269" type="#_x0000_t75" style="width:14.25pt;height:14.25pt" o:ole="">
            <v:imagedata r:id="rId416" o:title=""/>
          </v:shape>
          <o:OLEObject Type="Embed" ProgID="Equation.DSMT4" ShapeID="_x0000_i1269" DrawAspect="Content" ObjectID="_1512233067" r:id="rId479"/>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hint="eastAsia"/>
          <w:sz w:val="24"/>
          <w:szCs w:val="24"/>
        </w:rPr>
        <w:t>词典</w:t>
      </w:r>
      <w:r>
        <w:rPr>
          <w:rFonts w:asciiTheme="minorEastAsia" w:eastAsiaTheme="minorEastAsia" w:hAnsiTheme="minorEastAsia"/>
          <w:sz w:val="24"/>
          <w:szCs w:val="24"/>
        </w:rPr>
        <w:t>集中的某个单一样本，</w:t>
      </w:r>
      <w:r>
        <w:rPr>
          <w:rFonts w:asciiTheme="minorEastAsia" w:eastAsiaTheme="minorEastAsia" w:hAnsiTheme="minorEastAsia"/>
          <w:position w:val="-10"/>
          <w:sz w:val="24"/>
          <w:szCs w:val="24"/>
        </w:rPr>
        <w:object w:dxaOrig="195" w:dyaOrig="315" w14:anchorId="36C9980B">
          <v:shape id="_x0000_i1270" type="#_x0000_t75" style="width:9.75pt;height:15.75pt" o:ole="">
            <v:imagedata r:id="rId432" o:title=""/>
          </v:shape>
          <o:OLEObject Type="Embed" ProgID="Equation.DSMT4" ShapeID="_x0000_i1270" DrawAspect="Content" ObjectID="_1512233068" r:id="rId480"/>
        </w:object>
      </w:r>
      <w:r>
        <w:rPr>
          <w:rFonts w:asciiTheme="minorEastAsia" w:eastAsiaTheme="minorEastAsia" w:hAnsiTheme="minorEastAsia"/>
          <w:sz w:val="24"/>
          <w:szCs w:val="24"/>
        </w:rPr>
        <w:t>和</w:t>
      </w:r>
      <w:r>
        <w:rPr>
          <w:rFonts w:asciiTheme="minorEastAsia" w:eastAsiaTheme="minorEastAsia" w:hAnsiTheme="minorEastAsia"/>
          <w:position w:val="-10"/>
          <w:sz w:val="24"/>
          <w:szCs w:val="24"/>
        </w:rPr>
        <w:object w:dxaOrig="240" w:dyaOrig="255" w14:anchorId="6EDA9C69">
          <v:shape id="_x0000_i1271" type="#_x0000_t75" style="width:12pt;height:12.75pt" o:ole="">
            <v:imagedata r:id="rId434" o:title=""/>
          </v:shape>
          <o:OLEObject Type="Embed" ProgID="Equation.DSMT4" ShapeID="_x0000_i1271" DrawAspect="Content" ObjectID="_1512233069" r:id="rId481"/>
        </w:object>
      </w:r>
      <w:r>
        <w:rPr>
          <w:rFonts w:asciiTheme="minorEastAsia" w:eastAsiaTheme="minorEastAsia" w:hAnsiTheme="minorEastAsia"/>
          <w:sz w:val="24"/>
          <w:szCs w:val="24"/>
        </w:rPr>
        <w:t>的值按下式估算得到：</w:t>
      </w:r>
    </w:p>
    <w:p w14:paraId="08AB2AD4"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position w:val="-34"/>
        </w:rPr>
        <w:object w:dxaOrig="3585" w:dyaOrig="795" w14:anchorId="53AF4DBF">
          <v:shape id="_x0000_i1272" type="#_x0000_t75" style="width:179.25pt;height:39pt" o:ole="">
            <v:imagedata r:id="rId482" o:title=""/>
          </v:shape>
          <o:OLEObject Type="Embed" ProgID="Equation.DSMT4" ShapeID="_x0000_i1272" DrawAspect="Content" ObjectID="_1512233070" r:id="rId483"/>
        </w:object>
      </w:r>
      <w:r>
        <w:rPr>
          <w:rFonts w:asciiTheme="minorEastAsia" w:eastAsiaTheme="minorEastAsia" w:hAnsiTheme="minorEastAsia"/>
        </w:rPr>
        <w:t xml:space="preserve">           </w:t>
      </w:r>
      <w:r>
        <w:rPr>
          <w:rFonts w:eastAsiaTheme="minorEastAsia"/>
        </w:rPr>
        <w:t xml:space="preserve"> (4-24)</w:t>
      </w:r>
    </w:p>
    <w:p w14:paraId="2996BE3D" w14:textId="77777777" w:rsidR="00A20A63" w:rsidRDefault="001C2EF9">
      <w:pPr>
        <w:pStyle w:val="14"/>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4"/>
          <w:sz w:val="24"/>
          <w:szCs w:val="24"/>
        </w:rPr>
        <w:object w:dxaOrig="405" w:dyaOrig="420" w14:anchorId="07467DEB">
          <v:shape id="_x0000_i1273" type="#_x0000_t75" style="width:20.25pt;height:21pt" o:ole="">
            <v:imagedata r:id="rId484" o:title=""/>
          </v:shape>
          <o:OLEObject Type="Embed" ProgID="Equation.DSMT4" ShapeID="_x0000_i1273" DrawAspect="Content" ObjectID="_1512233071" r:id="rId485"/>
        </w:object>
      </w:r>
      <w:proofErr w:type="gramStart"/>
      <w:r>
        <w:rPr>
          <w:rFonts w:asciiTheme="minorEastAsia" w:eastAsiaTheme="minorEastAsia" w:hAnsiTheme="minorEastAsia"/>
          <w:sz w:val="24"/>
          <w:szCs w:val="24"/>
        </w:rPr>
        <w:t>表示词</w:t>
      </w:r>
      <w:r>
        <w:rPr>
          <w:rFonts w:asciiTheme="minorEastAsia" w:eastAsiaTheme="minorEastAsia" w:hAnsiTheme="minorEastAsia" w:hint="eastAsia"/>
          <w:sz w:val="24"/>
          <w:szCs w:val="24"/>
        </w:rPr>
        <w:t>项</w:t>
      </w:r>
      <w:proofErr w:type="gramEnd"/>
      <w:r>
        <w:rPr>
          <w:rFonts w:asciiTheme="minorEastAsia" w:eastAsiaTheme="minorEastAsia" w:hAnsiTheme="minorEastAsia"/>
          <w:position w:val="-6"/>
          <w:sz w:val="24"/>
          <w:szCs w:val="24"/>
        </w:rPr>
        <w:object w:dxaOrig="240" w:dyaOrig="225" w14:anchorId="36595891">
          <v:shape id="_x0000_i1274" type="#_x0000_t75" style="width:12pt;height:11.25pt" o:ole="">
            <v:imagedata r:id="rId477" o:title=""/>
          </v:shape>
          <o:OLEObject Type="Embed" ProgID="Equation.DSMT4" ShapeID="_x0000_i1274" DrawAspect="Content" ObjectID="_1512233072" r:id="rId486"/>
        </w:object>
      </w:r>
      <w:r>
        <w:rPr>
          <w:rFonts w:asciiTheme="minorEastAsia" w:eastAsiaTheme="minorEastAsia" w:hAnsiTheme="minorEastAsia"/>
          <w:sz w:val="24"/>
          <w:szCs w:val="24"/>
        </w:rPr>
        <w:t>分配给主题</w:t>
      </w:r>
      <w:r>
        <w:rPr>
          <w:rFonts w:asciiTheme="minorEastAsia" w:eastAsiaTheme="minorEastAsia" w:hAnsiTheme="minorEastAsia"/>
          <w:position w:val="-10"/>
          <w:sz w:val="24"/>
          <w:szCs w:val="24"/>
        </w:rPr>
        <w:object w:dxaOrig="195" w:dyaOrig="300" w14:anchorId="1CA7955C">
          <v:shape id="_x0000_i1275" type="#_x0000_t75" style="width:9.75pt;height:15pt" o:ole="">
            <v:imagedata r:id="rId407" o:title=""/>
          </v:shape>
          <o:OLEObject Type="Embed" ProgID="Equation.DSMT4" ShapeID="_x0000_i1275" DrawAspect="Content" ObjectID="_1512233073" r:id="rId487"/>
        </w:object>
      </w:r>
      <w:r>
        <w:rPr>
          <w:rFonts w:asciiTheme="minorEastAsia" w:eastAsiaTheme="minorEastAsia" w:hAnsiTheme="minorEastAsia"/>
          <w:sz w:val="24"/>
          <w:szCs w:val="24"/>
        </w:rPr>
        <w:t>的频数；</w:t>
      </w:r>
      <w:r>
        <w:rPr>
          <w:rFonts w:asciiTheme="minorEastAsia" w:eastAsiaTheme="minorEastAsia" w:hAnsiTheme="minorEastAsia"/>
          <w:position w:val="-14"/>
          <w:sz w:val="24"/>
          <w:szCs w:val="24"/>
        </w:rPr>
        <w:object w:dxaOrig="345" w:dyaOrig="420" w14:anchorId="6419A65D">
          <v:shape id="_x0000_i1276" type="#_x0000_t75" style="width:17.25pt;height:21pt" o:ole="">
            <v:imagedata r:id="rId488" o:title=""/>
          </v:shape>
          <o:OLEObject Type="Embed" ProgID="Equation.DSMT4" ShapeID="_x0000_i1276" DrawAspect="Content" ObjectID="_1512233074" r:id="rId489"/>
        </w:object>
      </w:r>
      <w:r>
        <w:rPr>
          <w:rFonts w:asciiTheme="minorEastAsia" w:eastAsiaTheme="minorEastAsia" w:hAnsiTheme="minorEastAsia"/>
          <w:sz w:val="24"/>
          <w:szCs w:val="24"/>
        </w:rPr>
        <w:t>表示分配给主题</w:t>
      </w:r>
      <w:r>
        <w:rPr>
          <w:rFonts w:asciiTheme="minorEastAsia" w:eastAsiaTheme="minorEastAsia" w:hAnsiTheme="minorEastAsia"/>
          <w:position w:val="-10"/>
          <w:sz w:val="24"/>
          <w:szCs w:val="24"/>
        </w:rPr>
        <w:object w:dxaOrig="195" w:dyaOrig="300" w14:anchorId="4710239D">
          <v:shape id="_x0000_i1277" type="#_x0000_t75" style="width:9.75pt;height:15pt" o:ole="">
            <v:imagedata r:id="rId407" o:title=""/>
          </v:shape>
          <o:OLEObject Type="Embed" ProgID="Equation.DSMT4" ShapeID="_x0000_i1277" DrawAspect="Content" ObjectID="_1512233075" r:id="rId490"/>
        </w:object>
      </w:r>
      <w:r>
        <w:rPr>
          <w:rFonts w:asciiTheme="minorEastAsia" w:eastAsiaTheme="minorEastAsia" w:hAnsiTheme="minorEastAsia"/>
          <w:sz w:val="24"/>
          <w:szCs w:val="24"/>
        </w:rPr>
        <w:t>的所有词数；</w:t>
      </w:r>
      <w:r>
        <w:rPr>
          <w:rFonts w:asciiTheme="minorEastAsia" w:eastAsiaTheme="minorEastAsia" w:hAnsiTheme="minorEastAsia"/>
          <w:position w:val="-14"/>
          <w:sz w:val="24"/>
          <w:szCs w:val="24"/>
        </w:rPr>
        <w:object w:dxaOrig="405" w:dyaOrig="420" w14:anchorId="5133121B">
          <v:shape id="_x0000_i1278" type="#_x0000_t75" style="width:20.25pt;height:21pt" o:ole="">
            <v:imagedata r:id="rId491" o:title=""/>
          </v:shape>
          <o:OLEObject Type="Embed" ProgID="Equation.DSMT4" ShapeID="_x0000_i1278" DrawAspect="Content" ObjectID="_1512233076" r:id="rId492"/>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2F4A6802">
          <v:shape id="_x0000_i1279" type="#_x0000_t75" style="width:11.25pt;height:14.25pt" o:ole="">
            <v:imagedata r:id="rId493" o:title=""/>
          </v:shape>
          <o:OLEObject Type="Embed" ProgID="Equation.DSMT4" ShapeID="_x0000_i1279" DrawAspect="Content" ObjectID="_1512233077" r:id="rId494"/>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5484D22B">
          <v:shape id="_x0000_i1280" type="#_x0000_t75" style="width:9.75pt;height:15pt" o:ole="">
            <v:imagedata r:id="rId407" o:title=""/>
          </v:shape>
          <o:OLEObject Type="Embed" ProgID="Equation.DSMT4" ShapeID="_x0000_i1280" DrawAspect="Content" ObjectID="_1512233078" r:id="rId495"/>
        </w:object>
      </w:r>
      <w:r>
        <w:rPr>
          <w:rFonts w:asciiTheme="minorEastAsia" w:eastAsiaTheme="minorEastAsia" w:hAnsiTheme="minorEastAsia"/>
          <w:sz w:val="24"/>
          <w:szCs w:val="24"/>
        </w:rPr>
        <w:t>的词数；</w:t>
      </w:r>
      <w:r>
        <w:rPr>
          <w:rFonts w:asciiTheme="minorEastAsia" w:eastAsiaTheme="minorEastAsia" w:hAnsiTheme="minorEastAsia"/>
          <w:position w:val="-12"/>
          <w:sz w:val="24"/>
          <w:szCs w:val="24"/>
        </w:rPr>
        <w:object w:dxaOrig="405" w:dyaOrig="405" w14:anchorId="067F935E">
          <v:shape id="_x0000_i1281" type="#_x0000_t75" style="width:20.25pt;height:20.25pt" o:ole="">
            <v:imagedata r:id="rId496" o:title=""/>
          </v:shape>
          <o:OLEObject Type="Embed" ProgID="Equation.DSMT4" ShapeID="_x0000_i1281" DrawAspect="Content" ObjectID="_1512233079" r:id="rId497"/>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67452528">
          <v:shape id="_x0000_i1282" type="#_x0000_t75" style="width:11.25pt;height:14.25pt" o:ole="">
            <v:imagedata r:id="rId493" o:title=""/>
          </v:shape>
          <o:OLEObject Type="Embed" ProgID="Equation.DSMT4" ShapeID="_x0000_i1282" DrawAspect="Content" ObjectID="_1512233080" r:id="rId498"/>
        </w:object>
      </w:r>
      <w:r>
        <w:rPr>
          <w:rFonts w:asciiTheme="minorEastAsia" w:eastAsiaTheme="minorEastAsia" w:hAnsiTheme="minorEastAsia"/>
          <w:sz w:val="24"/>
          <w:szCs w:val="24"/>
        </w:rPr>
        <w:t>中所有词数。</w:t>
      </w:r>
    </w:p>
    <w:p w14:paraId="170CFEFB" w14:textId="77777777" w:rsidR="00A20A63" w:rsidRDefault="001C2EF9">
      <w:pPr>
        <w:ind w:firstLine="480"/>
      </w:pPr>
      <w:r>
        <w:rPr>
          <w:position w:val="-10"/>
        </w:rPr>
        <w:object w:dxaOrig="240" w:dyaOrig="255" w14:anchorId="62AF6F95">
          <v:shape id="_x0000_i1283" type="#_x0000_t75" style="width:12pt;height:12.75pt" o:ole="">
            <v:imagedata r:id="rId434" o:title=""/>
          </v:shape>
          <o:OLEObject Type="Embed" ProgID="Equation.DSMT4" ShapeID="_x0000_i1283" DrawAspect="Content" ObjectID="_1512233081" r:id="rId499"/>
        </w:object>
      </w:r>
      <w:r>
        <w:t>为文档</w:t>
      </w:r>
      <w:r>
        <w:rPr>
          <w:position w:val="-6"/>
        </w:rPr>
        <w:object w:dxaOrig="225" w:dyaOrig="285" w14:anchorId="7F589139">
          <v:shape id="_x0000_i1284" type="#_x0000_t75" style="width:11.25pt;height:14.25pt" o:ole="">
            <v:imagedata r:id="rId424" o:title=""/>
          </v:shape>
          <o:OLEObject Type="Embed" ProgID="Equation.DSMT4" ShapeID="_x0000_i1284" DrawAspect="Content" ObjectID="_1512233082" r:id="rId500"/>
        </w:object>
      </w:r>
      <w:r>
        <w:t>在</w:t>
      </w:r>
      <w:r>
        <w:rPr>
          <w:position w:val="-4"/>
        </w:rPr>
        <w:object w:dxaOrig="225" w:dyaOrig="255" w14:anchorId="03C83FB5">
          <v:shape id="_x0000_i1285" type="#_x0000_t75" style="width:11.25pt;height:12.75pt" o:ole="">
            <v:imagedata r:id="rId393" o:title=""/>
          </v:shape>
          <o:OLEObject Type="Embed" ProgID="Equation.DSMT4" ShapeID="_x0000_i1285" DrawAspect="Content" ObjectID="_1512233083" r:id="rId501"/>
        </w:object>
      </w:r>
      <w:proofErr w:type="gramStart"/>
      <w:r>
        <w:t>个</w:t>
      </w:r>
      <w:proofErr w:type="gramEnd"/>
      <w:r>
        <w:t>主题上的多项式分布，被用作</w:t>
      </w:r>
      <w:proofErr w:type="gramStart"/>
      <w:r>
        <w:t>降维之后</w:t>
      </w:r>
      <w:proofErr w:type="gramEnd"/>
      <w:r>
        <w:t>的文本特征，作为情感预测模型的文本输入，</w:t>
      </w:r>
      <w:proofErr w:type="gramStart"/>
      <w:r>
        <w:t>降维之后</w:t>
      </w:r>
      <w:proofErr w:type="gramEnd"/>
      <w:r>
        <w:t>文本特征的维度从原来</w:t>
      </w:r>
      <w:proofErr w:type="gramStart"/>
      <w:r>
        <w:t>的词</w:t>
      </w:r>
      <w:r>
        <w:rPr>
          <w:rFonts w:hint="eastAsia"/>
        </w:rPr>
        <w:t>项</w:t>
      </w:r>
      <w:r>
        <w:t>个数</w:t>
      </w:r>
      <w:proofErr w:type="gramEnd"/>
      <w:r>
        <w:rPr>
          <w:position w:val="-6"/>
        </w:rPr>
        <w:object w:dxaOrig="285" w:dyaOrig="285" w14:anchorId="3440A9F1">
          <v:shape id="_x0000_i1286" type="#_x0000_t75" style="width:14.25pt;height:14.25pt" o:ole="">
            <v:imagedata r:id="rId416" o:title=""/>
          </v:shape>
          <o:OLEObject Type="Embed" ProgID="Equation.DSMT4" ShapeID="_x0000_i1286" DrawAspect="Content" ObjectID="_1512233084" r:id="rId502"/>
        </w:object>
      </w:r>
      <w:r>
        <w:t>变为主题数</w:t>
      </w:r>
      <w:r>
        <w:rPr>
          <w:position w:val="-4"/>
        </w:rPr>
        <w:object w:dxaOrig="225" w:dyaOrig="255" w14:anchorId="2FC45C51">
          <v:shape id="_x0000_i1287" type="#_x0000_t75" style="width:11.25pt;height:12.75pt" o:ole="">
            <v:imagedata r:id="rId393" o:title=""/>
          </v:shape>
          <o:OLEObject Type="Embed" ProgID="Equation.DSMT4" ShapeID="_x0000_i1287" DrawAspect="Content" ObjectID="_1512233085" r:id="rId503"/>
        </w:object>
      </w:r>
      <w:r>
        <w:t>。关于主题数</w:t>
      </w:r>
      <w:r>
        <w:rPr>
          <w:position w:val="-4"/>
        </w:rPr>
        <w:object w:dxaOrig="225" w:dyaOrig="255" w14:anchorId="1B165A22">
          <v:shape id="_x0000_i1288" type="#_x0000_t75" style="width:11.25pt;height:12.75pt" o:ole="">
            <v:imagedata r:id="rId393" o:title=""/>
          </v:shape>
          <o:OLEObject Type="Embed" ProgID="Equation.DSMT4" ShapeID="_x0000_i1288" DrawAspect="Content" ObjectID="_1512233086" r:id="rId504"/>
        </w:object>
      </w:r>
      <w:r>
        <w:t>和超参数</w:t>
      </w:r>
      <w:r>
        <w:rPr>
          <w:position w:val="-6"/>
        </w:rPr>
        <w:object w:dxaOrig="240" w:dyaOrig="225" w14:anchorId="438C8180">
          <v:shape id="_x0000_i1289" type="#_x0000_t75" style="width:12pt;height:11.25pt" o:ole="">
            <v:imagedata r:id="rId436" o:title=""/>
          </v:shape>
          <o:OLEObject Type="Embed" ProgID="Equation.DSMT4" ShapeID="_x0000_i1289" DrawAspect="Content" ObjectID="_1512233087" r:id="rId505"/>
        </w:object>
      </w:r>
      <w:r>
        <w:t>、</w:t>
      </w:r>
      <w:r>
        <w:rPr>
          <w:position w:val="-10"/>
        </w:rPr>
        <w:object w:dxaOrig="240" w:dyaOrig="315" w14:anchorId="0050D95B">
          <v:shape id="_x0000_i1290" type="#_x0000_t75" style="width:12pt;height:15.75pt" o:ole="">
            <v:imagedata r:id="rId438" o:title=""/>
          </v:shape>
          <o:OLEObject Type="Embed" ProgID="Equation.DSMT4" ShapeID="_x0000_i1290" DrawAspect="Content" ObjectID="_1512233088" r:id="rId506"/>
        </w:object>
      </w:r>
      <w:r>
        <w:t>的设定将在</w:t>
      </w:r>
      <w:r>
        <w:rPr>
          <w:rFonts w:hint="eastAsia"/>
        </w:rPr>
        <w:t>下一</w:t>
      </w:r>
      <w:r>
        <w:t>节实验参数确定部分进行讨论。</w:t>
      </w:r>
    </w:p>
    <w:p w14:paraId="689EAE56" w14:textId="77777777" w:rsidR="00E61221" w:rsidRPr="00E61221" w:rsidRDefault="00E61221" w:rsidP="00E61221">
      <w:pPr>
        <w:ind w:firstLine="480"/>
      </w:pPr>
      <w:r>
        <w:rPr>
          <w:rFonts w:hint="eastAsia"/>
        </w:rPr>
        <w:t>表</w:t>
      </w:r>
      <w:r>
        <w:rPr>
          <w:rFonts w:hint="eastAsia"/>
        </w:rPr>
        <w:t>4-2</w:t>
      </w:r>
      <w:r>
        <w:rPr>
          <w:rFonts w:hint="eastAsia"/>
        </w:rPr>
        <w:t>给出部分主题模型提取出的主题维度，每一主题只列出概率排名前</w:t>
      </w:r>
      <w:r>
        <w:rPr>
          <w:rFonts w:hint="eastAsia"/>
        </w:rPr>
        <w:t>10</w:t>
      </w:r>
      <w:r>
        <w:rPr>
          <w:rFonts w:hint="eastAsia"/>
        </w:rPr>
        <w:t>的词语，可以看出，主题模型可以提取出媒体、灾情、</w:t>
      </w:r>
      <w:r w:rsidR="00CC4C65">
        <w:rPr>
          <w:rFonts w:hint="eastAsia"/>
        </w:rPr>
        <w:t>医药</w:t>
      </w:r>
      <w:r>
        <w:rPr>
          <w:rFonts w:hint="eastAsia"/>
        </w:rPr>
        <w:t>、军事、农村、经济、网络、治安、电影、房地产等不同的语义维度</w:t>
      </w:r>
      <w:r w:rsidR="00CC4C65">
        <w:rPr>
          <w:rFonts w:hint="eastAsia"/>
        </w:rPr>
        <w:t>。</w:t>
      </w:r>
      <w:r>
        <w:rPr>
          <w:rFonts w:hint="eastAsia"/>
        </w:rPr>
        <w:t>将文档映射到这些主题维度，一方面可以得到篇章级、</w:t>
      </w:r>
      <w:proofErr w:type="gramStart"/>
      <w:r>
        <w:rPr>
          <w:rFonts w:hint="eastAsia"/>
        </w:rPr>
        <w:t>段落级以及句子级</w:t>
      </w:r>
      <w:proofErr w:type="gramEnd"/>
      <w:r>
        <w:rPr>
          <w:rFonts w:hint="eastAsia"/>
        </w:rPr>
        <w:t>等较长文本的</w:t>
      </w:r>
      <w:proofErr w:type="gramStart"/>
      <w:r>
        <w:rPr>
          <w:rFonts w:hint="eastAsia"/>
        </w:rPr>
        <w:t>固定维</w:t>
      </w:r>
      <w:proofErr w:type="gramEnd"/>
      <w:r>
        <w:rPr>
          <w:rFonts w:hint="eastAsia"/>
        </w:rPr>
        <w:t>度的向量表示，这对于神经网络的</w:t>
      </w:r>
      <w:r w:rsidR="00CC4C65">
        <w:rPr>
          <w:rFonts w:hint="eastAsia"/>
        </w:rPr>
        <w:t>训练是必须的；另一方面，还可以根据文档在这些主题维度的概率分布</w:t>
      </w:r>
      <w:r w:rsidR="00CC4C65">
        <w:rPr>
          <w:rFonts w:hint="eastAsia"/>
        </w:rPr>
        <w:lastRenderedPageBreak/>
        <w:t>得到文档的语义信息，进而</w:t>
      </w:r>
      <w:r w:rsidR="00273D7A">
        <w:rPr>
          <w:rFonts w:hint="eastAsia"/>
        </w:rPr>
        <w:t>根据不同的语义内容推断相应的情感变化。</w:t>
      </w:r>
    </w:p>
    <w:p w14:paraId="2A92FA33" w14:textId="77777777" w:rsidR="00676833" w:rsidRDefault="00E61221" w:rsidP="00E61221">
      <w:pPr>
        <w:ind w:firstLine="420"/>
        <w:rPr>
          <w:sz w:val="21"/>
        </w:rPr>
      </w:pPr>
      <w:r w:rsidRPr="00E61221">
        <w:rPr>
          <w:rFonts w:hint="eastAsia"/>
          <w:sz w:val="21"/>
        </w:rPr>
        <w:t>表</w:t>
      </w:r>
      <w:r w:rsidRPr="00E61221">
        <w:rPr>
          <w:rFonts w:hint="eastAsia"/>
          <w:sz w:val="21"/>
        </w:rPr>
        <w:t>4-2</w:t>
      </w:r>
      <w:r>
        <w:rPr>
          <w:rFonts w:hint="eastAsia"/>
          <w:sz w:val="21"/>
        </w:rPr>
        <w:t xml:space="preserve"> </w:t>
      </w:r>
      <w:r>
        <w:rPr>
          <w:rFonts w:hint="eastAsia"/>
          <w:sz w:val="21"/>
        </w:rPr>
        <w:t>主题模型训练结果示例</w:t>
      </w:r>
    </w:p>
    <w:p w14:paraId="63955203" w14:textId="77777777" w:rsidR="00E61221" w:rsidRPr="00E61221" w:rsidRDefault="00E61221" w:rsidP="00E61221">
      <w:pPr>
        <w:ind w:firstLine="420"/>
        <w:rPr>
          <w:sz w:val="21"/>
        </w:rPr>
      </w:pPr>
      <w:r>
        <w:rPr>
          <w:rFonts w:hint="eastAsia"/>
          <w:sz w:val="21"/>
        </w:rPr>
        <w:t xml:space="preserve">Table 4-2 Samples of the </w:t>
      </w:r>
      <w:r w:rsidR="00723766">
        <w:rPr>
          <w:rFonts w:hint="eastAsia"/>
          <w:sz w:val="21"/>
        </w:rPr>
        <w:t>results of</w:t>
      </w:r>
      <w:r>
        <w:rPr>
          <w:rFonts w:hint="eastAsia"/>
          <w:sz w:val="21"/>
        </w:rPr>
        <w:t xml:space="preserve"> topic model</w:t>
      </w:r>
    </w:p>
    <w:tbl>
      <w:tblPr>
        <w:tblW w:w="0" w:type="auto"/>
        <w:tblInd w:w="93" w:type="dxa"/>
        <w:tblCellMar>
          <w:left w:w="28" w:type="dxa"/>
          <w:right w:w="28" w:type="dxa"/>
        </w:tblCellMar>
        <w:tblLook w:val="04A0" w:firstRow="1" w:lastRow="0" w:firstColumn="1" w:lastColumn="0" w:noHBand="0" w:noVBand="1"/>
      </w:tblPr>
      <w:tblGrid>
        <w:gridCol w:w="1136"/>
        <w:gridCol w:w="596"/>
        <w:gridCol w:w="596"/>
        <w:gridCol w:w="776"/>
        <w:gridCol w:w="596"/>
        <w:gridCol w:w="596"/>
        <w:gridCol w:w="596"/>
        <w:gridCol w:w="596"/>
        <w:gridCol w:w="596"/>
        <w:gridCol w:w="686"/>
        <w:gridCol w:w="686"/>
        <w:gridCol w:w="686"/>
      </w:tblGrid>
      <w:tr w:rsidR="00E61221" w:rsidRPr="00E61221" w14:paraId="399809C6" w14:textId="77777777" w:rsidTr="00E61221">
        <w:trPr>
          <w:trHeight w:val="57"/>
        </w:trPr>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27834F9" w14:textId="77777777" w:rsidR="00E61221" w:rsidRPr="00E61221" w:rsidRDefault="00E61221" w:rsidP="006F2574">
            <w:pPr>
              <w:widowControl/>
              <w:adjustRightInd/>
              <w:snapToGrid/>
              <w:spacing w:line="240" w:lineRule="auto"/>
              <w:ind w:firstLineChars="0" w:firstLine="36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8952647"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Topic2</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CEA21F8"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Topic3</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261F6E"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Topic4</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A908DD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69F150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FF67ACB"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DD1A213"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Topic8</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E43950F"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Topic9</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1BA385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103DE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Topic11</w:t>
            </w:r>
          </w:p>
        </w:tc>
        <w:tc>
          <w:tcPr>
            <w:tcW w:w="0" w:type="auto"/>
            <w:tcBorders>
              <w:top w:val="single" w:sz="8" w:space="0" w:color="auto"/>
              <w:left w:val="nil"/>
              <w:bottom w:val="single" w:sz="8" w:space="0" w:color="auto"/>
              <w:right w:val="nil"/>
            </w:tcBorders>
            <w:shd w:val="clear" w:color="auto" w:fill="auto"/>
            <w:noWrap/>
            <w:vAlign w:val="center"/>
            <w:hideMark/>
          </w:tcPr>
          <w:p w14:paraId="5A2431D1"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Topic12</w:t>
            </w:r>
          </w:p>
        </w:tc>
      </w:tr>
      <w:tr w:rsidR="00E61221" w:rsidRPr="00E61221" w14:paraId="20E46534"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8BBCB8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777B77F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重建</w:t>
            </w:r>
          </w:p>
        </w:tc>
        <w:tc>
          <w:tcPr>
            <w:tcW w:w="0" w:type="auto"/>
            <w:tcBorders>
              <w:top w:val="nil"/>
              <w:left w:val="nil"/>
              <w:bottom w:val="nil"/>
              <w:right w:val="single" w:sz="8" w:space="0" w:color="auto"/>
            </w:tcBorders>
            <w:shd w:val="clear" w:color="auto" w:fill="auto"/>
            <w:noWrap/>
            <w:vAlign w:val="center"/>
            <w:hideMark/>
          </w:tcPr>
          <w:p w14:paraId="56B5557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药品</w:t>
            </w:r>
          </w:p>
        </w:tc>
        <w:tc>
          <w:tcPr>
            <w:tcW w:w="0" w:type="auto"/>
            <w:tcBorders>
              <w:top w:val="nil"/>
              <w:left w:val="nil"/>
              <w:bottom w:val="nil"/>
              <w:right w:val="single" w:sz="8" w:space="0" w:color="auto"/>
            </w:tcBorders>
            <w:shd w:val="clear" w:color="auto" w:fill="auto"/>
            <w:noWrap/>
            <w:vAlign w:val="center"/>
            <w:hideMark/>
          </w:tcPr>
          <w:p w14:paraId="059C3B8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军队</w:t>
            </w:r>
          </w:p>
        </w:tc>
        <w:tc>
          <w:tcPr>
            <w:tcW w:w="0" w:type="auto"/>
            <w:tcBorders>
              <w:top w:val="nil"/>
              <w:left w:val="nil"/>
              <w:bottom w:val="nil"/>
              <w:right w:val="single" w:sz="8" w:space="0" w:color="auto"/>
            </w:tcBorders>
            <w:shd w:val="clear" w:color="auto" w:fill="auto"/>
            <w:noWrap/>
            <w:vAlign w:val="center"/>
            <w:hideMark/>
          </w:tcPr>
          <w:p w14:paraId="55A566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农村</w:t>
            </w:r>
          </w:p>
        </w:tc>
        <w:tc>
          <w:tcPr>
            <w:tcW w:w="0" w:type="auto"/>
            <w:tcBorders>
              <w:top w:val="nil"/>
              <w:left w:val="nil"/>
              <w:bottom w:val="nil"/>
              <w:right w:val="single" w:sz="8" w:space="0" w:color="auto"/>
            </w:tcBorders>
            <w:shd w:val="clear" w:color="auto" w:fill="auto"/>
            <w:noWrap/>
            <w:vAlign w:val="center"/>
            <w:hideMark/>
          </w:tcPr>
          <w:p w14:paraId="454A605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医疗</w:t>
            </w:r>
          </w:p>
        </w:tc>
        <w:tc>
          <w:tcPr>
            <w:tcW w:w="0" w:type="auto"/>
            <w:tcBorders>
              <w:top w:val="nil"/>
              <w:left w:val="nil"/>
              <w:bottom w:val="nil"/>
              <w:right w:val="single" w:sz="8" w:space="0" w:color="auto"/>
            </w:tcBorders>
            <w:shd w:val="clear" w:color="auto" w:fill="auto"/>
            <w:noWrap/>
            <w:vAlign w:val="center"/>
            <w:hideMark/>
          </w:tcPr>
          <w:p w14:paraId="515EB7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币</w:t>
            </w:r>
          </w:p>
        </w:tc>
        <w:tc>
          <w:tcPr>
            <w:tcW w:w="0" w:type="auto"/>
            <w:tcBorders>
              <w:top w:val="nil"/>
              <w:left w:val="nil"/>
              <w:bottom w:val="nil"/>
              <w:right w:val="single" w:sz="8" w:space="0" w:color="auto"/>
            </w:tcBorders>
            <w:shd w:val="clear" w:color="auto" w:fill="auto"/>
            <w:noWrap/>
            <w:vAlign w:val="center"/>
            <w:hideMark/>
          </w:tcPr>
          <w:p w14:paraId="39A8332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w:t>
            </w:r>
          </w:p>
        </w:tc>
        <w:tc>
          <w:tcPr>
            <w:tcW w:w="0" w:type="auto"/>
            <w:tcBorders>
              <w:top w:val="nil"/>
              <w:left w:val="nil"/>
              <w:bottom w:val="nil"/>
              <w:right w:val="single" w:sz="8" w:space="0" w:color="auto"/>
            </w:tcBorders>
            <w:shd w:val="clear" w:color="auto" w:fill="auto"/>
            <w:noWrap/>
            <w:vAlign w:val="center"/>
            <w:hideMark/>
          </w:tcPr>
          <w:p w14:paraId="04BFBF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西藏</w:t>
            </w:r>
          </w:p>
        </w:tc>
        <w:tc>
          <w:tcPr>
            <w:tcW w:w="0" w:type="auto"/>
            <w:tcBorders>
              <w:top w:val="nil"/>
              <w:left w:val="nil"/>
              <w:bottom w:val="nil"/>
              <w:right w:val="single" w:sz="8" w:space="0" w:color="auto"/>
            </w:tcBorders>
            <w:shd w:val="clear" w:color="auto" w:fill="auto"/>
            <w:noWrap/>
            <w:vAlign w:val="center"/>
            <w:hideMark/>
          </w:tcPr>
          <w:p w14:paraId="4B170BC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犯罪</w:t>
            </w:r>
          </w:p>
        </w:tc>
        <w:tc>
          <w:tcPr>
            <w:tcW w:w="0" w:type="auto"/>
            <w:tcBorders>
              <w:top w:val="nil"/>
              <w:left w:val="nil"/>
              <w:bottom w:val="nil"/>
              <w:right w:val="single" w:sz="8" w:space="0" w:color="auto"/>
            </w:tcBorders>
            <w:shd w:val="clear" w:color="auto" w:fill="auto"/>
            <w:noWrap/>
            <w:vAlign w:val="center"/>
            <w:hideMark/>
          </w:tcPr>
          <w:p w14:paraId="4E2B9B9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电影</w:t>
            </w:r>
          </w:p>
        </w:tc>
        <w:tc>
          <w:tcPr>
            <w:tcW w:w="0" w:type="auto"/>
            <w:tcBorders>
              <w:top w:val="nil"/>
              <w:left w:val="nil"/>
              <w:bottom w:val="nil"/>
              <w:right w:val="nil"/>
            </w:tcBorders>
            <w:shd w:val="clear" w:color="auto" w:fill="auto"/>
            <w:noWrap/>
            <w:vAlign w:val="center"/>
            <w:hideMark/>
          </w:tcPr>
          <w:p w14:paraId="79FE03C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房产</w:t>
            </w:r>
          </w:p>
        </w:tc>
      </w:tr>
      <w:tr w:rsidR="00E61221" w:rsidRPr="00E61221" w14:paraId="04C824E9"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750B497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声</w:t>
            </w:r>
          </w:p>
        </w:tc>
        <w:tc>
          <w:tcPr>
            <w:tcW w:w="0" w:type="auto"/>
            <w:tcBorders>
              <w:top w:val="nil"/>
              <w:left w:val="nil"/>
              <w:bottom w:val="nil"/>
              <w:right w:val="single" w:sz="8" w:space="0" w:color="auto"/>
            </w:tcBorders>
            <w:shd w:val="clear" w:color="auto" w:fill="auto"/>
            <w:noWrap/>
            <w:vAlign w:val="center"/>
            <w:hideMark/>
          </w:tcPr>
          <w:p w14:paraId="4D0D4DD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震</w:t>
            </w:r>
          </w:p>
        </w:tc>
        <w:tc>
          <w:tcPr>
            <w:tcW w:w="0" w:type="auto"/>
            <w:tcBorders>
              <w:top w:val="nil"/>
              <w:left w:val="nil"/>
              <w:bottom w:val="nil"/>
              <w:right w:val="single" w:sz="8" w:space="0" w:color="auto"/>
            </w:tcBorders>
            <w:shd w:val="clear" w:color="auto" w:fill="auto"/>
            <w:noWrap/>
            <w:vAlign w:val="center"/>
            <w:hideMark/>
          </w:tcPr>
          <w:p w14:paraId="126F15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生产</w:t>
            </w:r>
          </w:p>
        </w:tc>
        <w:tc>
          <w:tcPr>
            <w:tcW w:w="0" w:type="auto"/>
            <w:tcBorders>
              <w:top w:val="nil"/>
              <w:left w:val="nil"/>
              <w:bottom w:val="nil"/>
              <w:right w:val="single" w:sz="8" w:space="0" w:color="auto"/>
            </w:tcBorders>
            <w:shd w:val="clear" w:color="auto" w:fill="auto"/>
            <w:noWrap/>
            <w:vAlign w:val="center"/>
            <w:hideMark/>
          </w:tcPr>
          <w:p w14:paraId="4AA35E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国防</w:t>
            </w:r>
          </w:p>
        </w:tc>
        <w:tc>
          <w:tcPr>
            <w:tcW w:w="0" w:type="auto"/>
            <w:tcBorders>
              <w:top w:val="nil"/>
              <w:left w:val="nil"/>
              <w:bottom w:val="nil"/>
              <w:right w:val="single" w:sz="8" w:space="0" w:color="auto"/>
            </w:tcBorders>
            <w:shd w:val="clear" w:color="auto" w:fill="auto"/>
            <w:noWrap/>
            <w:vAlign w:val="center"/>
            <w:hideMark/>
          </w:tcPr>
          <w:p w14:paraId="787664A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农民</w:t>
            </w:r>
          </w:p>
        </w:tc>
        <w:tc>
          <w:tcPr>
            <w:tcW w:w="0" w:type="auto"/>
            <w:tcBorders>
              <w:top w:val="nil"/>
              <w:left w:val="nil"/>
              <w:bottom w:val="nil"/>
              <w:right w:val="single" w:sz="8" w:space="0" w:color="auto"/>
            </w:tcBorders>
            <w:shd w:val="clear" w:color="auto" w:fill="auto"/>
            <w:noWrap/>
            <w:vAlign w:val="center"/>
            <w:hideMark/>
          </w:tcPr>
          <w:p w14:paraId="70FF6AD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卫生</w:t>
            </w:r>
          </w:p>
        </w:tc>
        <w:tc>
          <w:tcPr>
            <w:tcW w:w="0" w:type="auto"/>
            <w:tcBorders>
              <w:top w:val="nil"/>
              <w:left w:val="nil"/>
              <w:bottom w:val="nil"/>
              <w:right w:val="single" w:sz="8" w:space="0" w:color="auto"/>
            </w:tcBorders>
            <w:shd w:val="clear" w:color="auto" w:fill="auto"/>
            <w:noWrap/>
            <w:vAlign w:val="center"/>
            <w:hideMark/>
          </w:tcPr>
          <w:p w14:paraId="11B3ECE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汇率</w:t>
            </w:r>
          </w:p>
        </w:tc>
        <w:tc>
          <w:tcPr>
            <w:tcW w:w="0" w:type="auto"/>
            <w:tcBorders>
              <w:top w:val="nil"/>
              <w:left w:val="nil"/>
              <w:bottom w:val="nil"/>
              <w:right w:val="single" w:sz="8" w:space="0" w:color="auto"/>
            </w:tcBorders>
            <w:shd w:val="clear" w:color="auto" w:fill="auto"/>
            <w:noWrap/>
            <w:vAlign w:val="center"/>
            <w:hideMark/>
          </w:tcPr>
          <w:p w14:paraId="3E94A93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网络</w:t>
            </w:r>
          </w:p>
        </w:tc>
        <w:tc>
          <w:tcPr>
            <w:tcW w:w="0" w:type="auto"/>
            <w:tcBorders>
              <w:top w:val="nil"/>
              <w:left w:val="nil"/>
              <w:bottom w:val="nil"/>
              <w:right w:val="single" w:sz="8" w:space="0" w:color="auto"/>
            </w:tcBorders>
            <w:shd w:val="clear" w:color="auto" w:fill="auto"/>
            <w:noWrap/>
            <w:vAlign w:val="center"/>
            <w:hideMark/>
          </w:tcPr>
          <w:p w14:paraId="682DA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藏</w:t>
            </w:r>
          </w:p>
        </w:tc>
        <w:tc>
          <w:tcPr>
            <w:tcW w:w="0" w:type="auto"/>
            <w:tcBorders>
              <w:top w:val="nil"/>
              <w:left w:val="nil"/>
              <w:bottom w:val="nil"/>
              <w:right w:val="single" w:sz="8" w:space="0" w:color="auto"/>
            </w:tcBorders>
            <w:shd w:val="clear" w:color="auto" w:fill="auto"/>
            <w:noWrap/>
            <w:vAlign w:val="center"/>
            <w:hideMark/>
          </w:tcPr>
          <w:p w14:paraId="396DFE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w:t>
            </w:r>
          </w:p>
        </w:tc>
        <w:tc>
          <w:tcPr>
            <w:tcW w:w="0" w:type="auto"/>
            <w:tcBorders>
              <w:top w:val="nil"/>
              <w:left w:val="nil"/>
              <w:bottom w:val="nil"/>
              <w:right w:val="single" w:sz="8" w:space="0" w:color="auto"/>
            </w:tcBorders>
            <w:shd w:val="clear" w:color="auto" w:fill="auto"/>
            <w:noWrap/>
            <w:vAlign w:val="center"/>
            <w:hideMark/>
          </w:tcPr>
          <w:p w14:paraId="4BD30C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漫</w:t>
            </w:r>
          </w:p>
        </w:tc>
        <w:tc>
          <w:tcPr>
            <w:tcW w:w="0" w:type="auto"/>
            <w:tcBorders>
              <w:top w:val="nil"/>
              <w:left w:val="nil"/>
              <w:bottom w:val="nil"/>
              <w:right w:val="nil"/>
            </w:tcBorders>
            <w:shd w:val="clear" w:color="auto" w:fill="auto"/>
            <w:noWrap/>
            <w:vAlign w:val="center"/>
            <w:hideMark/>
          </w:tcPr>
          <w:p w14:paraId="7A8CC0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r>
      <w:tr w:rsidR="00E61221" w:rsidRPr="00E61221" w14:paraId="563B644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0D3CA88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中央广播电台</w:t>
            </w:r>
          </w:p>
        </w:tc>
        <w:tc>
          <w:tcPr>
            <w:tcW w:w="0" w:type="auto"/>
            <w:tcBorders>
              <w:top w:val="nil"/>
              <w:left w:val="nil"/>
              <w:bottom w:val="nil"/>
              <w:right w:val="single" w:sz="8" w:space="0" w:color="auto"/>
            </w:tcBorders>
            <w:shd w:val="clear" w:color="auto" w:fill="auto"/>
            <w:noWrap/>
            <w:vAlign w:val="center"/>
            <w:hideMark/>
          </w:tcPr>
          <w:p w14:paraId="6B1A31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川</w:t>
            </w:r>
          </w:p>
        </w:tc>
        <w:tc>
          <w:tcPr>
            <w:tcW w:w="0" w:type="auto"/>
            <w:tcBorders>
              <w:top w:val="nil"/>
              <w:left w:val="nil"/>
              <w:bottom w:val="nil"/>
              <w:right w:val="single" w:sz="8" w:space="0" w:color="auto"/>
            </w:tcBorders>
            <w:shd w:val="clear" w:color="auto" w:fill="auto"/>
            <w:noWrap/>
            <w:vAlign w:val="center"/>
            <w:hideMark/>
          </w:tcPr>
          <w:p w14:paraId="66E958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w:t>
            </w:r>
          </w:p>
        </w:tc>
        <w:tc>
          <w:tcPr>
            <w:tcW w:w="0" w:type="auto"/>
            <w:tcBorders>
              <w:top w:val="nil"/>
              <w:left w:val="nil"/>
              <w:bottom w:val="nil"/>
              <w:right w:val="single" w:sz="8" w:space="0" w:color="auto"/>
            </w:tcBorders>
            <w:shd w:val="clear" w:color="auto" w:fill="auto"/>
            <w:noWrap/>
            <w:vAlign w:val="center"/>
            <w:hideMark/>
          </w:tcPr>
          <w:p w14:paraId="20E9D4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中央军委</w:t>
            </w:r>
          </w:p>
        </w:tc>
        <w:tc>
          <w:tcPr>
            <w:tcW w:w="0" w:type="auto"/>
            <w:tcBorders>
              <w:top w:val="nil"/>
              <w:left w:val="nil"/>
              <w:bottom w:val="nil"/>
              <w:right w:val="single" w:sz="8" w:space="0" w:color="auto"/>
            </w:tcBorders>
            <w:shd w:val="clear" w:color="auto" w:fill="auto"/>
            <w:noWrap/>
            <w:vAlign w:val="center"/>
            <w:hideMark/>
          </w:tcPr>
          <w:p w14:paraId="458363A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农业</w:t>
            </w:r>
          </w:p>
        </w:tc>
        <w:tc>
          <w:tcPr>
            <w:tcW w:w="0" w:type="auto"/>
            <w:tcBorders>
              <w:top w:val="nil"/>
              <w:left w:val="nil"/>
              <w:bottom w:val="nil"/>
              <w:right w:val="single" w:sz="8" w:space="0" w:color="auto"/>
            </w:tcBorders>
            <w:shd w:val="clear" w:color="auto" w:fill="auto"/>
            <w:noWrap/>
            <w:vAlign w:val="center"/>
            <w:hideMark/>
          </w:tcPr>
          <w:p w14:paraId="5C92959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proofErr w:type="gramStart"/>
            <w:r w:rsidRPr="00E61221">
              <w:rPr>
                <w:rFonts w:ascii="宋体" w:hAnsi="宋体" w:cs="宋体" w:hint="eastAsia"/>
                <w:color w:val="000000"/>
                <w:kern w:val="0"/>
                <w:sz w:val="18"/>
                <w:szCs w:val="18"/>
              </w:rPr>
              <w:t>医</w:t>
            </w:r>
            <w:proofErr w:type="gramEnd"/>
          </w:p>
        </w:tc>
        <w:tc>
          <w:tcPr>
            <w:tcW w:w="0" w:type="auto"/>
            <w:tcBorders>
              <w:top w:val="nil"/>
              <w:left w:val="nil"/>
              <w:bottom w:val="nil"/>
              <w:right w:val="single" w:sz="8" w:space="0" w:color="auto"/>
            </w:tcBorders>
            <w:shd w:val="clear" w:color="auto" w:fill="auto"/>
            <w:noWrap/>
            <w:vAlign w:val="center"/>
            <w:hideMark/>
          </w:tcPr>
          <w:p w14:paraId="7E80D9B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302CBC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网站</w:t>
            </w:r>
          </w:p>
        </w:tc>
        <w:tc>
          <w:tcPr>
            <w:tcW w:w="0" w:type="auto"/>
            <w:tcBorders>
              <w:top w:val="nil"/>
              <w:left w:val="nil"/>
              <w:bottom w:val="nil"/>
              <w:right w:val="single" w:sz="8" w:space="0" w:color="auto"/>
            </w:tcBorders>
            <w:shd w:val="clear" w:color="auto" w:fill="auto"/>
            <w:noWrap/>
            <w:vAlign w:val="center"/>
            <w:hideMark/>
          </w:tcPr>
          <w:p w14:paraId="3F3B4E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治区</w:t>
            </w:r>
          </w:p>
        </w:tc>
        <w:tc>
          <w:tcPr>
            <w:tcW w:w="0" w:type="auto"/>
            <w:tcBorders>
              <w:top w:val="nil"/>
              <w:left w:val="nil"/>
              <w:bottom w:val="nil"/>
              <w:right w:val="single" w:sz="8" w:space="0" w:color="auto"/>
            </w:tcBorders>
            <w:shd w:val="clear" w:color="auto" w:fill="auto"/>
            <w:noWrap/>
            <w:vAlign w:val="center"/>
            <w:hideMark/>
          </w:tcPr>
          <w:p w14:paraId="614A18F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机关</w:t>
            </w:r>
          </w:p>
        </w:tc>
        <w:tc>
          <w:tcPr>
            <w:tcW w:w="0" w:type="auto"/>
            <w:tcBorders>
              <w:top w:val="nil"/>
              <w:left w:val="nil"/>
              <w:bottom w:val="nil"/>
              <w:right w:val="single" w:sz="8" w:space="0" w:color="auto"/>
            </w:tcBorders>
            <w:shd w:val="clear" w:color="auto" w:fill="auto"/>
            <w:noWrap/>
            <w:vAlign w:val="center"/>
            <w:hideMark/>
          </w:tcPr>
          <w:p w14:paraId="72AD5C9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影片</w:t>
            </w:r>
          </w:p>
        </w:tc>
        <w:tc>
          <w:tcPr>
            <w:tcW w:w="0" w:type="auto"/>
            <w:tcBorders>
              <w:top w:val="nil"/>
              <w:left w:val="nil"/>
              <w:bottom w:val="nil"/>
              <w:right w:val="nil"/>
            </w:tcBorders>
            <w:shd w:val="clear" w:color="auto" w:fill="auto"/>
            <w:noWrap/>
            <w:vAlign w:val="center"/>
            <w:hideMark/>
          </w:tcPr>
          <w:p w14:paraId="7FC57C3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调控</w:t>
            </w:r>
          </w:p>
        </w:tc>
      </w:tr>
      <w:tr w:rsidR="00E61221" w:rsidRPr="00E61221" w14:paraId="2A58E093"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F8211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广播</w:t>
            </w:r>
          </w:p>
        </w:tc>
        <w:tc>
          <w:tcPr>
            <w:tcW w:w="0" w:type="auto"/>
            <w:tcBorders>
              <w:top w:val="nil"/>
              <w:left w:val="nil"/>
              <w:bottom w:val="nil"/>
              <w:right w:val="single" w:sz="8" w:space="0" w:color="auto"/>
            </w:tcBorders>
            <w:shd w:val="clear" w:color="auto" w:fill="auto"/>
            <w:noWrap/>
            <w:vAlign w:val="center"/>
            <w:hideMark/>
          </w:tcPr>
          <w:p w14:paraId="7BF250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后</w:t>
            </w:r>
          </w:p>
        </w:tc>
        <w:tc>
          <w:tcPr>
            <w:tcW w:w="0" w:type="auto"/>
            <w:tcBorders>
              <w:top w:val="nil"/>
              <w:left w:val="nil"/>
              <w:bottom w:val="nil"/>
              <w:right w:val="single" w:sz="8" w:space="0" w:color="auto"/>
            </w:tcBorders>
            <w:shd w:val="clear" w:color="auto" w:fill="auto"/>
            <w:noWrap/>
            <w:vAlign w:val="center"/>
            <w:hideMark/>
          </w:tcPr>
          <w:p w14:paraId="1A0AD6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企业</w:t>
            </w:r>
          </w:p>
        </w:tc>
        <w:tc>
          <w:tcPr>
            <w:tcW w:w="0" w:type="auto"/>
            <w:tcBorders>
              <w:top w:val="nil"/>
              <w:left w:val="nil"/>
              <w:bottom w:val="nil"/>
              <w:right w:val="single" w:sz="8" w:space="0" w:color="auto"/>
            </w:tcBorders>
            <w:shd w:val="clear" w:color="auto" w:fill="auto"/>
            <w:noWrap/>
            <w:vAlign w:val="center"/>
            <w:hideMark/>
          </w:tcPr>
          <w:p w14:paraId="2CE5DCC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军事</w:t>
            </w:r>
          </w:p>
        </w:tc>
        <w:tc>
          <w:tcPr>
            <w:tcW w:w="0" w:type="auto"/>
            <w:tcBorders>
              <w:top w:val="nil"/>
              <w:left w:val="nil"/>
              <w:bottom w:val="nil"/>
              <w:right w:val="single" w:sz="8" w:space="0" w:color="auto"/>
            </w:tcBorders>
            <w:shd w:val="clear" w:color="auto" w:fill="auto"/>
            <w:noWrap/>
            <w:vAlign w:val="center"/>
            <w:hideMark/>
          </w:tcPr>
          <w:p w14:paraId="0952D13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城镇</w:t>
            </w:r>
          </w:p>
        </w:tc>
        <w:tc>
          <w:tcPr>
            <w:tcW w:w="0" w:type="auto"/>
            <w:tcBorders>
              <w:top w:val="nil"/>
              <w:left w:val="nil"/>
              <w:bottom w:val="nil"/>
              <w:right w:val="single" w:sz="8" w:space="0" w:color="auto"/>
            </w:tcBorders>
            <w:shd w:val="clear" w:color="auto" w:fill="auto"/>
            <w:noWrap/>
            <w:vAlign w:val="center"/>
            <w:hideMark/>
          </w:tcPr>
          <w:p w14:paraId="493059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基</w:t>
            </w:r>
          </w:p>
        </w:tc>
        <w:tc>
          <w:tcPr>
            <w:tcW w:w="0" w:type="auto"/>
            <w:tcBorders>
              <w:top w:val="nil"/>
              <w:left w:val="nil"/>
              <w:bottom w:val="nil"/>
              <w:right w:val="single" w:sz="8" w:space="0" w:color="auto"/>
            </w:tcBorders>
            <w:shd w:val="clear" w:color="auto" w:fill="auto"/>
            <w:noWrap/>
            <w:vAlign w:val="center"/>
            <w:hideMark/>
          </w:tcPr>
          <w:p w14:paraId="5EE1E5D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外汇</w:t>
            </w:r>
          </w:p>
        </w:tc>
        <w:tc>
          <w:tcPr>
            <w:tcW w:w="0" w:type="auto"/>
            <w:tcBorders>
              <w:top w:val="nil"/>
              <w:left w:val="nil"/>
              <w:bottom w:val="nil"/>
              <w:right w:val="single" w:sz="8" w:space="0" w:color="auto"/>
            </w:tcBorders>
            <w:shd w:val="clear" w:color="auto" w:fill="auto"/>
            <w:noWrap/>
            <w:vAlign w:val="center"/>
            <w:hideMark/>
          </w:tcPr>
          <w:p w14:paraId="1B3BF9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信息</w:t>
            </w:r>
          </w:p>
        </w:tc>
        <w:tc>
          <w:tcPr>
            <w:tcW w:w="0" w:type="auto"/>
            <w:tcBorders>
              <w:top w:val="nil"/>
              <w:left w:val="nil"/>
              <w:bottom w:val="nil"/>
              <w:right w:val="single" w:sz="8" w:space="0" w:color="auto"/>
            </w:tcBorders>
            <w:shd w:val="clear" w:color="auto" w:fill="auto"/>
            <w:noWrap/>
            <w:vAlign w:val="center"/>
            <w:hideMark/>
          </w:tcPr>
          <w:p w14:paraId="66EF93C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高原</w:t>
            </w:r>
          </w:p>
        </w:tc>
        <w:tc>
          <w:tcPr>
            <w:tcW w:w="0" w:type="auto"/>
            <w:tcBorders>
              <w:top w:val="nil"/>
              <w:left w:val="nil"/>
              <w:bottom w:val="nil"/>
              <w:right w:val="single" w:sz="8" w:space="0" w:color="auto"/>
            </w:tcBorders>
            <w:shd w:val="clear" w:color="auto" w:fill="auto"/>
            <w:noWrap/>
            <w:vAlign w:val="center"/>
            <w:hideMark/>
          </w:tcPr>
          <w:p w14:paraId="1004DFE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公安部</w:t>
            </w:r>
          </w:p>
        </w:tc>
        <w:tc>
          <w:tcPr>
            <w:tcW w:w="0" w:type="auto"/>
            <w:tcBorders>
              <w:top w:val="nil"/>
              <w:left w:val="nil"/>
              <w:bottom w:val="nil"/>
              <w:right w:val="single" w:sz="8" w:space="0" w:color="auto"/>
            </w:tcBorders>
            <w:shd w:val="clear" w:color="auto" w:fill="auto"/>
            <w:noWrap/>
            <w:vAlign w:val="center"/>
            <w:hideMark/>
          </w:tcPr>
          <w:p w14:paraId="260DA9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部</w:t>
            </w:r>
          </w:p>
        </w:tc>
        <w:tc>
          <w:tcPr>
            <w:tcW w:w="0" w:type="auto"/>
            <w:tcBorders>
              <w:top w:val="nil"/>
              <w:left w:val="nil"/>
              <w:bottom w:val="nil"/>
              <w:right w:val="nil"/>
            </w:tcBorders>
            <w:shd w:val="clear" w:color="auto" w:fill="auto"/>
            <w:noWrap/>
            <w:vAlign w:val="center"/>
            <w:hideMark/>
          </w:tcPr>
          <w:p w14:paraId="752BBF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房价</w:t>
            </w:r>
          </w:p>
        </w:tc>
      </w:tr>
      <w:tr w:rsidR="00E61221" w:rsidRPr="00E61221" w14:paraId="638DC467"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2EAC2B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直播</w:t>
            </w:r>
          </w:p>
        </w:tc>
        <w:tc>
          <w:tcPr>
            <w:tcW w:w="0" w:type="auto"/>
            <w:tcBorders>
              <w:top w:val="nil"/>
              <w:left w:val="nil"/>
              <w:bottom w:val="nil"/>
              <w:right w:val="single" w:sz="8" w:space="0" w:color="auto"/>
            </w:tcBorders>
            <w:shd w:val="clear" w:color="auto" w:fill="auto"/>
            <w:noWrap/>
            <w:vAlign w:val="center"/>
            <w:hideMark/>
          </w:tcPr>
          <w:p w14:paraId="1DFCDF7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w:t>
            </w:r>
          </w:p>
        </w:tc>
        <w:tc>
          <w:tcPr>
            <w:tcW w:w="0" w:type="auto"/>
            <w:tcBorders>
              <w:top w:val="nil"/>
              <w:left w:val="nil"/>
              <w:bottom w:val="nil"/>
              <w:right w:val="single" w:sz="8" w:space="0" w:color="auto"/>
            </w:tcBorders>
            <w:shd w:val="clear" w:color="auto" w:fill="auto"/>
            <w:noWrap/>
            <w:vAlign w:val="center"/>
            <w:hideMark/>
          </w:tcPr>
          <w:p w14:paraId="09161C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306035C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建设</w:t>
            </w:r>
          </w:p>
        </w:tc>
        <w:tc>
          <w:tcPr>
            <w:tcW w:w="0" w:type="auto"/>
            <w:tcBorders>
              <w:top w:val="nil"/>
              <w:left w:val="nil"/>
              <w:bottom w:val="nil"/>
              <w:right w:val="single" w:sz="8" w:space="0" w:color="auto"/>
            </w:tcBorders>
            <w:shd w:val="clear" w:color="auto" w:fill="auto"/>
            <w:noWrap/>
            <w:vAlign w:val="center"/>
            <w:hideMark/>
          </w:tcPr>
          <w:p w14:paraId="75FC7F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城乡</w:t>
            </w:r>
          </w:p>
        </w:tc>
        <w:tc>
          <w:tcPr>
            <w:tcW w:w="0" w:type="auto"/>
            <w:tcBorders>
              <w:top w:val="nil"/>
              <w:left w:val="nil"/>
              <w:bottom w:val="nil"/>
              <w:right w:val="single" w:sz="8" w:space="0" w:color="auto"/>
            </w:tcBorders>
            <w:shd w:val="clear" w:color="auto" w:fill="auto"/>
            <w:noWrap/>
            <w:vAlign w:val="center"/>
            <w:hideMark/>
          </w:tcPr>
          <w:p w14:paraId="72A4871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病</w:t>
            </w:r>
          </w:p>
        </w:tc>
        <w:tc>
          <w:tcPr>
            <w:tcW w:w="0" w:type="auto"/>
            <w:tcBorders>
              <w:top w:val="nil"/>
              <w:left w:val="nil"/>
              <w:bottom w:val="nil"/>
              <w:right w:val="single" w:sz="8" w:space="0" w:color="auto"/>
            </w:tcBorders>
            <w:shd w:val="clear" w:color="auto" w:fill="auto"/>
            <w:noWrap/>
            <w:vAlign w:val="center"/>
            <w:hideMark/>
          </w:tcPr>
          <w:p w14:paraId="2CDF99B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美元</w:t>
            </w:r>
          </w:p>
        </w:tc>
        <w:tc>
          <w:tcPr>
            <w:tcW w:w="0" w:type="auto"/>
            <w:tcBorders>
              <w:top w:val="nil"/>
              <w:left w:val="nil"/>
              <w:bottom w:val="nil"/>
              <w:right w:val="single" w:sz="8" w:space="0" w:color="auto"/>
            </w:tcBorders>
            <w:shd w:val="clear" w:color="auto" w:fill="auto"/>
            <w:noWrap/>
            <w:vAlign w:val="center"/>
            <w:hideMark/>
          </w:tcPr>
          <w:p w14:paraId="1919781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联网</w:t>
            </w:r>
          </w:p>
        </w:tc>
        <w:tc>
          <w:tcPr>
            <w:tcW w:w="0" w:type="auto"/>
            <w:tcBorders>
              <w:top w:val="nil"/>
              <w:left w:val="nil"/>
              <w:bottom w:val="nil"/>
              <w:right w:val="single" w:sz="8" w:space="0" w:color="auto"/>
            </w:tcBorders>
            <w:shd w:val="clear" w:color="auto" w:fill="auto"/>
            <w:noWrap/>
            <w:vAlign w:val="center"/>
            <w:hideMark/>
          </w:tcPr>
          <w:p w14:paraId="01201B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拉萨</w:t>
            </w:r>
          </w:p>
        </w:tc>
        <w:tc>
          <w:tcPr>
            <w:tcW w:w="0" w:type="auto"/>
            <w:tcBorders>
              <w:top w:val="nil"/>
              <w:left w:val="nil"/>
              <w:bottom w:val="nil"/>
              <w:right w:val="single" w:sz="8" w:space="0" w:color="auto"/>
            </w:tcBorders>
            <w:shd w:val="clear" w:color="auto" w:fill="auto"/>
            <w:noWrap/>
            <w:vAlign w:val="center"/>
            <w:hideMark/>
          </w:tcPr>
          <w:p w14:paraId="47DB9D8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案件</w:t>
            </w:r>
          </w:p>
        </w:tc>
        <w:tc>
          <w:tcPr>
            <w:tcW w:w="0" w:type="auto"/>
            <w:tcBorders>
              <w:top w:val="nil"/>
              <w:left w:val="nil"/>
              <w:bottom w:val="nil"/>
              <w:right w:val="single" w:sz="8" w:space="0" w:color="auto"/>
            </w:tcBorders>
            <w:shd w:val="clear" w:color="auto" w:fill="auto"/>
            <w:noWrap/>
            <w:vAlign w:val="center"/>
            <w:hideMark/>
          </w:tcPr>
          <w:p w14:paraId="4F36FC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票房</w:t>
            </w:r>
          </w:p>
        </w:tc>
        <w:tc>
          <w:tcPr>
            <w:tcW w:w="0" w:type="auto"/>
            <w:tcBorders>
              <w:top w:val="nil"/>
              <w:left w:val="nil"/>
              <w:bottom w:val="nil"/>
              <w:right w:val="nil"/>
            </w:tcBorders>
            <w:shd w:val="clear" w:color="auto" w:fill="auto"/>
            <w:noWrap/>
            <w:vAlign w:val="center"/>
            <w:hideMark/>
          </w:tcPr>
          <w:p w14:paraId="0B7D5E0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政策</w:t>
            </w:r>
          </w:p>
        </w:tc>
      </w:tr>
      <w:tr w:rsidR="00E61221" w:rsidRPr="00E61221" w14:paraId="5088F51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50B49FA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媒体</w:t>
            </w:r>
          </w:p>
        </w:tc>
        <w:tc>
          <w:tcPr>
            <w:tcW w:w="0" w:type="auto"/>
            <w:tcBorders>
              <w:top w:val="nil"/>
              <w:left w:val="nil"/>
              <w:bottom w:val="nil"/>
              <w:right w:val="single" w:sz="8" w:space="0" w:color="auto"/>
            </w:tcBorders>
            <w:shd w:val="clear" w:color="auto" w:fill="auto"/>
            <w:noWrap/>
            <w:vAlign w:val="center"/>
            <w:hideMark/>
          </w:tcPr>
          <w:p w14:paraId="3C5D834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恢复</w:t>
            </w:r>
          </w:p>
        </w:tc>
        <w:tc>
          <w:tcPr>
            <w:tcW w:w="0" w:type="auto"/>
            <w:tcBorders>
              <w:top w:val="nil"/>
              <w:left w:val="nil"/>
              <w:bottom w:val="nil"/>
              <w:right w:val="single" w:sz="8" w:space="0" w:color="auto"/>
            </w:tcBorders>
            <w:shd w:val="clear" w:color="auto" w:fill="auto"/>
            <w:noWrap/>
            <w:vAlign w:val="center"/>
            <w:hideMark/>
          </w:tcPr>
          <w:p w14:paraId="6A827B8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剂</w:t>
            </w:r>
          </w:p>
        </w:tc>
        <w:tc>
          <w:tcPr>
            <w:tcW w:w="0" w:type="auto"/>
            <w:tcBorders>
              <w:top w:val="nil"/>
              <w:left w:val="nil"/>
              <w:bottom w:val="nil"/>
              <w:right w:val="single" w:sz="8" w:space="0" w:color="auto"/>
            </w:tcBorders>
            <w:shd w:val="clear" w:color="auto" w:fill="auto"/>
            <w:noWrap/>
            <w:vAlign w:val="center"/>
            <w:hideMark/>
          </w:tcPr>
          <w:p w14:paraId="2AC90AF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w:t>
            </w:r>
          </w:p>
        </w:tc>
        <w:tc>
          <w:tcPr>
            <w:tcW w:w="0" w:type="auto"/>
            <w:tcBorders>
              <w:top w:val="nil"/>
              <w:left w:val="nil"/>
              <w:bottom w:val="nil"/>
              <w:right w:val="single" w:sz="8" w:space="0" w:color="auto"/>
            </w:tcBorders>
            <w:shd w:val="clear" w:color="auto" w:fill="auto"/>
            <w:noWrap/>
            <w:vAlign w:val="center"/>
            <w:hideMark/>
          </w:tcPr>
          <w:p w14:paraId="7DB645F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化</w:t>
            </w:r>
          </w:p>
        </w:tc>
        <w:tc>
          <w:tcPr>
            <w:tcW w:w="0" w:type="auto"/>
            <w:tcBorders>
              <w:top w:val="nil"/>
              <w:left w:val="nil"/>
              <w:bottom w:val="nil"/>
              <w:right w:val="single" w:sz="8" w:space="0" w:color="auto"/>
            </w:tcBorders>
            <w:shd w:val="clear" w:color="auto" w:fill="auto"/>
            <w:noWrap/>
            <w:vAlign w:val="center"/>
            <w:hideMark/>
          </w:tcPr>
          <w:p w14:paraId="54A659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服务</w:t>
            </w:r>
          </w:p>
        </w:tc>
        <w:tc>
          <w:tcPr>
            <w:tcW w:w="0" w:type="auto"/>
            <w:tcBorders>
              <w:top w:val="nil"/>
              <w:left w:val="nil"/>
              <w:bottom w:val="nil"/>
              <w:right w:val="single" w:sz="8" w:space="0" w:color="auto"/>
            </w:tcBorders>
            <w:shd w:val="clear" w:color="auto" w:fill="auto"/>
            <w:noWrap/>
            <w:vAlign w:val="center"/>
            <w:hideMark/>
          </w:tcPr>
          <w:p w14:paraId="0CB76A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货币</w:t>
            </w:r>
          </w:p>
        </w:tc>
        <w:tc>
          <w:tcPr>
            <w:tcW w:w="0" w:type="auto"/>
            <w:tcBorders>
              <w:top w:val="nil"/>
              <w:left w:val="nil"/>
              <w:bottom w:val="nil"/>
              <w:right w:val="single" w:sz="8" w:space="0" w:color="auto"/>
            </w:tcBorders>
            <w:shd w:val="clear" w:color="auto" w:fill="auto"/>
            <w:noWrap/>
            <w:vAlign w:val="center"/>
            <w:hideMark/>
          </w:tcPr>
          <w:p w14:paraId="7383BD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色情</w:t>
            </w:r>
          </w:p>
        </w:tc>
        <w:tc>
          <w:tcPr>
            <w:tcW w:w="0" w:type="auto"/>
            <w:tcBorders>
              <w:top w:val="nil"/>
              <w:left w:val="nil"/>
              <w:bottom w:val="nil"/>
              <w:right w:val="single" w:sz="8" w:space="0" w:color="auto"/>
            </w:tcBorders>
            <w:shd w:val="clear" w:color="auto" w:fill="auto"/>
            <w:noWrap/>
            <w:vAlign w:val="center"/>
            <w:hideMark/>
          </w:tcPr>
          <w:p w14:paraId="2005AA0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青藏</w:t>
            </w:r>
          </w:p>
        </w:tc>
        <w:tc>
          <w:tcPr>
            <w:tcW w:w="0" w:type="auto"/>
            <w:tcBorders>
              <w:top w:val="nil"/>
              <w:left w:val="nil"/>
              <w:bottom w:val="nil"/>
              <w:right w:val="single" w:sz="8" w:space="0" w:color="auto"/>
            </w:tcBorders>
            <w:shd w:val="clear" w:color="auto" w:fill="auto"/>
            <w:noWrap/>
            <w:vAlign w:val="center"/>
            <w:hideMark/>
          </w:tcPr>
          <w:p w14:paraId="14589C6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警</w:t>
            </w:r>
          </w:p>
        </w:tc>
        <w:tc>
          <w:tcPr>
            <w:tcW w:w="0" w:type="auto"/>
            <w:tcBorders>
              <w:top w:val="nil"/>
              <w:left w:val="nil"/>
              <w:bottom w:val="nil"/>
              <w:right w:val="single" w:sz="8" w:space="0" w:color="auto"/>
            </w:tcBorders>
            <w:shd w:val="clear" w:color="auto" w:fill="auto"/>
            <w:noWrap/>
            <w:vAlign w:val="center"/>
            <w:hideMark/>
          </w:tcPr>
          <w:p w14:paraId="26749DF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nil"/>
            </w:tcBorders>
            <w:shd w:val="clear" w:color="auto" w:fill="auto"/>
            <w:noWrap/>
            <w:vAlign w:val="center"/>
            <w:hideMark/>
          </w:tcPr>
          <w:p w14:paraId="62DCED5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r>
      <w:tr w:rsidR="00E61221" w:rsidRPr="00E61221" w14:paraId="7D17B10E"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12E99A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节目</w:t>
            </w:r>
          </w:p>
        </w:tc>
        <w:tc>
          <w:tcPr>
            <w:tcW w:w="0" w:type="auto"/>
            <w:tcBorders>
              <w:top w:val="nil"/>
              <w:left w:val="nil"/>
              <w:bottom w:val="nil"/>
              <w:right w:val="single" w:sz="8" w:space="0" w:color="auto"/>
            </w:tcBorders>
            <w:shd w:val="clear" w:color="auto" w:fill="auto"/>
            <w:noWrap/>
            <w:vAlign w:val="center"/>
            <w:hideMark/>
          </w:tcPr>
          <w:p w14:paraId="63C9FEB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援建</w:t>
            </w:r>
          </w:p>
        </w:tc>
        <w:tc>
          <w:tcPr>
            <w:tcW w:w="0" w:type="auto"/>
            <w:tcBorders>
              <w:top w:val="nil"/>
              <w:left w:val="nil"/>
              <w:bottom w:val="nil"/>
              <w:right w:val="single" w:sz="8" w:space="0" w:color="auto"/>
            </w:tcBorders>
            <w:shd w:val="clear" w:color="auto" w:fill="auto"/>
            <w:noWrap/>
            <w:vAlign w:val="center"/>
            <w:hideMark/>
          </w:tcPr>
          <w:p w14:paraId="573D011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中药</w:t>
            </w:r>
          </w:p>
        </w:tc>
        <w:tc>
          <w:tcPr>
            <w:tcW w:w="0" w:type="auto"/>
            <w:tcBorders>
              <w:top w:val="nil"/>
              <w:left w:val="nil"/>
              <w:bottom w:val="nil"/>
              <w:right w:val="single" w:sz="8" w:space="0" w:color="auto"/>
            </w:tcBorders>
            <w:shd w:val="clear" w:color="auto" w:fill="auto"/>
            <w:noWrap/>
            <w:vAlign w:val="center"/>
            <w:hideMark/>
          </w:tcPr>
          <w:p w14:paraId="5A6027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主席</w:t>
            </w:r>
          </w:p>
        </w:tc>
        <w:tc>
          <w:tcPr>
            <w:tcW w:w="0" w:type="auto"/>
            <w:tcBorders>
              <w:top w:val="nil"/>
              <w:left w:val="nil"/>
              <w:bottom w:val="nil"/>
              <w:right w:val="single" w:sz="8" w:space="0" w:color="auto"/>
            </w:tcBorders>
            <w:shd w:val="clear" w:color="auto" w:fill="auto"/>
            <w:noWrap/>
            <w:vAlign w:val="center"/>
            <w:hideMark/>
          </w:tcPr>
          <w:p w14:paraId="35E1BA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2FB8F07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医院</w:t>
            </w:r>
          </w:p>
        </w:tc>
        <w:tc>
          <w:tcPr>
            <w:tcW w:w="0" w:type="auto"/>
            <w:tcBorders>
              <w:top w:val="nil"/>
              <w:left w:val="nil"/>
              <w:bottom w:val="nil"/>
              <w:right w:val="single" w:sz="8" w:space="0" w:color="auto"/>
            </w:tcBorders>
            <w:shd w:val="clear" w:color="auto" w:fill="auto"/>
            <w:noWrap/>
            <w:vAlign w:val="center"/>
            <w:hideMark/>
          </w:tcPr>
          <w:p w14:paraId="64EDC00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0FED7C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手机</w:t>
            </w:r>
          </w:p>
        </w:tc>
        <w:tc>
          <w:tcPr>
            <w:tcW w:w="0" w:type="auto"/>
            <w:tcBorders>
              <w:top w:val="nil"/>
              <w:left w:val="nil"/>
              <w:bottom w:val="nil"/>
              <w:right w:val="single" w:sz="8" w:space="0" w:color="auto"/>
            </w:tcBorders>
            <w:shd w:val="clear" w:color="auto" w:fill="auto"/>
            <w:noWrap/>
            <w:vAlign w:val="center"/>
            <w:hideMark/>
          </w:tcPr>
          <w:p w14:paraId="24D7BD4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0384F30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嫌疑人</w:t>
            </w:r>
          </w:p>
        </w:tc>
        <w:tc>
          <w:tcPr>
            <w:tcW w:w="0" w:type="auto"/>
            <w:tcBorders>
              <w:top w:val="nil"/>
              <w:left w:val="nil"/>
              <w:bottom w:val="nil"/>
              <w:right w:val="single" w:sz="8" w:space="0" w:color="auto"/>
            </w:tcBorders>
            <w:shd w:val="clear" w:color="auto" w:fill="auto"/>
            <w:noWrap/>
            <w:vAlign w:val="center"/>
            <w:hideMark/>
          </w:tcPr>
          <w:p w14:paraId="1E6B5FA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动画</w:t>
            </w:r>
          </w:p>
        </w:tc>
        <w:tc>
          <w:tcPr>
            <w:tcW w:w="0" w:type="auto"/>
            <w:tcBorders>
              <w:top w:val="nil"/>
              <w:left w:val="nil"/>
              <w:bottom w:val="nil"/>
              <w:right w:val="nil"/>
            </w:tcBorders>
            <w:shd w:val="clear" w:color="auto" w:fill="auto"/>
            <w:noWrap/>
            <w:vAlign w:val="center"/>
            <w:hideMark/>
          </w:tcPr>
          <w:p w14:paraId="18407D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w:t>
            </w:r>
          </w:p>
        </w:tc>
      </w:tr>
      <w:tr w:rsidR="00E61221" w:rsidRPr="00E61221" w14:paraId="3D77BCCB"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0F061B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今天</w:t>
            </w:r>
          </w:p>
        </w:tc>
        <w:tc>
          <w:tcPr>
            <w:tcW w:w="0" w:type="auto"/>
            <w:tcBorders>
              <w:top w:val="nil"/>
              <w:left w:val="nil"/>
              <w:bottom w:val="nil"/>
              <w:right w:val="single" w:sz="8" w:space="0" w:color="auto"/>
            </w:tcBorders>
            <w:shd w:val="clear" w:color="auto" w:fill="auto"/>
            <w:noWrap/>
            <w:vAlign w:val="center"/>
            <w:hideMark/>
          </w:tcPr>
          <w:p w14:paraId="70E19E9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灾区</w:t>
            </w:r>
          </w:p>
        </w:tc>
        <w:tc>
          <w:tcPr>
            <w:tcW w:w="0" w:type="auto"/>
            <w:tcBorders>
              <w:top w:val="nil"/>
              <w:left w:val="nil"/>
              <w:bottom w:val="nil"/>
              <w:right w:val="single" w:sz="8" w:space="0" w:color="auto"/>
            </w:tcBorders>
            <w:shd w:val="clear" w:color="auto" w:fill="auto"/>
            <w:noWrap/>
            <w:vAlign w:val="center"/>
            <w:hideMark/>
          </w:tcPr>
          <w:p w14:paraId="1A8E03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限公司</w:t>
            </w:r>
          </w:p>
        </w:tc>
        <w:tc>
          <w:tcPr>
            <w:tcW w:w="0" w:type="auto"/>
            <w:tcBorders>
              <w:top w:val="nil"/>
              <w:left w:val="nil"/>
              <w:bottom w:val="nil"/>
              <w:right w:val="single" w:sz="8" w:space="0" w:color="auto"/>
            </w:tcBorders>
            <w:shd w:val="clear" w:color="auto" w:fill="auto"/>
            <w:noWrap/>
            <w:vAlign w:val="center"/>
            <w:hideMark/>
          </w:tcPr>
          <w:p w14:paraId="5524C29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全军</w:t>
            </w:r>
          </w:p>
        </w:tc>
        <w:tc>
          <w:tcPr>
            <w:tcW w:w="0" w:type="auto"/>
            <w:tcBorders>
              <w:top w:val="nil"/>
              <w:left w:val="nil"/>
              <w:bottom w:val="nil"/>
              <w:right w:val="single" w:sz="8" w:space="0" w:color="auto"/>
            </w:tcBorders>
            <w:shd w:val="clear" w:color="auto" w:fill="auto"/>
            <w:noWrap/>
            <w:vAlign w:val="center"/>
            <w:hideMark/>
          </w:tcPr>
          <w:p w14:paraId="7E4AA5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发展</w:t>
            </w:r>
          </w:p>
        </w:tc>
        <w:tc>
          <w:tcPr>
            <w:tcW w:w="0" w:type="auto"/>
            <w:tcBorders>
              <w:top w:val="nil"/>
              <w:left w:val="nil"/>
              <w:bottom w:val="nil"/>
              <w:right w:val="single" w:sz="8" w:space="0" w:color="auto"/>
            </w:tcBorders>
            <w:shd w:val="clear" w:color="auto" w:fill="auto"/>
            <w:noWrap/>
            <w:vAlign w:val="center"/>
            <w:hideMark/>
          </w:tcPr>
          <w:p w14:paraId="10C590B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机构</w:t>
            </w:r>
          </w:p>
        </w:tc>
        <w:tc>
          <w:tcPr>
            <w:tcW w:w="0" w:type="auto"/>
            <w:tcBorders>
              <w:top w:val="nil"/>
              <w:left w:val="nil"/>
              <w:bottom w:val="nil"/>
              <w:right w:val="single" w:sz="8" w:space="0" w:color="auto"/>
            </w:tcBorders>
            <w:shd w:val="clear" w:color="auto" w:fill="auto"/>
            <w:noWrap/>
            <w:vAlign w:val="center"/>
            <w:hideMark/>
          </w:tcPr>
          <w:p w14:paraId="064E825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储备</w:t>
            </w:r>
          </w:p>
        </w:tc>
        <w:tc>
          <w:tcPr>
            <w:tcW w:w="0" w:type="auto"/>
            <w:tcBorders>
              <w:top w:val="nil"/>
              <w:left w:val="nil"/>
              <w:bottom w:val="nil"/>
              <w:right w:val="single" w:sz="8" w:space="0" w:color="auto"/>
            </w:tcBorders>
            <w:shd w:val="clear" w:color="auto" w:fill="auto"/>
            <w:noWrap/>
            <w:vAlign w:val="center"/>
            <w:hideMark/>
          </w:tcPr>
          <w:p w14:paraId="0CEB421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播</w:t>
            </w:r>
          </w:p>
        </w:tc>
        <w:tc>
          <w:tcPr>
            <w:tcW w:w="0" w:type="auto"/>
            <w:tcBorders>
              <w:top w:val="nil"/>
              <w:left w:val="nil"/>
              <w:bottom w:val="nil"/>
              <w:right w:val="single" w:sz="8" w:space="0" w:color="auto"/>
            </w:tcBorders>
            <w:shd w:val="clear" w:color="auto" w:fill="auto"/>
            <w:noWrap/>
            <w:vAlign w:val="center"/>
            <w:hideMark/>
          </w:tcPr>
          <w:p w14:paraId="385310D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w:t>
            </w:r>
          </w:p>
        </w:tc>
        <w:tc>
          <w:tcPr>
            <w:tcW w:w="0" w:type="auto"/>
            <w:tcBorders>
              <w:top w:val="nil"/>
              <w:left w:val="nil"/>
              <w:bottom w:val="nil"/>
              <w:right w:val="single" w:sz="8" w:space="0" w:color="auto"/>
            </w:tcBorders>
            <w:shd w:val="clear" w:color="auto" w:fill="auto"/>
            <w:noWrap/>
            <w:vAlign w:val="center"/>
            <w:hideMark/>
          </w:tcPr>
          <w:p w14:paraId="65BA19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民警</w:t>
            </w:r>
          </w:p>
        </w:tc>
        <w:tc>
          <w:tcPr>
            <w:tcW w:w="0" w:type="auto"/>
            <w:tcBorders>
              <w:top w:val="nil"/>
              <w:left w:val="nil"/>
              <w:bottom w:val="nil"/>
              <w:right w:val="single" w:sz="8" w:space="0" w:color="auto"/>
            </w:tcBorders>
            <w:shd w:val="clear" w:color="auto" w:fill="auto"/>
            <w:noWrap/>
            <w:vAlign w:val="center"/>
            <w:hideMark/>
          </w:tcPr>
          <w:p w14:paraId="2F8111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影视</w:t>
            </w:r>
          </w:p>
        </w:tc>
        <w:tc>
          <w:tcPr>
            <w:tcW w:w="0" w:type="auto"/>
            <w:tcBorders>
              <w:top w:val="nil"/>
              <w:left w:val="nil"/>
              <w:bottom w:val="nil"/>
              <w:right w:val="nil"/>
            </w:tcBorders>
            <w:shd w:val="clear" w:color="auto" w:fill="auto"/>
            <w:noWrap/>
            <w:vAlign w:val="center"/>
            <w:hideMark/>
          </w:tcPr>
          <w:p w14:paraId="059B9A3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卓</w:t>
            </w:r>
          </w:p>
        </w:tc>
      </w:tr>
      <w:tr w:rsidR="00E61221" w:rsidRPr="00E61221" w14:paraId="5984A6FD"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59293E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报道</w:t>
            </w:r>
          </w:p>
        </w:tc>
        <w:tc>
          <w:tcPr>
            <w:tcW w:w="0" w:type="auto"/>
            <w:tcBorders>
              <w:top w:val="nil"/>
              <w:left w:val="nil"/>
              <w:bottom w:val="nil"/>
              <w:right w:val="single" w:sz="8" w:space="0" w:color="auto"/>
            </w:tcBorders>
            <w:shd w:val="clear" w:color="auto" w:fill="auto"/>
            <w:noWrap/>
            <w:vAlign w:val="center"/>
            <w:hideMark/>
          </w:tcPr>
          <w:p w14:paraId="5341152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汶川</w:t>
            </w:r>
          </w:p>
        </w:tc>
        <w:tc>
          <w:tcPr>
            <w:tcW w:w="0" w:type="auto"/>
            <w:tcBorders>
              <w:top w:val="nil"/>
              <w:left w:val="nil"/>
              <w:bottom w:val="nil"/>
              <w:right w:val="single" w:sz="8" w:space="0" w:color="auto"/>
            </w:tcBorders>
            <w:shd w:val="clear" w:color="auto" w:fill="auto"/>
            <w:noWrap/>
            <w:vAlign w:val="center"/>
            <w:hideMark/>
          </w:tcPr>
          <w:p w14:paraId="02D56C4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使</w:t>
            </w:r>
          </w:p>
        </w:tc>
        <w:tc>
          <w:tcPr>
            <w:tcW w:w="0" w:type="auto"/>
            <w:tcBorders>
              <w:top w:val="nil"/>
              <w:left w:val="nil"/>
              <w:bottom w:val="nil"/>
              <w:right w:val="single" w:sz="8" w:space="0" w:color="auto"/>
            </w:tcBorders>
            <w:shd w:val="clear" w:color="auto" w:fill="auto"/>
            <w:noWrap/>
            <w:vAlign w:val="center"/>
            <w:hideMark/>
          </w:tcPr>
          <w:p w14:paraId="50A6F9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30CA989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土</w:t>
            </w:r>
          </w:p>
        </w:tc>
        <w:tc>
          <w:tcPr>
            <w:tcW w:w="0" w:type="auto"/>
            <w:tcBorders>
              <w:top w:val="nil"/>
              <w:left w:val="nil"/>
              <w:bottom w:val="nil"/>
              <w:right w:val="single" w:sz="8" w:space="0" w:color="auto"/>
            </w:tcBorders>
            <w:shd w:val="clear" w:color="auto" w:fill="auto"/>
            <w:noWrap/>
            <w:vAlign w:val="center"/>
            <w:hideMark/>
          </w:tcPr>
          <w:p w14:paraId="674D15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w:t>
            </w:r>
          </w:p>
        </w:tc>
        <w:tc>
          <w:tcPr>
            <w:tcW w:w="0" w:type="auto"/>
            <w:tcBorders>
              <w:top w:val="nil"/>
              <w:left w:val="nil"/>
              <w:bottom w:val="nil"/>
              <w:right w:val="single" w:sz="8" w:space="0" w:color="auto"/>
            </w:tcBorders>
            <w:shd w:val="clear" w:color="auto" w:fill="auto"/>
            <w:noWrap/>
            <w:vAlign w:val="center"/>
            <w:hideMark/>
          </w:tcPr>
          <w:p w14:paraId="1350DC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203A55C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淫秽</w:t>
            </w:r>
          </w:p>
        </w:tc>
        <w:tc>
          <w:tcPr>
            <w:tcW w:w="0" w:type="auto"/>
            <w:tcBorders>
              <w:top w:val="nil"/>
              <w:left w:val="nil"/>
              <w:bottom w:val="nil"/>
              <w:right w:val="single" w:sz="8" w:space="0" w:color="auto"/>
            </w:tcBorders>
            <w:shd w:val="clear" w:color="auto" w:fill="auto"/>
            <w:noWrap/>
            <w:vAlign w:val="center"/>
            <w:hideMark/>
          </w:tcPr>
          <w:p w14:paraId="78F8E5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农牧民</w:t>
            </w:r>
          </w:p>
        </w:tc>
        <w:tc>
          <w:tcPr>
            <w:tcW w:w="0" w:type="auto"/>
            <w:tcBorders>
              <w:top w:val="nil"/>
              <w:left w:val="nil"/>
              <w:bottom w:val="nil"/>
              <w:right w:val="single" w:sz="8" w:space="0" w:color="auto"/>
            </w:tcBorders>
            <w:shd w:val="clear" w:color="auto" w:fill="auto"/>
            <w:noWrap/>
            <w:vAlign w:val="center"/>
            <w:hideMark/>
          </w:tcPr>
          <w:p w14:paraId="7F9283E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公安局</w:t>
            </w:r>
          </w:p>
        </w:tc>
        <w:tc>
          <w:tcPr>
            <w:tcW w:w="0" w:type="auto"/>
            <w:tcBorders>
              <w:top w:val="nil"/>
              <w:left w:val="nil"/>
              <w:bottom w:val="nil"/>
              <w:right w:val="single" w:sz="8" w:space="0" w:color="auto"/>
            </w:tcBorders>
            <w:shd w:val="clear" w:color="auto" w:fill="auto"/>
            <w:noWrap/>
            <w:vAlign w:val="center"/>
            <w:hideMark/>
          </w:tcPr>
          <w:p w14:paraId="32DC66D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档</w:t>
            </w:r>
          </w:p>
        </w:tc>
        <w:tc>
          <w:tcPr>
            <w:tcW w:w="0" w:type="auto"/>
            <w:tcBorders>
              <w:top w:val="nil"/>
              <w:left w:val="nil"/>
              <w:bottom w:val="nil"/>
              <w:right w:val="nil"/>
            </w:tcBorders>
            <w:shd w:val="clear" w:color="auto" w:fill="auto"/>
            <w:noWrap/>
            <w:vAlign w:val="center"/>
            <w:hideMark/>
          </w:tcPr>
          <w:p w14:paraId="4C61A85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涨</w:t>
            </w:r>
          </w:p>
        </w:tc>
      </w:tr>
      <w:tr w:rsidR="00E61221" w:rsidRPr="00E61221" w14:paraId="12C7CDD9" w14:textId="77777777" w:rsidTr="00E61221">
        <w:trPr>
          <w:trHeight w:val="57"/>
        </w:trPr>
        <w:tc>
          <w:tcPr>
            <w:tcW w:w="0" w:type="auto"/>
            <w:tcBorders>
              <w:top w:val="nil"/>
              <w:left w:val="nil"/>
              <w:bottom w:val="single" w:sz="4" w:space="0" w:color="auto"/>
              <w:right w:val="single" w:sz="8" w:space="0" w:color="auto"/>
            </w:tcBorders>
            <w:shd w:val="clear" w:color="auto" w:fill="auto"/>
            <w:noWrap/>
            <w:vAlign w:val="center"/>
            <w:hideMark/>
          </w:tcPr>
          <w:p w14:paraId="510722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电台</w:t>
            </w:r>
          </w:p>
        </w:tc>
        <w:tc>
          <w:tcPr>
            <w:tcW w:w="0" w:type="auto"/>
            <w:tcBorders>
              <w:top w:val="nil"/>
              <w:left w:val="nil"/>
              <w:bottom w:val="single" w:sz="4" w:space="0" w:color="auto"/>
              <w:right w:val="single" w:sz="8" w:space="0" w:color="auto"/>
            </w:tcBorders>
            <w:shd w:val="clear" w:color="auto" w:fill="auto"/>
            <w:noWrap/>
            <w:vAlign w:val="center"/>
            <w:hideMark/>
          </w:tcPr>
          <w:p w14:paraId="19BEE7B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镇</w:t>
            </w:r>
          </w:p>
        </w:tc>
        <w:tc>
          <w:tcPr>
            <w:tcW w:w="0" w:type="auto"/>
            <w:tcBorders>
              <w:top w:val="nil"/>
              <w:left w:val="nil"/>
              <w:bottom w:val="single" w:sz="4" w:space="0" w:color="auto"/>
              <w:right w:val="single" w:sz="8" w:space="0" w:color="auto"/>
            </w:tcBorders>
            <w:shd w:val="clear" w:color="auto" w:fill="auto"/>
            <w:noWrap/>
            <w:vAlign w:val="center"/>
            <w:hideMark/>
          </w:tcPr>
          <w:p w14:paraId="4BCC10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食品</w:t>
            </w:r>
          </w:p>
        </w:tc>
        <w:tc>
          <w:tcPr>
            <w:tcW w:w="0" w:type="auto"/>
            <w:tcBorders>
              <w:top w:val="nil"/>
              <w:left w:val="nil"/>
              <w:bottom w:val="single" w:sz="4" w:space="0" w:color="auto"/>
              <w:right w:val="single" w:sz="8" w:space="0" w:color="auto"/>
            </w:tcBorders>
            <w:shd w:val="clear" w:color="auto" w:fill="auto"/>
            <w:noWrap/>
            <w:vAlign w:val="center"/>
            <w:hideMark/>
          </w:tcPr>
          <w:p w14:paraId="6E9C21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战</w:t>
            </w:r>
          </w:p>
        </w:tc>
        <w:tc>
          <w:tcPr>
            <w:tcW w:w="0" w:type="auto"/>
            <w:tcBorders>
              <w:top w:val="nil"/>
              <w:left w:val="nil"/>
              <w:bottom w:val="single" w:sz="4" w:space="0" w:color="auto"/>
              <w:right w:val="single" w:sz="8" w:space="0" w:color="auto"/>
            </w:tcBorders>
            <w:shd w:val="clear" w:color="auto" w:fill="auto"/>
            <w:noWrap/>
            <w:vAlign w:val="center"/>
            <w:hideMark/>
          </w:tcPr>
          <w:p w14:paraId="76B8D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c>
          <w:tcPr>
            <w:tcW w:w="0" w:type="auto"/>
            <w:tcBorders>
              <w:top w:val="nil"/>
              <w:left w:val="nil"/>
              <w:bottom w:val="single" w:sz="4" w:space="0" w:color="auto"/>
              <w:right w:val="single" w:sz="8" w:space="0" w:color="auto"/>
            </w:tcBorders>
            <w:shd w:val="clear" w:color="auto" w:fill="auto"/>
            <w:noWrap/>
            <w:vAlign w:val="center"/>
            <w:hideMark/>
          </w:tcPr>
          <w:p w14:paraId="2B1E69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改</w:t>
            </w:r>
          </w:p>
        </w:tc>
        <w:tc>
          <w:tcPr>
            <w:tcW w:w="0" w:type="auto"/>
            <w:tcBorders>
              <w:top w:val="nil"/>
              <w:left w:val="nil"/>
              <w:bottom w:val="single" w:sz="4" w:space="0" w:color="auto"/>
              <w:right w:val="single" w:sz="8" w:space="0" w:color="auto"/>
            </w:tcBorders>
            <w:shd w:val="clear" w:color="auto" w:fill="auto"/>
            <w:noWrap/>
            <w:vAlign w:val="center"/>
            <w:hideMark/>
          </w:tcPr>
          <w:p w14:paraId="48B146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升值</w:t>
            </w:r>
          </w:p>
        </w:tc>
        <w:tc>
          <w:tcPr>
            <w:tcW w:w="0" w:type="auto"/>
            <w:tcBorders>
              <w:top w:val="nil"/>
              <w:left w:val="nil"/>
              <w:bottom w:val="single" w:sz="4" w:space="0" w:color="auto"/>
              <w:right w:val="single" w:sz="8" w:space="0" w:color="auto"/>
            </w:tcBorders>
            <w:shd w:val="clear" w:color="auto" w:fill="auto"/>
            <w:noWrap/>
            <w:vAlign w:val="center"/>
            <w:hideMark/>
          </w:tcPr>
          <w:p w14:paraId="53E020D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网民</w:t>
            </w:r>
          </w:p>
        </w:tc>
        <w:tc>
          <w:tcPr>
            <w:tcW w:w="0" w:type="auto"/>
            <w:tcBorders>
              <w:top w:val="nil"/>
              <w:left w:val="nil"/>
              <w:bottom w:val="single" w:sz="4" w:space="0" w:color="auto"/>
              <w:right w:val="single" w:sz="8" w:space="0" w:color="auto"/>
            </w:tcBorders>
            <w:shd w:val="clear" w:color="auto" w:fill="auto"/>
            <w:noWrap/>
            <w:vAlign w:val="center"/>
            <w:hideMark/>
          </w:tcPr>
          <w:p w14:paraId="5858EF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族</w:t>
            </w:r>
          </w:p>
        </w:tc>
        <w:tc>
          <w:tcPr>
            <w:tcW w:w="0" w:type="auto"/>
            <w:tcBorders>
              <w:top w:val="nil"/>
              <w:left w:val="nil"/>
              <w:bottom w:val="single" w:sz="4" w:space="0" w:color="auto"/>
              <w:right w:val="single" w:sz="8" w:space="0" w:color="auto"/>
            </w:tcBorders>
            <w:shd w:val="clear" w:color="auto" w:fill="auto"/>
            <w:noWrap/>
            <w:vAlign w:val="center"/>
            <w:hideMark/>
          </w:tcPr>
          <w:p w14:paraId="66E4788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击</w:t>
            </w:r>
          </w:p>
        </w:tc>
        <w:tc>
          <w:tcPr>
            <w:tcW w:w="0" w:type="auto"/>
            <w:tcBorders>
              <w:top w:val="nil"/>
              <w:left w:val="nil"/>
              <w:bottom w:val="single" w:sz="4" w:space="0" w:color="auto"/>
              <w:right w:val="single" w:sz="8" w:space="0" w:color="auto"/>
            </w:tcBorders>
            <w:shd w:val="clear" w:color="auto" w:fill="auto"/>
            <w:noWrap/>
            <w:vAlign w:val="center"/>
            <w:hideMark/>
          </w:tcPr>
          <w:p w14:paraId="65F11C3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c>
          <w:tcPr>
            <w:tcW w:w="0" w:type="auto"/>
            <w:tcBorders>
              <w:top w:val="nil"/>
              <w:left w:val="nil"/>
              <w:bottom w:val="single" w:sz="4" w:space="0" w:color="auto"/>
              <w:right w:val="nil"/>
            </w:tcBorders>
            <w:shd w:val="clear" w:color="auto" w:fill="auto"/>
            <w:noWrap/>
            <w:vAlign w:val="center"/>
            <w:hideMark/>
          </w:tcPr>
          <w:p w14:paraId="6DD4AB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价</w:t>
            </w:r>
          </w:p>
        </w:tc>
      </w:tr>
    </w:tbl>
    <w:p w14:paraId="1630B967" w14:textId="77777777" w:rsidR="00A20A63" w:rsidRDefault="001C2EF9">
      <w:pPr>
        <w:pStyle w:val="23"/>
      </w:pPr>
      <w:bookmarkStart w:id="153" w:name="_Toc437135875"/>
      <w:r>
        <w:t>4.</w:t>
      </w:r>
      <w:r>
        <w:rPr>
          <w:rFonts w:hint="eastAsia"/>
        </w:rPr>
        <w:t>5</w:t>
      </w:r>
      <w:r>
        <w:t xml:space="preserve"> </w:t>
      </w:r>
      <w:r>
        <w:t>实验与</w:t>
      </w:r>
      <w:r>
        <w:rPr>
          <w:rFonts w:hint="eastAsia"/>
        </w:rPr>
        <w:t>讨论</w:t>
      </w:r>
      <w:bookmarkEnd w:id="153"/>
    </w:p>
    <w:p w14:paraId="66456767" w14:textId="77777777" w:rsidR="00A20A63" w:rsidRDefault="001C2EF9">
      <w:pPr>
        <w:ind w:firstLine="480"/>
      </w:pPr>
      <w:r>
        <w:t>本节将通过实验验证基于</w:t>
      </w:r>
      <w:r>
        <w:rPr>
          <w:rFonts w:hint="eastAsia"/>
        </w:rPr>
        <w:t>VDSN</w:t>
      </w:r>
      <w:r>
        <w:t>的情感预测模型的有效性以及言语情感描述体系中对于各情感成分间影响关系的设定的合理性。在这之前</w:t>
      </w:r>
      <w:r>
        <w:rPr>
          <w:rFonts w:hint="eastAsia"/>
        </w:rPr>
        <w:t>，</w:t>
      </w:r>
      <w:r>
        <w:t>将首先对实验采用的评价指标以及针对参数设置、数据规模</w:t>
      </w:r>
      <w:r>
        <w:rPr>
          <w:rFonts w:hint="eastAsia"/>
        </w:rPr>
        <w:t>的</w:t>
      </w:r>
      <w:r>
        <w:t>测试实验进行介绍</w:t>
      </w:r>
      <w:r>
        <w:rPr>
          <w:rFonts w:hint="eastAsia"/>
        </w:rPr>
        <w:t>。</w:t>
      </w:r>
      <w:r>
        <w:t xml:space="preserve"> </w:t>
      </w:r>
    </w:p>
    <w:p w14:paraId="0F9CC319" w14:textId="77777777" w:rsidR="00A20A63" w:rsidRDefault="001C2EF9">
      <w:pPr>
        <w:pStyle w:val="33"/>
      </w:pPr>
      <w:bookmarkStart w:id="154" w:name="_Toc437135876"/>
      <w:r>
        <w:t>4.</w:t>
      </w:r>
      <w:r>
        <w:rPr>
          <w:rFonts w:hint="eastAsia"/>
        </w:rPr>
        <w:t>5</w:t>
      </w:r>
      <w:r>
        <w:t xml:space="preserve">.1 </w:t>
      </w:r>
      <w:r>
        <w:t>评价指标</w:t>
      </w:r>
      <w:bookmarkEnd w:id="154"/>
    </w:p>
    <w:p w14:paraId="0BF5400C" w14:textId="77777777" w:rsidR="00A20A63" w:rsidRDefault="001C2EF9">
      <w:pPr>
        <w:ind w:firstLine="480"/>
      </w:pPr>
      <w:r>
        <w:t>我们使用均方</w:t>
      </w:r>
      <w:r w:rsidR="002D16AE">
        <w:t>根</w:t>
      </w:r>
      <w:r>
        <w:t>误差（</w:t>
      </w:r>
      <w:r>
        <w:t>Root-Mean-Square-Error</w:t>
      </w:r>
      <w:r>
        <w:t>，</w:t>
      </w:r>
      <w:r>
        <w:t>RMSE</w:t>
      </w:r>
      <w:r>
        <w:t>）作为实验的评价指标，一方面由于本文所提出的言语情感描述体系采用多维空间表示，</w:t>
      </w:r>
      <w:r>
        <w:t>RMSE</w:t>
      </w:r>
      <w:r>
        <w:t>能够刻画预测向量与目标向量在多维空间的距离；另一方面由于本文的预测任务不同于传统的情感分类任务，每个维度上有表示不同强度的刻度值，</w:t>
      </w:r>
      <w:r>
        <w:rPr>
          <w:rFonts w:hint="eastAsia"/>
        </w:rPr>
        <w:t>因此</w:t>
      </w:r>
      <w:r>
        <w:t>更倾向于回归预测，通过</w:t>
      </w:r>
      <w:r>
        <w:t>RMSE</w:t>
      </w:r>
      <w:r>
        <w:t>不仅可以看出预测结果的正确与否，还能看出偏离目标值的误差大小。</w:t>
      </w:r>
      <w:r>
        <w:t>RMSE</w:t>
      </w:r>
      <w:r>
        <w:t>越小，则预测结果越好</w:t>
      </w:r>
      <w:r>
        <w:rPr>
          <w:rFonts w:hint="eastAsia"/>
        </w:rPr>
        <w:t>，</w:t>
      </w:r>
      <w:r>
        <w:t>计算公式为：</w:t>
      </w:r>
    </w:p>
    <w:p w14:paraId="5AA6B50B" w14:textId="77777777" w:rsidR="00A20A63" w:rsidRDefault="001C2EF9">
      <w:pPr>
        <w:pStyle w:val="aff"/>
        <w:wordWrap w:val="0"/>
        <w:ind w:firstLine="480"/>
        <w:jc w:val="right"/>
        <w:rPr>
          <w:sz w:val="24"/>
          <w:szCs w:val="24"/>
        </w:rPr>
      </w:pPr>
      <w:r>
        <w:tab/>
      </w:r>
      <w:r>
        <w:rPr>
          <w:position w:val="-30"/>
        </w:rPr>
        <w:object w:dxaOrig="2595" w:dyaOrig="765" w14:anchorId="38AF20F8">
          <v:shape id="_x0000_i1291" type="#_x0000_t75" style="width:129.75pt;height:38.25pt" o:ole="">
            <v:imagedata r:id="rId507" o:title=""/>
          </v:shape>
          <o:OLEObject Type="Embed" ProgID="Equation.DSMT4" ShapeID="_x0000_i1291" DrawAspect="Content" ObjectID="_1512233089" r:id="rId508"/>
        </w:object>
      </w:r>
      <w:r>
        <w:t xml:space="preserve">                         </w:t>
      </w:r>
      <w:r>
        <w:rPr>
          <w:sz w:val="24"/>
          <w:szCs w:val="24"/>
        </w:rPr>
        <w:tab/>
        <w:t>(4-25)</w:t>
      </w:r>
    </w:p>
    <w:p w14:paraId="487C5909" w14:textId="77777777" w:rsidR="00A20A63" w:rsidRDefault="001C2EF9">
      <w:pPr>
        <w:ind w:firstLineChars="0" w:firstLine="0"/>
      </w:pPr>
      <w:r>
        <w:t>其中，</w:t>
      </w:r>
      <w:r>
        <w:rPr>
          <w:position w:val="-6"/>
        </w:rPr>
        <w:object w:dxaOrig="135" w:dyaOrig="255" w14:anchorId="3190AAAE">
          <v:shape id="_x0000_i1292" type="#_x0000_t75" style="width:6.75pt;height:12.75pt" o:ole="">
            <v:imagedata r:id="rId509" o:title=""/>
          </v:shape>
          <o:OLEObject Type="Embed" ProgID="Equation.DSMT4" ShapeID="_x0000_i1292" DrawAspect="Content" ObjectID="_1512233090" r:id="rId510"/>
        </w:object>
      </w:r>
      <w:r>
        <w:t>为样本索引，</w:t>
      </w:r>
      <w:r>
        <w:fldChar w:fldCharType="begin"/>
      </w:r>
      <w:r>
        <w:instrText xml:space="preserve"> QUOTE  </w:instrText>
      </w:r>
      <w:r>
        <w:fldChar w:fldCharType="separate"/>
      </w:r>
      <w:r>
        <w:rPr>
          <w:position w:val="-6"/>
        </w:rPr>
        <w:object w:dxaOrig="285" w:dyaOrig="270" w14:anchorId="15F09C3F">
          <v:shape id="_x0000_i1293" type="#_x0000_t75" style="width:14.25pt;height:13.5pt" o:ole="">
            <v:imagedata r:id="rId511" o:title=""/>
          </v:shape>
          <o:OLEObject Type="Embed" ProgID="Equation.DSMT4" ShapeID="_x0000_i1293" DrawAspect="Content" ObjectID="_1512233091" r:id="rId512"/>
        </w:object>
      </w:r>
      <w:r>
        <w:fldChar w:fldCharType="end"/>
      </w:r>
      <w:r>
        <w:t>为测试样本数，</w:t>
      </w:r>
      <w:r>
        <w:rPr>
          <w:position w:val="-12"/>
        </w:rPr>
        <w:object w:dxaOrig="255" w:dyaOrig="360" w14:anchorId="4AA6D7DB">
          <v:shape id="_x0000_i1294" type="#_x0000_t75" style="width:12.75pt;height:18.75pt" o:ole="">
            <v:imagedata r:id="rId513" o:title=""/>
          </v:shape>
          <o:OLEObject Type="Embed" ProgID="Equation.DSMT4" ShapeID="_x0000_i1294" DrawAspect="Content" ObjectID="_1512233092" r:id="rId514"/>
        </w:object>
      </w:r>
      <w:r>
        <w:t>为预测模型的输出向量，</w:t>
      </w:r>
      <w:r>
        <w:rPr>
          <w:position w:val="-12"/>
        </w:rPr>
        <w:object w:dxaOrig="195" w:dyaOrig="360" w14:anchorId="7DB3C485">
          <v:shape id="_x0000_i1295" type="#_x0000_t75" style="width:9.75pt;height:18.75pt" o:ole="">
            <v:imagedata r:id="rId515" o:title=""/>
          </v:shape>
          <o:OLEObject Type="Embed" ProgID="Equation.DSMT4" ShapeID="_x0000_i1295" DrawAspect="Content" ObjectID="_1512233093" r:id="rId516"/>
        </w:object>
      </w:r>
      <w:r>
        <w:t>为目标向量，即标注数据。</w:t>
      </w:r>
    </w:p>
    <w:p w14:paraId="657099A4" w14:textId="77777777" w:rsidR="00A20A63" w:rsidRDefault="001C2EF9">
      <w:pPr>
        <w:pStyle w:val="33"/>
      </w:pPr>
      <w:bookmarkStart w:id="155" w:name="_Toc437135877"/>
      <w:r>
        <w:t>4.</w:t>
      </w:r>
      <w:r>
        <w:rPr>
          <w:rFonts w:hint="eastAsia"/>
        </w:rPr>
        <w:t>5</w:t>
      </w:r>
      <w:r>
        <w:t xml:space="preserve">.2 </w:t>
      </w:r>
      <w:r>
        <w:t>准备实验</w:t>
      </w:r>
      <w:bookmarkEnd w:id="155"/>
    </w:p>
    <w:p w14:paraId="2BC30D95" w14:textId="77777777" w:rsidR="00A20A63" w:rsidRDefault="001C2EF9">
      <w:pPr>
        <w:ind w:firstLine="480"/>
      </w:pPr>
      <w:r>
        <w:rPr>
          <w:rFonts w:hint="eastAsia"/>
        </w:rPr>
        <w:lastRenderedPageBreak/>
        <w:t>准备</w:t>
      </w:r>
      <w:r>
        <w:t>实验的目的是为了确定训练主题模型和神经网络模型时的参数设置，以及</w:t>
      </w:r>
      <w:r>
        <w:rPr>
          <w:rFonts w:hint="eastAsia"/>
        </w:rPr>
        <w:t>训练</w:t>
      </w:r>
      <w:r>
        <w:t>数据规模对于预测结果的影响。</w:t>
      </w:r>
      <w:r>
        <w:rPr>
          <w:rFonts w:hint="eastAsia"/>
        </w:rPr>
        <w:t>采用</w:t>
      </w:r>
      <w:r>
        <w:t>第</w:t>
      </w:r>
      <w:r>
        <w:rPr>
          <w:rFonts w:hint="eastAsia"/>
        </w:rPr>
        <w:t>3</w:t>
      </w:r>
      <w:r>
        <w:t>章建立的情感语料库，其中</w:t>
      </w:r>
      <w:r>
        <w:t>150</w:t>
      </w:r>
      <w:r>
        <w:t>篇为有标签数据，</w:t>
      </w:r>
      <w:r>
        <w:rPr>
          <w:rFonts w:hint="eastAsia"/>
        </w:rPr>
        <w:t>8450</w:t>
      </w:r>
      <w:r>
        <w:rPr>
          <w:rFonts w:hint="eastAsia"/>
        </w:rPr>
        <w:t>篇为无标签数据</w:t>
      </w:r>
      <w:r>
        <w:t>，无标签数据分两次加入到训练集与有</w:t>
      </w:r>
      <w:proofErr w:type="gramStart"/>
      <w:r>
        <w:t>标数据</w:t>
      </w:r>
      <w:proofErr w:type="gramEnd"/>
      <w:r>
        <w:t>一起参与网络的预训练：第一次先加入</w:t>
      </w:r>
      <w:proofErr w:type="gramStart"/>
      <w:r>
        <w:rPr>
          <w:rFonts w:hint="eastAsia"/>
        </w:rPr>
        <w:t>一</w:t>
      </w:r>
      <w:proofErr w:type="gramEnd"/>
      <w:r>
        <w:rPr>
          <w:rFonts w:hint="eastAsia"/>
        </w:rPr>
        <w:t>小部分</w:t>
      </w:r>
      <w:r>
        <w:t>（</w:t>
      </w:r>
      <w:r>
        <w:t>450</w:t>
      </w:r>
      <w:r>
        <w:t>篇）</w:t>
      </w:r>
      <w:r>
        <w:rPr>
          <w:rFonts w:hint="eastAsia"/>
        </w:rPr>
        <w:t>无</w:t>
      </w:r>
      <w:proofErr w:type="gramStart"/>
      <w:r>
        <w:rPr>
          <w:rFonts w:hint="eastAsia"/>
        </w:rPr>
        <w:t>标数据</w:t>
      </w:r>
      <w:proofErr w:type="gramEnd"/>
      <w:r>
        <w:t>测试加入无</w:t>
      </w:r>
      <w:proofErr w:type="gramStart"/>
      <w:r>
        <w:t>标数据</w:t>
      </w:r>
      <w:proofErr w:type="gramEnd"/>
      <w:r>
        <w:rPr>
          <w:rFonts w:hint="eastAsia"/>
        </w:rPr>
        <w:t>能否</w:t>
      </w:r>
      <w:r>
        <w:t>提升预测效果；第二次再加入剩余全部</w:t>
      </w:r>
      <w:r>
        <w:rPr>
          <w:rFonts w:hint="eastAsia"/>
        </w:rPr>
        <w:t>无标</w:t>
      </w:r>
      <w:r>
        <w:t>数据（</w:t>
      </w:r>
      <w:r>
        <w:t>8000</w:t>
      </w:r>
      <w:r>
        <w:t>篇）测试</w:t>
      </w:r>
      <w:r>
        <w:rPr>
          <w:rFonts w:hint="eastAsia"/>
        </w:rPr>
        <w:t>扩大无</w:t>
      </w:r>
      <w:proofErr w:type="gramStart"/>
      <w:r>
        <w:rPr>
          <w:rFonts w:hint="eastAsia"/>
        </w:rPr>
        <w:t>标数据</w:t>
      </w:r>
      <w:proofErr w:type="gramEnd"/>
      <w:r>
        <w:rPr>
          <w:rFonts w:hint="eastAsia"/>
        </w:rPr>
        <w:t>的规模能否进一步改善预测结果</w:t>
      </w:r>
      <w:r>
        <w:t>。如此，</w:t>
      </w:r>
      <w:r>
        <w:rPr>
          <w:rFonts w:hint="eastAsia"/>
        </w:rPr>
        <w:t>训练</w:t>
      </w:r>
      <w:r>
        <w:t>数据分为三个不同规模的数据集：小规模（</w:t>
      </w:r>
      <w:r>
        <w:t>150</w:t>
      </w:r>
      <w:r>
        <w:t>篇</w:t>
      </w:r>
      <w:r>
        <w:rPr>
          <w:rFonts w:hint="eastAsia"/>
        </w:rPr>
        <w:t>，</w:t>
      </w:r>
      <w:r>
        <w:t>全部有标）、中等规模（</w:t>
      </w:r>
      <w:r>
        <w:t>600</w:t>
      </w:r>
      <w:r>
        <w:t>篇</w:t>
      </w:r>
      <w:r>
        <w:rPr>
          <w:rFonts w:hint="eastAsia"/>
        </w:rPr>
        <w:t>，</w:t>
      </w:r>
      <w:r>
        <w:t>150</w:t>
      </w:r>
      <w:r>
        <w:t>篇有标</w:t>
      </w:r>
      <w:r>
        <w:t>+450</w:t>
      </w:r>
      <w:r>
        <w:t>篇无标）和大规模（</w:t>
      </w:r>
      <w:r>
        <w:t>8600</w:t>
      </w:r>
      <w:r>
        <w:t>篇</w:t>
      </w:r>
      <w:r>
        <w:rPr>
          <w:rFonts w:hint="eastAsia"/>
        </w:rPr>
        <w:t>，</w:t>
      </w:r>
      <w:r>
        <w:t>150</w:t>
      </w:r>
      <w:r>
        <w:t>篇有标</w:t>
      </w:r>
      <w:r>
        <w:t>+8450</w:t>
      </w:r>
      <w:r>
        <w:t>篇无标）。</w:t>
      </w:r>
    </w:p>
    <w:p w14:paraId="74ECE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主题模型</w:t>
      </w:r>
      <w:r>
        <w:rPr>
          <w:b/>
        </w:rPr>
        <w:t>参数设置</w:t>
      </w:r>
    </w:p>
    <w:p w14:paraId="3E8B1398" w14:textId="77777777" w:rsidR="00A20A63" w:rsidRDefault="001C2EF9">
      <w:pPr>
        <w:ind w:firstLine="480"/>
      </w:pPr>
      <w:r>
        <w:t>LDA</w:t>
      </w:r>
      <w:r>
        <w:t>主题模型用于文本特征的降维，有三个主要参数需要提前设定</w:t>
      </w:r>
      <w:r>
        <w:rPr>
          <w:rFonts w:hint="eastAsia"/>
        </w:rPr>
        <w:t>：</w:t>
      </w:r>
      <w:r>
        <w:t>主题数和两个超参数</w:t>
      </w:r>
      <w:r>
        <w:rPr>
          <w:position w:val="-6"/>
        </w:rPr>
        <w:object w:dxaOrig="240" w:dyaOrig="225" w14:anchorId="74872BF5">
          <v:shape id="_x0000_i1296" type="#_x0000_t75" style="width:12pt;height:11.25pt" o:ole="">
            <v:imagedata r:id="rId436" o:title=""/>
          </v:shape>
          <o:OLEObject Type="Embed" ProgID="Equation.DSMT4" ShapeID="_x0000_i1296" DrawAspect="Content" ObjectID="_1512233094" r:id="rId517"/>
        </w:object>
      </w:r>
      <w:r>
        <w:rPr>
          <w:rFonts w:hint="eastAsia"/>
        </w:rPr>
        <w:t>、</w:t>
      </w:r>
      <w:r>
        <w:rPr>
          <w:position w:val="-10"/>
        </w:rPr>
        <w:object w:dxaOrig="240" w:dyaOrig="315" w14:anchorId="00AE49C6">
          <v:shape id="_x0000_i1297" type="#_x0000_t75" style="width:12pt;height:15.75pt" o:ole="">
            <v:imagedata r:id="rId438" o:title=""/>
          </v:shape>
          <o:OLEObject Type="Embed" ProgID="Equation.DSMT4" ShapeID="_x0000_i1297" DrawAspect="Content" ObjectID="_1512233095" r:id="rId518"/>
        </w:object>
      </w:r>
      <w:r>
        <w:rPr>
          <w:rFonts w:hint="eastAsia"/>
        </w:rPr>
        <w:t>。主题数即</w:t>
      </w:r>
      <w:proofErr w:type="gramStart"/>
      <w:r>
        <w:rPr>
          <w:rFonts w:hint="eastAsia"/>
        </w:rPr>
        <w:t>降维之后</w:t>
      </w:r>
      <w:proofErr w:type="gramEnd"/>
      <w:r>
        <w:rPr>
          <w:rFonts w:hint="eastAsia"/>
        </w:rPr>
        <w:t>的文本特征维度，决定网络输入层的节点数，</w:t>
      </w:r>
      <w:r>
        <w:t>一定范围内增加主题数有助于提升主题模型对于数据集的刻画能力，但维度过多会增加</w:t>
      </w:r>
      <w:r>
        <w:rPr>
          <w:rFonts w:hint="eastAsia"/>
        </w:rPr>
        <w:t>网络</w:t>
      </w:r>
      <w:r>
        <w:t>预测模型的时间和空间开销，在样本有限的情况下还易造成过拟合。</w:t>
      </w:r>
      <w:r>
        <w:rPr>
          <w:rFonts w:hint="eastAsia"/>
        </w:rPr>
        <w:t>超参数</w:t>
      </w:r>
      <w:r>
        <w:rPr>
          <w:position w:val="-6"/>
        </w:rPr>
        <w:object w:dxaOrig="240" w:dyaOrig="225" w14:anchorId="3950D678">
          <v:shape id="_x0000_i1298" type="#_x0000_t75" style="width:12pt;height:11.25pt" o:ole="">
            <v:imagedata r:id="rId436" o:title=""/>
          </v:shape>
          <o:OLEObject Type="Embed" ProgID="Equation.DSMT4" ShapeID="_x0000_i1298" DrawAspect="Content" ObjectID="_1512233096" r:id="rId519"/>
        </w:object>
      </w:r>
      <w:r>
        <w:t>控制着文档在主题</w:t>
      </w:r>
      <w:r>
        <w:rPr>
          <w:rFonts w:hint="eastAsia"/>
        </w:rPr>
        <w:t>上的</w:t>
      </w:r>
      <w:r>
        <w:t>分布</w:t>
      </w:r>
      <w:r>
        <w:rPr>
          <w:rFonts w:hint="eastAsia"/>
        </w:rPr>
        <w:t>（“文档</w:t>
      </w:r>
      <w:r>
        <w:rPr>
          <w:rFonts w:hint="eastAsia"/>
        </w:rPr>
        <w:t>-</w:t>
      </w:r>
      <w:r>
        <w:rPr>
          <w:rFonts w:hint="eastAsia"/>
        </w:rPr>
        <w:t>主题”分布）</w:t>
      </w:r>
      <w:r>
        <w:t>的稀疏性，一个较小的</w:t>
      </w:r>
      <w:r>
        <w:rPr>
          <w:position w:val="-6"/>
        </w:rPr>
        <w:object w:dxaOrig="240" w:dyaOrig="225" w14:anchorId="6D409382">
          <v:shape id="_x0000_i1299" type="#_x0000_t75" style="width:12pt;height:11.25pt" o:ole="">
            <v:imagedata r:id="rId436" o:title=""/>
          </v:shape>
          <o:OLEObject Type="Embed" ProgID="Equation.DSMT4" ShapeID="_x0000_i1299" DrawAspect="Content" ObjectID="_1512233097" r:id="rId520"/>
        </w:object>
      </w:r>
      <w:r>
        <w:t>意味着模型倾向于用较少的主题描述文档；与之类似，</w:t>
      </w:r>
      <w:r>
        <w:rPr>
          <w:position w:val="-10"/>
        </w:rPr>
        <w:object w:dxaOrig="240" w:dyaOrig="315" w14:anchorId="6167C654">
          <v:shape id="_x0000_i1300" type="#_x0000_t75" style="width:12pt;height:15.75pt" o:ole="">
            <v:imagedata r:id="rId438" o:title=""/>
          </v:shape>
          <o:OLEObject Type="Embed" ProgID="Equation.DSMT4" ShapeID="_x0000_i1300" DrawAspect="Content" ObjectID="_1512233098" r:id="rId521"/>
        </w:object>
      </w:r>
      <w:r>
        <w:t>控制</w:t>
      </w:r>
      <w:proofErr w:type="gramStart"/>
      <w:r>
        <w:t>着主题</w:t>
      </w:r>
      <w:proofErr w:type="gramEnd"/>
      <w:r>
        <w:t>在词</w:t>
      </w:r>
      <w:r>
        <w:rPr>
          <w:rFonts w:hint="eastAsia"/>
        </w:rPr>
        <w:t>项上的</w:t>
      </w:r>
      <w:r>
        <w:t>分布</w:t>
      </w:r>
      <w:r>
        <w:rPr>
          <w:rFonts w:hint="eastAsia"/>
        </w:rPr>
        <w:t>（“主题</w:t>
      </w:r>
      <w:r>
        <w:rPr>
          <w:rFonts w:hint="eastAsia"/>
        </w:rPr>
        <w:t>-</w:t>
      </w:r>
      <w:r>
        <w:rPr>
          <w:rFonts w:hint="eastAsia"/>
        </w:rPr>
        <w:t>词项”分布）</w:t>
      </w:r>
      <w:r>
        <w:t>的稀疏性，一个较小的</w:t>
      </w:r>
      <w:r>
        <w:rPr>
          <w:position w:val="-10"/>
        </w:rPr>
        <w:object w:dxaOrig="240" w:dyaOrig="315" w14:anchorId="65307821">
          <v:shape id="_x0000_i1301" type="#_x0000_t75" style="width:12pt;height:15.75pt" o:ole="">
            <v:imagedata r:id="rId438" o:title=""/>
          </v:shape>
          <o:OLEObject Type="Embed" ProgID="Equation.DSMT4" ShapeID="_x0000_i1301" DrawAspect="Content" ObjectID="_1512233099" r:id="rId522"/>
        </w:object>
      </w:r>
      <w:r>
        <w:t>意味着模型倾向于分配给每个主题较少的词项。这三个参数存在</w:t>
      </w:r>
      <w:r>
        <w:rPr>
          <w:rFonts w:hint="eastAsia"/>
        </w:rPr>
        <w:t>交错复杂</w:t>
      </w:r>
      <w:r>
        <w:t>的相互影响</w:t>
      </w:r>
      <w:r>
        <w:rPr>
          <w:rFonts w:hint="eastAsia"/>
        </w:rPr>
        <w:t>，</w:t>
      </w:r>
      <w:r>
        <w:t>因此很难单独估计某一参数的取值</w:t>
      </w:r>
      <w:r>
        <w:rPr>
          <w:rFonts w:hint="eastAsia"/>
        </w:rPr>
        <w:t>。</w:t>
      </w:r>
      <w:r>
        <w:t>Griffiths</w:t>
      </w:r>
      <w:r>
        <w:rPr>
          <w:vertAlign w:val="superscript"/>
        </w:rPr>
        <w:t>[1</w:t>
      </w:r>
      <w:r>
        <w:rPr>
          <w:rFonts w:hint="eastAsia"/>
          <w:vertAlign w:val="superscript"/>
        </w:rPr>
        <w:t>12</w:t>
      </w:r>
      <w:r>
        <w:rPr>
          <w:vertAlign w:val="superscript"/>
        </w:rPr>
        <w:t>]</w:t>
      </w:r>
      <w:r>
        <w:t>通过在不同数据集上的测试给出两个通常情况下表现良好的超参数的经验值，</w:t>
      </w:r>
      <w:r>
        <w:rPr>
          <w:position w:val="-10"/>
        </w:rPr>
        <w:object w:dxaOrig="870" w:dyaOrig="345" w14:anchorId="0F7D6E3F">
          <v:shape id="_x0000_i1302" type="#_x0000_t75" style="width:43.5pt;height:17.25pt" o:ole="">
            <v:imagedata r:id="rId523" o:title=""/>
          </v:shape>
          <o:OLEObject Type="Embed" ProgID="Equation.DSMT4" ShapeID="_x0000_i1302" DrawAspect="Content" ObjectID="_1512233100" r:id="rId524"/>
        </w:object>
      </w:r>
      <w:r>
        <w:t>（</w:t>
      </w:r>
      <w:r>
        <w:rPr>
          <w:position w:val="-4"/>
        </w:rPr>
        <w:object w:dxaOrig="225" w:dyaOrig="285" w14:anchorId="59FB1BB6">
          <v:shape id="_x0000_i1303" type="#_x0000_t75" style="width:11.25pt;height:14.25pt" o:ole="">
            <v:imagedata r:id="rId525" o:title=""/>
          </v:shape>
          <o:OLEObject Type="Embed" ProgID="Equation.DSMT4" ShapeID="_x0000_i1303" DrawAspect="Content" ObjectID="_1512233101" r:id="rId526"/>
        </w:object>
      </w:r>
      <w:r>
        <w:t>为主题数），</w:t>
      </w:r>
      <w:r>
        <w:rPr>
          <w:position w:val="-10"/>
        </w:rPr>
        <w:object w:dxaOrig="810" w:dyaOrig="315" w14:anchorId="1162F122">
          <v:shape id="_x0000_i1304" type="#_x0000_t75" style="width:40.5pt;height:15.75pt" o:ole="">
            <v:imagedata r:id="rId527" o:title=""/>
          </v:shape>
          <o:OLEObject Type="Embed" ProgID="Equation.DSMT4" ShapeID="_x0000_i1304" DrawAspect="Content" ObjectID="_1512233102" r:id="rId528"/>
        </w:object>
      </w:r>
      <w:r>
        <w:t>。我们首先</w:t>
      </w:r>
      <w:r>
        <w:rPr>
          <w:rFonts w:hint="eastAsia"/>
        </w:rPr>
        <w:t>利用</w:t>
      </w:r>
      <w:r>
        <w:t>经验值</w:t>
      </w:r>
      <w:proofErr w:type="gramStart"/>
      <w:r>
        <w:rPr>
          <w:rFonts w:hint="eastAsia"/>
        </w:rPr>
        <w:t>固定</w:t>
      </w:r>
      <w:r>
        <w:t>超</w:t>
      </w:r>
      <w:proofErr w:type="gramEnd"/>
      <w:r>
        <w:t>参数以进行</w:t>
      </w:r>
      <w:r>
        <w:rPr>
          <w:rFonts w:hint="eastAsia"/>
        </w:rPr>
        <w:t>主题数的估计，然后固定主题数和一个超参数，测试另一超参数的经验值是否可用</w:t>
      </w:r>
      <w:r>
        <w:t>。</w:t>
      </w:r>
    </w:p>
    <w:p w14:paraId="787B8E0D" w14:textId="77777777" w:rsidR="00A20A63" w:rsidRDefault="001C2EF9">
      <w:pPr>
        <w:ind w:firstLine="480"/>
      </w:pPr>
      <w:r>
        <w:t>通常情况下，主题模型对数据集的刻画能力通过模糊度</w:t>
      </w:r>
      <w:r>
        <w:rPr>
          <w:rFonts w:hint="eastAsia"/>
        </w:rPr>
        <w:t>（</w:t>
      </w:r>
      <w:r>
        <w:rPr>
          <w:rFonts w:hint="eastAsia"/>
        </w:rPr>
        <w:t>perplexity</w:t>
      </w:r>
      <w:r>
        <w:rPr>
          <w:rFonts w:hint="eastAsia"/>
        </w:rPr>
        <w:t>）</w:t>
      </w:r>
      <w:r>
        <w:rPr>
          <w:vertAlign w:val="superscript"/>
        </w:rPr>
        <w:t>[1</w:t>
      </w:r>
      <w:r>
        <w:rPr>
          <w:rFonts w:hint="eastAsia"/>
          <w:vertAlign w:val="superscript"/>
        </w:rPr>
        <w:t>11</w:t>
      </w:r>
      <w:r>
        <w:rPr>
          <w:vertAlign w:val="superscript"/>
        </w:rPr>
        <w:t>]</w:t>
      </w:r>
      <w:r>
        <w:t>来评价。模糊度是一个数值上与单个词语平均似然度成反比的指标，值越低则表示模型对数据集的刻画越精准</w:t>
      </w:r>
      <w:r>
        <w:rPr>
          <w:rFonts w:hint="eastAsia"/>
        </w:rPr>
        <w:t>。</w:t>
      </w:r>
      <w:r>
        <w:t>这里采用模糊度作为</w:t>
      </w:r>
      <w:r>
        <w:rPr>
          <w:rFonts w:hint="eastAsia"/>
        </w:rPr>
        <w:t>评估参数好坏的指标，</w:t>
      </w:r>
      <w:r>
        <w:t>计算公式为：</w:t>
      </w:r>
    </w:p>
    <w:p w14:paraId="37056EC7" w14:textId="77777777" w:rsidR="00A20A63" w:rsidRDefault="001C2EF9">
      <w:pPr>
        <w:pStyle w:val="aff"/>
        <w:wordWrap w:val="0"/>
        <w:ind w:firstLine="480"/>
        <w:jc w:val="right"/>
      </w:pPr>
      <w:r>
        <w:fldChar w:fldCharType="begin"/>
      </w:r>
      <w:r>
        <w:instrText xml:space="preserve"> QUOTE  </w:instrText>
      </w:r>
      <w:r>
        <w:fldChar w:fldCharType="end"/>
      </w:r>
      <w:r>
        <w:t xml:space="preserve"> </w:t>
      </w:r>
      <w:r>
        <w:rPr>
          <w:position w:val="-30"/>
        </w:rPr>
        <w:object w:dxaOrig="4230" w:dyaOrig="705" w14:anchorId="1BC95AEE">
          <v:shape id="_x0000_i1305" type="#_x0000_t75" style="width:211.5pt;height:35.25pt" o:ole="">
            <v:imagedata r:id="rId529" o:title=""/>
          </v:shape>
          <o:OLEObject Type="Embed" ProgID="Equation.DSMT4" ShapeID="_x0000_i1305" DrawAspect="Content" ObjectID="_1512233103" r:id="rId530"/>
        </w:object>
      </w:r>
      <w:r>
        <w:t xml:space="preserve">      </w:t>
      </w:r>
      <w:r w:rsidR="0079543E">
        <w:rPr>
          <w:rFonts w:hint="eastAsia"/>
        </w:rPr>
        <w:t xml:space="preserve">  </w:t>
      </w:r>
      <w:r>
        <w:t xml:space="preserve">    (4-26)</w:t>
      </w:r>
    </w:p>
    <w:p w14:paraId="66778B0D" w14:textId="77777777" w:rsidR="00A20A63" w:rsidRDefault="001C2EF9">
      <w:pPr>
        <w:ind w:firstLineChars="0" w:firstLine="0"/>
      </w:pPr>
      <w:r>
        <w:t>其中，</w:t>
      </w:r>
      <w:r>
        <w:rPr>
          <w:position w:val="-4"/>
        </w:rPr>
        <w:object w:dxaOrig="255" w:dyaOrig="255" w14:anchorId="16B20B12">
          <v:shape id="_x0000_i1306" type="#_x0000_t75" style="width:12.75pt;height:12.75pt" o:ole="">
            <v:imagedata r:id="rId531" o:title=""/>
          </v:shape>
          <o:OLEObject Type="Embed" ProgID="Equation.DSMT4" ShapeID="_x0000_i1306" DrawAspect="Content" ObjectID="_1512233104" r:id="rId532"/>
        </w:object>
      </w:r>
      <w:r>
        <w:t>为数据集的文档数，</w:t>
      </w:r>
      <w:r>
        <w:fldChar w:fldCharType="begin"/>
      </w:r>
      <w:r>
        <w:instrText xml:space="preserve"> QUOTE  </w:instrText>
      </w:r>
      <w:r>
        <w:fldChar w:fldCharType="separate"/>
      </w:r>
      <w:r>
        <w:rPr>
          <w:position w:val="-12"/>
        </w:rPr>
        <w:object w:dxaOrig="330" w:dyaOrig="360" w14:anchorId="475F6444">
          <v:shape id="_x0000_i1307" type="#_x0000_t75" style="width:16.5pt;height:18.75pt" o:ole="">
            <v:imagedata r:id="rId533" o:title=""/>
          </v:shape>
          <o:OLEObject Type="Embed" ProgID="Equation.DSMT4" ShapeID="_x0000_i1307" DrawAspect="Content" ObjectID="_1512233105" r:id="rId534"/>
        </w:object>
      </w:r>
      <w:r>
        <w:fldChar w:fldCharType="end"/>
      </w:r>
      <w:r>
        <w:t>为每篇文档包含的词语数，</w:t>
      </w:r>
      <w:r>
        <w:rPr>
          <w:position w:val="-12"/>
        </w:rPr>
        <w:object w:dxaOrig="1005" w:dyaOrig="360" w14:anchorId="31965D6B">
          <v:shape id="_x0000_i1308" type="#_x0000_t75" style="width:50.25pt;height:18.75pt" o:ole="">
            <v:imagedata r:id="rId535" o:title=""/>
          </v:shape>
          <o:OLEObject Type="Embed" ProgID="Equation.DSMT4" ShapeID="_x0000_i1308" DrawAspect="Content" ObjectID="_1512233106" r:id="rId536"/>
        </w:object>
      </w:r>
      <w:r>
        <w:t>表示文档中每个词语的对数似然概率。</w:t>
      </w:r>
    </w:p>
    <w:p w14:paraId="131E6BDC" w14:textId="77777777" w:rsidR="00A20A63" w:rsidRDefault="0079543E">
      <w:pPr>
        <w:adjustRightInd/>
        <w:snapToGrid/>
        <w:spacing w:line="240" w:lineRule="auto"/>
        <w:ind w:firstLineChars="0" w:firstLine="0"/>
        <w:jc w:val="center"/>
      </w:pPr>
      <w:r>
        <w:rPr>
          <w:noProof/>
        </w:rPr>
        <w:lastRenderedPageBreak/>
        <w:drawing>
          <wp:inline distT="0" distB="0" distL="0" distR="0" wp14:anchorId="708AAE1B" wp14:editId="134632A7">
            <wp:extent cx="5189035" cy="3543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rotWithShape="1">
                    <a:blip r:embed="rId537" cstate="print">
                      <a:extLst>
                        <a:ext uri="{28A0092B-C50C-407E-A947-70E740481C1C}">
                          <a14:useLocalDpi xmlns:a14="http://schemas.microsoft.com/office/drawing/2010/main" val="0"/>
                        </a:ext>
                      </a:extLst>
                    </a:blip>
                    <a:srcRect l="5602" r="8138"/>
                    <a:stretch/>
                  </pic:blipFill>
                  <pic:spPr bwMode="auto">
                    <a:xfrm>
                      <a:off x="0" y="0"/>
                      <a:ext cx="5196169" cy="3548172"/>
                    </a:xfrm>
                    <a:prstGeom prst="rect">
                      <a:avLst/>
                    </a:prstGeom>
                    <a:ln>
                      <a:noFill/>
                    </a:ln>
                    <a:extLst>
                      <a:ext uri="{53640926-AAD7-44D8-BBD7-CCE9431645EC}">
                        <a14:shadowObscured xmlns:a14="http://schemas.microsoft.com/office/drawing/2010/main"/>
                      </a:ext>
                    </a:extLst>
                  </pic:spPr>
                </pic:pic>
              </a:graphicData>
            </a:graphic>
          </wp:inline>
        </w:drawing>
      </w:r>
    </w:p>
    <w:p w14:paraId="111C8D40" w14:textId="77777777" w:rsidR="00A20A63" w:rsidRDefault="001C2EF9">
      <w:pPr>
        <w:adjustRightInd/>
        <w:spacing w:line="240" w:lineRule="auto"/>
        <w:ind w:firstLineChars="0" w:firstLine="0"/>
        <w:jc w:val="center"/>
        <w:rPr>
          <w:sz w:val="21"/>
          <w:szCs w:val="21"/>
        </w:rPr>
      </w:pPr>
      <w:r>
        <w:rPr>
          <w:sz w:val="21"/>
        </w:rPr>
        <w:t>图</w:t>
      </w:r>
      <w:r>
        <w:rPr>
          <w:sz w:val="21"/>
        </w:rPr>
        <w:t>4-1</w:t>
      </w:r>
      <w:r>
        <w:rPr>
          <w:rFonts w:hint="eastAsia"/>
          <w:sz w:val="21"/>
        </w:rPr>
        <w:t>1</w:t>
      </w:r>
      <w:r>
        <w:rPr>
          <w:sz w:val="21"/>
        </w:rPr>
        <w:t xml:space="preserve"> LDA</w:t>
      </w:r>
      <w:r>
        <w:rPr>
          <w:sz w:val="21"/>
        </w:rPr>
        <w:t>主题模型</w:t>
      </w:r>
      <w:r>
        <w:rPr>
          <w:rFonts w:hint="eastAsia"/>
          <w:sz w:val="21"/>
        </w:rPr>
        <w:t>不同参数下</w:t>
      </w:r>
      <w:r>
        <w:rPr>
          <w:sz w:val="21"/>
        </w:rPr>
        <w:t>模糊度分布曲线。</w:t>
      </w:r>
      <w:r>
        <w:rPr>
          <w:sz w:val="21"/>
        </w:rPr>
        <w:t xml:space="preserve">(a) </w:t>
      </w:r>
      <w:r>
        <w:rPr>
          <w:sz w:val="21"/>
        </w:rPr>
        <w:t>不同主题数下模糊度的分布曲线；</w:t>
      </w:r>
      <w:r>
        <w:rPr>
          <w:sz w:val="21"/>
        </w:rPr>
        <w:t xml:space="preserve">(b) </w:t>
      </w:r>
      <w:r>
        <w:rPr>
          <w:sz w:val="21"/>
          <w:szCs w:val="21"/>
        </w:rPr>
        <w:t>不同</w:t>
      </w:r>
      <w:r>
        <w:rPr>
          <w:position w:val="-6"/>
          <w:sz w:val="21"/>
          <w:szCs w:val="21"/>
        </w:rPr>
        <w:object w:dxaOrig="225" w:dyaOrig="210" w14:anchorId="0711F96D">
          <v:shape id="_x0000_i1309" type="#_x0000_t75" style="width:11.25pt;height:11.25pt" o:ole="">
            <v:imagedata r:id="rId538" o:title=""/>
          </v:shape>
          <o:OLEObject Type="Embed" ProgID="Equation.DSMT4" ShapeID="_x0000_i1309" DrawAspect="Content" ObjectID="_1512233107" r:id="rId539"/>
        </w:object>
      </w:r>
      <w:r>
        <w:rPr>
          <w:sz w:val="21"/>
          <w:szCs w:val="21"/>
        </w:rPr>
        <w:t>下模糊度的分布曲线；</w:t>
      </w:r>
      <w:r>
        <w:rPr>
          <w:sz w:val="21"/>
          <w:szCs w:val="21"/>
        </w:rPr>
        <w:t xml:space="preserve">(c) </w:t>
      </w:r>
      <w:r>
        <w:rPr>
          <w:sz w:val="21"/>
          <w:szCs w:val="21"/>
        </w:rPr>
        <w:t>不同</w:t>
      </w:r>
      <w:r>
        <w:rPr>
          <w:position w:val="-10"/>
          <w:sz w:val="21"/>
          <w:szCs w:val="21"/>
        </w:rPr>
        <w:object w:dxaOrig="225" w:dyaOrig="300" w14:anchorId="579A8C62">
          <v:shape id="_x0000_i1310" type="#_x0000_t75" style="width:11.25pt;height:15pt" o:ole="">
            <v:imagedata r:id="rId540" o:title=""/>
          </v:shape>
          <o:OLEObject Type="Embed" ProgID="Equation.DSMT4" ShapeID="_x0000_i1310" DrawAspect="Content" ObjectID="_1512233108" r:id="rId541"/>
        </w:object>
      </w:r>
      <w:r>
        <w:rPr>
          <w:sz w:val="21"/>
          <w:szCs w:val="21"/>
        </w:rPr>
        <w:t>下模糊度的分布曲线。</w:t>
      </w:r>
    </w:p>
    <w:p w14:paraId="0F6377D1" w14:textId="77777777" w:rsidR="00A20A63" w:rsidRDefault="001C2EF9">
      <w:pPr>
        <w:adjustRightInd/>
        <w:spacing w:line="240" w:lineRule="auto"/>
        <w:ind w:firstLineChars="0" w:firstLine="0"/>
        <w:jc w:val="center"/>
      </w:pPr>
      <w:r>
        <w:rPr>
          <w:rFonts w:hint="eastAsia"/>
          <w:sz w:val="21"/>
          <w:szCs w:val="21"/>
        </w:rPr>
        <w:t xml:space="preserve">Fig. 4-11 </w:t>
      </w:r>
      <w:r>
        <w:rPr>
          <w:sz w:val="21"/>
          <w:szCs w:val="21"/>
        </w:rPr>
        <w:t xml:space="preserve">The </w:t>
      </w:r>
      <w:r>
        <w:rPr>
          <w:rFonts w:hint="eastAsia"/>
          <w:sz w:val="21"/>
          <w:szCs w:val="21"/>
        </w:rPr>
        <w:t>perplexity curves</w:t>
      </w:r>
      <w:r>
        <w:rPr>
          <w:sz w:val="21"/>
          <w:szCs w:val="21"/>
        </w:rPr>
        <w:t xml:space="preserve"> </w:t>
      </w:r>
      <w:r>
        <w:rPr>
          <w:rFonts w:hint="eastAsia"/>
          <w:sz w:val="21"/>
          <w:szCs w:val="21"/>
        </w:rPr>
        <w:t>varying with</w:t>
      </w:r>
      <w:r>
        <w:rPr>
          <w:sz w:val="21"/>
          <w:szCs w:val="21"/>
        </w:rPr>
        <w:t xml:space="preserve"> the three parameters in LDA model: (a) the perplexity curves varying with topic numbe</w:t>
      </w:r>
      <w:r>
        <w:rPr>
          <w:rFonts w:hint="eastAsia"/>
          <w:sz w:val="21"/>
          <w:szCs w:val="21"/>
        </w:rPr>
        <w:t>r</w:t>
      </w:r>
      <w:r>
        <w:rPr>
          <w:sz w:val="21"/>
          <w:szCs w:val="21"/>
        </w:rPr>
        <w:t xml:space="preserve">; (b) the perplexity curves varying </w:t>
      </w:r>
      <w:proofErr w:type="gramStart"/>
      <w:r>
        <w:rPr>
          <w:sz w:val="21"/>
          <w:szCs w:val="21"/>
        </w:rPr>
        <w:t xml:space="preserve">with </w:t>
      </w:r>
      <w:proofErr w:type="gramEnd"/>
      <w:r>
        <w:rPr>
          <w:position w:val="-6"/>
          <w:sz w:val="21"/>
          <w:szCs w:val="21"/>
        </w:rPr>
        <w:object w:dxaOrig="210" w:dyaOrig="180" w14:anchorId="5F0877DF">
          <v:shape id="_x0000_i1311" type="#_x0000_t75" style="width:11.25pt;height:9pt" o:ole="">
            <v:imagedata r:id="rId542" o:title=""/>
          </v:shape>
          <o:OLEObject Type="Embed" ProgID="Equation.DSMT4" ShapeID="_x0000_i1311" DrawAspect="Content" ObjectID="_1512233109" r:id="rId543"/>
        </w:object>
      </w:r>
      <w:r>
        <w:rPr>
          <w:sz w:val="21"/>
          <w:szCs w:val="21"/>
        </w:rPr>
        <w:t>; (c) the perplexity curves varying with</w:t>
      </w:r>
      <w:r>
        <w:rPr>
          <w:position w:val="-8"/>
          <w:sz w:val="21"/>
          <w:szCs w:val="21"/>
        </w:rPr>
        <w:object w:dxaOrig="210" w:dyaOrig="255" w14:anchorId="62EB91E8">
          <v:shape id="_x0000_i1312" type="#_x0000_t75" style="width:11.25pt;height:12.75pt" o:ole="">
            <v:imagedata r:id="rId544" o:title=""/>
          </v:shape>
          <o:OLEObject Type="Embed" ProgID="Equation.DSMT4" ShapeID="_x0000_i1312" DrawAspect="Content" ObjectID="_1512233110" r:id="rId545"/>
        </w:object>
      </w:r>
      <w:r>
        <w:rPr>
          <w:rFonts w:hint="eastAsia"/>
          <w:sz w:val="21"/>
          <w:szCs w:val="21"/>
        </w:rPr>
        <w:t>.</w:t>
      </w:r>
    </w:p>
    <w:p w14:paraId="75F83CCD" w14:textId="77777777" w:rsidR="00A20A63" w:rsidRDefault="001C2EF9">
      <w:pPr>
        <w:ind w:firstLine="480"/>
      </w:pPr>
      <w:r>
        <w:t>图</w:t>
      </w:r>
      <w:r>
        <w:t>4-1</w:t>
      </w:r>
      <w:r>
        <w:rPr>
          <w:rFonts w:hint="eastAsia"/>
        </w:rPr>
        <w:t>1</w:t>
      </w:r>
      <w:r>
        <w:t>给出在三种不同规模数据集下，</w:t>
      </w:r>
      <w:r>
        <w:t>LDA</w:t>
      </w:r>
      <w:r>
        <w:t>主题模型随参数变化模糊度的分布曲线。其中，</w:t>
      </w:r>
      <w:r>
        <w:t>(a)</w:t>
      </w:r>
      <w:r>
        <w:t>为</w:t>
      </w:r>
      <w:proofErr w:type="gramStart"/>
      <w:r>
        <w:t>随主题数</w:t>
      </w:r>
      <w:proofErr w:type="gramEnd"/>
      <w:r>
        <w:t>变化模糊度的变化，此时</w:t>
      </w:r>
      <w:r>
        <w:rPr>
          <w:position w:val="-10"/>
        </w:rPr>
        <w:object w:dxaOrig="870" w:dyaOrig="345" w14:anchorId="024960B4">
          <v:shape id="_x0000_i1313" type="#_x0000_t75" style="width:43.5pt;height:17.25pt" o:ole="">
            <v:imagedata r:id="rId523" o:title=""/>
          </v:shape>
          <o:OLEObject Type="Embed" ProgID="Equation.DSMT4" ShapeID="_x0000_i1313" DrawAspect="Content" ObjectID="_1512233111" r:id="rId546"/>
        </w:object>
      </w:r>
      <w:r>
        <w:t>（</w:t>
      </w:r>
      <w:r>
        <w:rPr>
          <w:position w:val="-4"/>
        </w:rPr>
        <w:object w:dxaOrig="225" w:dyaOrig="285" w14:anchorId="540F90B0">
          <v:shape id="_x0000_i1314" type="#_x0000_t75" style="width:11.25pt;height:14.25pt" o:ole="">
            <v:imagedata r:id="rId525" o:title=""/>
          </v:shape>
          <o:OLEObject Type="Embed" ProgID="Equation.DSMT4" ShapeID="_x0000_i1314" DrawAspect="Content" ObjectID="_1512233112" r:id="rId547"/>
        </w:object>
      </w:r>
      <w:r>
        <w:t>为主题数），</w:t>
      </w:r>
      <w:r>
        <w:rPr>
          <w:position w:val="-10"/>
        </w:rPr>
        <w:object w:dxaOrig="810" w:dyaOrig="315" w14:anchorId="742E8BB9">
          <v:shape id="_x0000_i1315" type="#_x0000_t75" style="width:40.5pt;height:15.75pt" o:ole="">
            <v:imagedata r:id="rId527" o:title=""/>
          </v:shape>
          <o:OLEObject Type="Embed" ProgID="Equation.DSMT4" ShapeID="_x0000_i1315" DrawAspect="Content" ObjectID="_1512233113" r:id="rId548"/>
        </w:object>
      </w:r>
      <w:r>
        <w:t>；</w:t>
      </w:r>
      <w:r>
        <w:t>(b)</w:t>
      </w:r>
      <w:r>
        <w:t>为超参数</w:t>
      </w:r>
      <w:r>
        <w:rPr>
          <w:position w:val="-6"/>
        </w:rPr>
        <w:object w:dxaOrig="240" w:dyaOrig="225" w14:anchorId="38B33C9B">
          <v:shape id="_x0000_i1316" type="#_x0000_t75" style="width:12pt;height:11.25pt" o:ole="">
            <v:imagedata r:id="rId436" o:title=""/>
          </v:shape>
          <o:OLEObject Type="Embed" ProgID="Equation.DSMT4" ShapeID="_x0000_i1316" DrawAspect="Content" ObjectID="_1512233114" r:id="rId549"/>
        </w:object>
      </w:r>
      <w:r>
        <w:t>的变化引起的模糊度的变化，主题数设定为由图</w:t>
      </w:r>
      <w:r>
        <w:t>(a)</w:t>
      </w:r>
      <w:r>
        <w:t>确定的主题数，</w:t>
      </w:r>
      <w:r>
        <w:rPr>
          <w:position w:val="-10"/>
        </w:rPr>
        <w:object w:dxaOrig="810" w:dyaOrig="315" w14:anchorId="4F28DEA6">
          <v:shape id="_x0000_i1317" type="#_x0000_t75" style="width:40.5pt;height:15.75pt" o:ole="">
            <v:imagedata r:id="rId527" o:title=""/>
          </v:shape>
          <o:OLEObject Type="Embed" ProgID="Equation.DSMT4" ShapeID="_x0000_i1317" DrawAspect="Content" ObjectID="_1512233115" r:id="rId550"/>
        </w:object>
      </w:r>
      <w:r>
        <w:t>；</w:t>
      </w:r>
      <w:r>
        <w:t>(c)</w:t>
      </w:r>
      <w:r>
        <w:t>为超参数</w:t>
      </w:r>
      <w:r>
        <w:rPr>
          <w:position w:val="-10"/>
        </w:rPr>
        <w:object w:dxaOrig="240" w:dyaOrig="315" w14:anchorId="6DF26610">
          <v:shape id="_x0000_i1318" type="#_x0000_t75" style="width:12pt;height:15.75pt" o:ole="">
            <v:imagedata r:id="rId438" o:title=""/>
          </v:shape>
          <o:OLEObject Type="Embed" ProgID="Equation.DSMT4" ShapeID="_x0000_i1318" DrawAspect="Content" ObjectID="_1512233116" r:id="rId551"/>
        </w:object>
      </w:r>
      <w:r>
        <w:t>的变化引起的模糊度的变化，同样主题数设定为由图</w:t>
      </w:r>
      <w:r>
        <w:t>(a)</w:t>
      </w:r>
      <w:r>
        <w:t>确定的主题数，</w:t>
      </w:r>
      <w:r>
        <w:rPr>
          <w:position w:val="-10"/>
        </w:rPr>
        <w:object w:dxaOrig="870" w:dyaOrig="345" w14:anchorId="074252E6">
          <v:shape id="_x0000_i1319" type="#_x0000_t75" style="width:43.5pt;height:17.25pt" o:ole="">
            <v:imagedata r:id="rId523" o:title=""/>
          </v:shape>
          <o:OLEObject Type="Embed" ProgID="Equation.DSMT4" ShapeID="_x0000_i1319" DrawAspect="Content" ObjectID="_1512233117" r:id="rId552"/>
        </w:object>
      </w:r>
      <w:r>
        <w:t>。通过图</w:t>
      </w:r>
      <w:r>
        <w:t>(a)</w:t>
      </w:r>
      <w:r>
        <w:t>可以看出，随着主题数在</w:t>
      </w:r>
      <w:r>
        <w:t>[10,400]</w:t>
      </w:r>
      <w:r>
        <w:t>范围内变化，三个训练集的模糊度均会显著下降之后趋于平缓。我们将小、中、大三个训练集的主题数分别设定为</w:t>
      </w:r>
      <w:r>
        <w:t>100</w:t>
      </w:r>
      <w:r>
        <w:t>、</w:t>
      </w:r>
      <w:r>
        <w:t>120</w:t>
      </w:r>
      <w:r>
        <w:t>和</w:t>
      </w:r>
      <w:r>
        <w:t>210</w:t>
      </w:r>
      <w:r>
        <w:t>，分别为三条曲线正切</w:t>
      </w:r>
      <w:proofErr w:type="gramStart"/>
      <w:r>
        <w:t>值开始</w:t>
      </w:r>
      <w:proofErr w:type="gramEnd"/>
      <w:r>
        <w:t>小于</w:t>
      </w:r>
      <w:r>
        <w:t>1</w:t>
      </w:r>
      <w:r>
        <w:t>的点对应的主题数，意味着继续增加主题数，模糊度的下降变得不明显或者不再下降。固定了主题数和其中一个超参数，另一个超参数的变化引起的模糊度的分布曲线如图</w:t>
      </w:r>
      <w:r>
        <w:t>(b)</w:t>
      </w:r>
      <w:r>
        <w:t>和</w:t>
      </w:r>
      <w:r>
        <w:t>(c)</w:t>
      </w:r>
      <w:r>
        <w:t>所示，随着超参数的变大，模糊度值先是变化不明显之后显著</w:t>
      </w:r>
      <w:r>
        <w:rPr>
          <w:rFonts w:hint="eastAsia"/>
        </w:rPr>
        <w:t>上升</w:t>
      </w:r>
      <w:r>
        <w:t>。从图中可以看出，两个经验值均提供了较低的模糊度值，意味着它们是合理且可用的。</w:t>
      </w:r>
    </w:p>
    <w:p w14:paraId="4F41874C" w14:textId="77777777" w:rsidR="00A20A63" w:rsidRDefault="001C2EF9" w:rsidP="00EB7CB1">
      <w:pPr>
        <w:spacing w:beforeLines="50" w:before="163" w:afterLines="50" w:after="163"/>
        <w:ind w:firstLineChars="0" w:firstLine="0"/>
        <w:rPr>
          <w:b/>
        </w:rPr>
      </w:pPr>
      <w:r>
        <w:rPr>
          <w:b/>
        </w:rPr>
        <w:t>（</w:t>
      </w:r>
      <w:r>
        <w:rPr>
          <w:b/>
        </w:rPr>
        <w:t>2</w:t>
      </w:r>
      <w:r>
        <w:rPr>
          <w:b/>
        </w:rPr>
        <w:t>）神经网络参数设置</w:t>
      </w:r>
    </w:p>
    <w:p w14:paraId="1FF04E25" w14:textId="77777777" w:rsidR="00A20A63" w:rsidRDefault="001C2EF9">
      <w:pPr>
        <w:ind w:firstLine="480"/>
      </w:pPr>
      <w:r>
        <w:rPr>
          <w:rFonts w:hint="eastAsia"/>
        </w:rPr>
        <w:t>我们对三个</w:t>
      </w:r>
      <w:r>
        <w:t>神经网络训练有关的参数设置进行了测试</w:t>
      </w:r>
      <w:r>
        <w:rPr>
          <w:rFonts w:hint="eastAsia"/>
        </w:rPr>
        <w:t>，分别是：隐</w:t>
      </w:r>
      <w:r>
        <w:t>含层单元数、微调阶段的迭代次数和</w:t>
      </w:r>
      <w:proofErr w:type="gramStart"/>
      <w:r>
        <w:t>预训练</w:t>
      </w:r>
      <w:proofErr w:type="gramEnd"/>
      <w:r>
        <w:t>阶段</w:t>
      </w:r>
      <w:r>
        <w:t>RBM</w:t>
      </w:r>
      <w:r>
        <w:t>的循环周期。测试采用的评价指标是发音</w:t>
      </w:r>
      <w:r>
        <w:lastRenderedPageBreak/>
        <w:t>描述的预测误差</w:t>
      </w:r>
      <w:r>
        <w:t>RMSE</w:t>
      </w:r>
      <w:r>
        <w:t>，因其将作为情感预测模型最终的输出结果。因为标注样本有限，采用五折交叉验证（</w:t>
      </w:r>
      <w:r>
        <w:t>5-fold Cross Validation</w:t>
      </w:r>
      <w:r>
        <w:t>）的方法进行网络的性能验证，即：将全部标注数据随机分成五等份，每次（</w:t>
      </w:r>
      <w:r>
        <w:t>one fold</w:t>
      </w:r>
      <w:r>
        <w:t>）取一份作为测试集，其余部分作为训练集（</w:t>
      </w:r>
      <w:r>
        <w:rPr>
          <w:rFonts w:hint="eastAsia"/>
        </w:rPr>
        <w:t>与</w:t>
      </w:r>
      <w:r>
        <w:t>无标注数据一起）。五折运算取平均作为</w:t>
      </w:r>
      <w:r>
        <w:rPr>
          <w:rFonts w:hint="eastAsia"/>
        </w:rPr>
        <w:t>用于评估的预测误差。</w:t>
      </w:r>
      <w:r>
        <w:t>此外，由于神经网络预测结果的随机性，运行</w:t>
      </w:r>
      <w:r>
        <w:t>10</w:t>
      </w:r>
      <w:r>
        <w:t>次五折交叉验证，取其平均结果作为最终预测</w:t>
      </w:r>
      <w:r>
        <w:rPr>
          <w:rFonts w:hint="eastAsia"/>
        </w:rPr>
        <w:t>误差</w:t>
      </w:r>
      <w:r>
        <w:t>。</w:t>
      </w:r>
    </w:p>
    <w:p w14:paraId="60F2AB9E" w14:textId="77777777" w:rsidR="00A20A63" w:rsidRDefault="001C2EF9">
      <w:pPr>
        <w:ind w:firstLine="480"/>
      </w:pPr>
      <w:r>
        <w:t>图</w:t>
      </w:r>
      <w:r>
        <w:t>4-1</w:t>
      </w:r>
      <w:r>
        <w:rPr>
          <w:rFonts w:hint="eastAsia"/>
        </w:rPr>
        <w:t>2</w:t>
      </w:r>
      <w:r>
        <w:t>给出隐含层单元数、微调迭代次数和</w:t>
      </w:r>
      <w:r>
        <w:t>RBM</w:t>
      </w:r>
      <w:r>
        <w:t>循环周期三个参数对于发音描述预测结果的影响。图</w:t>
      </w:r>
      <w:r>
        <w:t>(a)</w:t>
      </w:r>
      <w:proofErr w:type="gramStart"/>
      <w:r>
        <w:t>为随着隐层</w:t>
      </w:r>
      <w:proofErr w:type="gramEnd"/>
      <w:r>
        <w:t>单元数的变化发音描述的</w:t>
      </w:r>
      <w:r>
        <w:t>RMSE</w:t>
      </w:r>
      <w:r>
        <w:t>的变化曲线，此时另两个参数设为</w:t>
      </w:r>
      <w:r>
        <w:t>10</w:t>
      </w:r>
      <w:r>
        <w:t>。可以看出，</w:t>
      </w:r>
      <w:proofErr w:type="gramStart"/>
      <w:r>
        <w:t>随着隐层单元</w:t>
      </w:r>
      <w:proofErr w:type="gramEnd"/>
      <w:r>
        <w:t>数的增加，三个训练集的预测误差均先下降后上升，尤其是最小规模数据库的误差</w:t>
      </w:r>
      <w:r>
        <w:rPr>
          <w:rFonts w:hint="eastAsia"/>
        </w:rPr>
        <w:t>增幅</w:t>
      </w:r>
      <w:r>
        <w:t>最大，分析原因可能</w:t>
      </w:r>
      <w:proofErr w:type="gramStart"/>
      <w:r>
        <w:t>由于隐层单元</w:t>
      </w:r>
      <w:proofErr w:type="gramEnd"/>
      <w:r>
        <w:t>数过多而数据规模较小从而导致了过拟合现象。</w:t>
      </w:r>
      <w:r>
        <w:rPr>
          <w:rFonts w:hint="eastAsia"/>
        </w:rPr>
        <w:t>当采用</w:t>
      </w:r>
      <w:r>
        <w:t>HVDSN</w:t>
      </w:r>
      <w:r>
        <w:rPr>
          <w:rFonts w:hint="eastAsia"/>
        </w:rPr>
        <w:t>时，</w:t>
      </w:r>
      <w:r>
        <w:t>由于隐含层节点数是逐层扩张的，起始模块隐含层节点数不能过少而发生欠拟合，终止模块的隐含层节点数又不能过多而引起过拟合，因此将</w:t>
      </w:r>
      <w:proofErr w:type="gramStart"/>
      <w:r>
        <w:t>最</w:t>
      </w:r>
      <w:proofErr w:type="gramEnd"/>
      <w:r>
        <w:t>底层的模块即认知模块的隐含层节点数设为</w:t>
      </w:r>
      <w:r>
        <w:t>4</w:t>
      </w:r>
      <w:r>
        <w:t>，依次递增</w:t>
      </w:r>
      <w:r>
        <w:t>2</w:t>
      </w:r>
      <w:r>
        <w:t>，心理模块、生理模块和发音模块的隐含层节点数分别设为</w:t>
      </w:r>
      <w:r>
        <w:t>6</w:t>
      </w:r>
      <w:r>
        <w:t>、</w:t>
      </w:r>
      <w:r>
        <w:t>8</w:t>
      </w:r>
      <w:r>
        <w:t>、</w:t>
      </w:r>
      <w:r>
        <w:t>10</w:t>
      </w:r>
      <w:r>
        <w:t>。在</w:t>
      </w:r>
      <w:r>
        <w:t>IVDSN</w:t>
      </w:r>
      <w:r>
        <w:t>与</w:t>
      </w:r>
      <w:r>
        <w:t>HVDSN</w:t>
      </w:r>
      <w:r>
        <w:t>对比时，</w:t>
      </w:r>
      <w:r>
        <w:t>IVDSN</w:t>
      </w:r>
      <w:proofErr w:type="gramStart"/>
      <w:r>
        <w:t>隐层节点</w:t>
      </w:r>
      <w:proofErr w:type="gramEnd"/>
      <w:r>
        <w:t>设置与</w:t>
      </w:r>
      <w:r>
        <w:t>HVDSN</w:t>
      </w:r>
      <w:r>
        <w:t>相同。图</w:t>
      </w:r>
      <w:r>
        <w:t>(b)</w:t>
      </w:r>
      <w:r>
        <w:t>给出微调阶段的迭代次数对预测结果的影响，此时</w:t>
      </w:r>
      <w:r>
        <w:t>RBM</w:t>
      </w:r>
      <w:r>
        <w:t>周期设为</w:t>
      </w:r>
      <w:r>
        <w:t>10</w:t>
      </w:r>
      <w:r>
        <w:rPr>
          <w:rFonts w:hint="eastAsia"/>
        </w:rPr>
        <w:t>，</w:t>
      </w:r>
      <w:proofErr w:type="gramStart"/>
      <w:r>
        <w:t>隐层节点数采用</w:t>
      </w:r>
      <w:proofErr w:type="gramEnd"/>
      <w:r>
        <w:t>实验</w:t>
      </w:r>
      <w:r>
        <w:rPr>
          <w:rFonts w:hint="eastAsia"/>
        </w:rPr>
        <w:t>(a)</w:t>
      </w:r>
      <w:r>
        <w:rPr>
          <w:rFonts w:hint="eastAsia"/>
        </w:rPr>
        <w:t>确定的数目进行设置</w:t>
      </w:r>
      <w:r>
        <w:t>。可以看出，当迭代次数较小时（</w:t>
      </w:r>
      <w:r>
        <w:rPr>
          <w:position w:val="-4"/>
        </w:rPr>
        <w:object w:dxaOrig="195" w:dyaOrig="240" w14:anchorId="1673085D">
          <v:shape id="_x0000_i1320" type="#_x0000_t75" style="width:9.75pt;height:12pt" o:ole="">
            <v:imagedata r:id="rId553" o:title=""/>
          </v:shape>
          <o:OLEObject Type="Embed" ProgID="Equation.DSMT4" ShapeID="_x0000_i1320" DrawAspect="Content" ObjectID="_1512233118" r:id="rId554"/>
        </w:object>
      </w:r>
      <w:r>
        <w:t>10</w:t>
      </w:r>
      <w:r>
        <w:t>），三个训练集的</w:t>
      </w:r>
      <w:r>
        <w:t>RMSEs</w:t>
      </w:r>
      <w:r>
        <w:t>均较小且变化不明显；随着迭代次数增加三个训练集的</w:t>
      </w:r>
      <w:r>
        <w:t>RMSEs</w:t>
      </w:r>
      <w:r>
        <w:t>均有所上升。因此最终将迭代次数设定为</w:t>
      </w:r>
      <w:r>
        <w:t>10</w:t>
      </w:r>
      <w:r>
        <w:t>。图</w:t>
      </w:r>
      <w:r>
        <w:t>(c)</w:t>
      </w:r>
      <w:r>
        <w:t>为</w:t>
      </w:r>
      <w:r>
        <w:t>RBM</w:t>
      </w:r>
      <w:r>
        <w:t>的循环周期对于训练结果的影响，可以看出影响并不显著，其中最小规模的训练集的</w:t>
      </w:r>
      <w:r>
        <w:t>RMSE</w:t>
      </w:r>
      <w:r>
        <w:t>在振荡，其他两个训练集的</w:t>
      </w:r>
      <w:r>
        <w:t>RMSEs</w:t>
      </w:r>
      <w:r>
        <w:t>先略微下降之后趋于平稳。最终将</w:t>
      </w:r>
      <w:r>
        <w:t>RBM</w:t>
      </w:r>
      <w:r>
        <w:t>的循环周期数也设为</w:t>
      </w:r>
      <w:r>
        <w:t>10</w:t>
      </w:r>
      <w:r>
        <w:t>。</w:t>
      </w:r>
    </w:p>
    <w:p w14:paraId="58AEC5DB" w14:textId="77777777" w:rsidR="00A20A63" w:rsidRDefault="0079543E">
      <w:pPr>
        <w:adjustRightInd/>
        <w:snapToGrid/>
        <w:spacing w:line="240" w:lineRule="auto"/>
        <w:ind w:firstLineChars="0" w:firstLine="0"/>
        <w:jc w:val="center"/>
      </w:pPr>
      <w:r>
        <w:rPr>
          <w:noProof/>
        </w:rPr>
        <w:drawing>
          <wp:inline distT="0" distB="0" distL="0" distR="0" wp14:anchorId="5614A436" wp14:editId="70EC8FF2">
            <wp:extent cx="5400040" cy="1985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555" cstate="print">
                      <a:extLst>
                        <a:ext uri="{28A0092B-C50C-407E-A947-70E740481C1C}">
                          <a14:useLocalDpi xmlns:a14="http://schemas.microsoft.com/office/drawing/2010/main" val="0"/>
                        </a:ext>
                      </a:extLst>
                    </a:blip>
                    <a:srcRect l="7769" r="7233"/>
                    <a:stretch/>
                  </pic:blipFill>
                  <pic:spPr bwMode="auto">
                    <a:xfrm>
                      <a:off x="0" y="0"/>
                      <a:ext cx="5400040" cy="1985374"/>
                    </a:xfrm>
                    <a:prstGeom prst="rect">
                      <a:avLst/>
                    </a:prstGeom>
                    <a:ln>
                      <a:noFill/>
                    </a:ln>
                    <a:extLst>
                      <a:ext uri="{53640926-AAD7-44D8-BBD7-CCE9431645EC}">
                        <a14:shadowObscured xmlns:a14="http://schemas.microsoft.com/office/drawing/2010/main"/>
                      </a:ext>
                    </a:extLst>
                  </pic:spPr>
                </pic:pic>
              </a:graphicData>
            </a:graphic>
          </wp:inline>
        </w:drawing>
      </w:r>
    </w:p>
    <w:p w14:paraId="43E94D42" w14:textId="77777777" w:rsidR="00A20A63" w:rsidRDefault="001C2EF9">
      <w:pPr>
        <w:adjustRightInd/>
        <w:snapToGrid/>
        <w:spacing w:line="240" w:lineRule="auto"/>
        <w:ind w:firstLineChars="0" w:firstLine="0"/>
        <w:jc w:val="center"/>
        <w:rPr>
          <w:sz w:val="21"/>
          <w:szCs w:val="21"/>
        </w:rPr>
      </w:pPr>
      <w:r>
        <w:rPr>
          <w:sz w:val="21"/>
          <w:szCs w:val="21"/>
        </w:rPr>
        <w:t>图</w:t>
      </w:r>
      <w:r>
        <w:rPr>
          <w:sz w:val="21"/>
          <w:szCs w:val="21"/>
        </w:rPr>
        <w:t>4-1</w:t>
      </w:r>
      <w:r>
        <w:rPr>
          <w:rFonts w:hint="eastAsia"/>
          <w:sz w:val="21"/>
          <w:szCs w:val="21"/>
        </w:rPr>
        <w:t>2</w:t>
      </w:r>
      <w:r>
        <w:rPr>
          <w:sz w:val="21"/>
          <w:szCs w:val="21"/>
        </w:rPr>
        <w:t>神经网络训练参数对发音描述预测误差（</w:t>
      </w:r>
      <w:r>
        <w:rPr>
          <w:sz w:val="21"/>
          <w:szCs w:val="21"/>
        </w:rPr>
        <w:t>RMSE</w:t>
      </w:r>
      <w:r>
        <w:rPr>
          <w:sz w:val="21"/>
          <w:szCs w:val="21"/>
        </w:rPr>
        <w:t>）的影响。</w:t>
      </w:r>
      <w:r>
        <w:rPr>
          <w:sz w:val="21"/>
          <w:szCs w:val="21"/>
        </w:rPr>
        <w:t xml:space="preserve">(a) </w:t>
      </w:r>
      <w:r>
        <w:rPr>
          <w:sz w:val="21"/>
          <w:szCs w:val="21"/>
        </w:rPr>
        <w:t>不同隐含层单元数</w:t>
      </w:r>
      <w:r>
        <w:rPr>
          <w:rFonts w:hint="eastAsia"/>
          <w:sz w:val="21"/>
          <w:szCs w:val="21"/>
        </w:rPr>
        <w:t>下</w:t>
      </w:r>
      <w:r>
        <w:rPr>
          <w:sz w:val="21"/>
          <w:szCs w:val="21"/>
        </w:rPr>
        <w:t>RMSE</w:t>
      </w:r>
      <w:r>
        <w:rPr>
          <w:sz w:val="21"/>
          <w:szCs w:val="21"/>
        </w:rPr>
        <w:t>分布曲线；</w:t>
      </w:r>
      <w:r>
        <w:rPr>
          <w:sz w:val="21"/>
          <w:szCs w:val="21"/>
        </w:rPr>
        <w:t xml:space="preserve">(b) </w:t>
      </w:r>
      <w:r>
        <w:rPr>
          <w:sz w:val="21"/>
          <w:szCs w:val="21"/>
        </w:rPr>
        <w:t>不同微调迭代次数</w:t>
      </w:r>
      <w:r>
        <w:rPr>
          <w:rFonts w:hint="eastAsia"/>
          <w:sz w:val="21"/>
          <w:szCs w:val="21"/>
        </w:rPr>
        <w:t>下</w:t>
      </w:r>
      <w:r>
        <w:rPr>
          <w:sz w:val="21"/>
          <w:szCs w:val="21"/>
        </w:rPr>
        <w:t>RMSE</w:t>
      </w:r>
      <w:r>
        <w:rPr>
          <w:sz w:val="21"/>
          <w:szCs w:val="21"/>
        </w:rPr>
        <w:t>分布曲线；</w:t>
      </w:r>
      <w:r>
        <w:rPr>
          <w:sz w:val="21"/>
          <w:szCs w:val="21"/>
        </w:rPr>
        <w:t xml:space="preserve">(c) </w:t>
      </w:r>
      <w:r>
        <w:rPr>
          <w:sz w:val="21"/>
          <w:szCs w:val="21"/>
        </w:rPr>
        <w:t>不同</w:t>
      </w:r>
      <w:r>
        <w:rPr>
          <w:sz w:val="21"/>
          <w:szCs w:val="21"/>
        </w:rPr>
        <w:t>RBM</w:t>
      </w:r>
      <w:r>
        <w:rPr>
          <w:sz w:val="21"/>
          <w:szCs w:val="21"/>
        </w:rPr>
        <w:t>循环周期</w:t>
      </w:r>
      <w:r>
        <w:rPr>
          <w:rFonts w:hint="eastAsia"/>
          <w:sz w:val="21"/>
          <w:szCs w:val="21"/>
        </w:rPr>
        <w:t>下</w:t>
      </w:r>
      <w:r>
        <w:rPr>
          <w:sz w:val="21"/>
          <w:szCs w:val="21"/>
        </w:rPr>
        <w:t>RMSE</w:t>
      </w:r>
      <w:r>
        <w:rPr>
          <w:sz w:val="21"/>
          <w:szCs w:val="21"/>
        </w:rPr>
        <w:t>分布曲线。</w:t>
      </w:r>
    </w:p>
    <w:p w14:paraId="6845A9A0" w14:textId="77777777" w:rsidR="00A20A63" w:rsidRDefault="001C2EF9">
      <w:pPr>
        <w:adjustRightInd/>
        <w:snapToGrid/>
        <w:spacing w:line="240" w:lineRule="auto"/>
        <w:ind w:firstLineChars="0" w:firstLine="0"/>
        <w:jc w:val="center"/>
        <w:rPr>
          <w:sz w:val="21"/>
          <w:szCs w:val="21"/>
        </w:rPr>
      </w:pPr>
      <w:r>
        <w:rPr>
          <w:rFonts w:hint="eastAsia"/>
          <w:sz w:val="21"/>
          <w:szCs w:val="21"/>
        </w:rPr>
        <w:t xml:space="preserve">Fig. 4-12 </w:t>
      </w:r>
      <w:proofErr w:type="gramStart"/>
      <w:r>
        <w:rPr>
          <w:sz w:val="21"/>
          <w:szCs w:val="21"/>
          <w:lang w:val="en-IE"/>
        </w:rPr>
        <w:t>The</w:t>
      </w:r>
      <w:proofErr w:type="gramEnd"/>
      <w:r>
        <w:rPr>
          <w:sz w:val="21"/>
          <w:szCs w:val="21"/>
        </w:rPr>
        <w:t xml:space="preserve"> </w:t>
      </w:r>
      <w:r>
        <w:rPr>
          <w:rFonts w:hint="eastAsia"/>
          <w:sz w:val="21"/>
          <w:szCs w:val="21"/>
        </w:rPr>
        <w:t>effects</w:t>
      </w:r>
      <w:r>
        <w:rPr>
          <w:sz w:val="21"/>
          <w:szCs w:val="21"/>
        </w:rPr>
        <w:t xml:space="preserve"> of the three parameters in neural network training</w:t>
      </w:r>
      <w:r>
        <w:rPr>
          <w:rFonts w:hint="eastAsia"/>
          <w:sz w:val="21"/>
          <w:szCs w:val="21"/>
        </w:rPr>
        <w:t xml:space="preserve"> for the prediction of utterance manner. </w:t>
      </w:r>
      <w:r>
        <w:rPr>
          <w:sz w:val="21"/>
          <w:szCs w:val="21"/>
        </w:rPr>
        <w:t xml:space="preserve">(a) </w:t>
      </w:r>
      <w:proofErr w:type="gramStart"/>
      <w:r>
        <w:rPr>
          <w:sz w:val="21"/>
          <w:szCs w:val="21"/>
        </w:rPr>
        <w:t>the</w:t>
      </w:r>
      <w:proofErr w:type="gramEnd"/>
      <w:r>
        <w:rPr>
          <w:sz w:val="21"/>
          <w:szCs w:val="21"/>
        </w:rPr>
        <w:t xml:space="preserve"> RMSEs of the three data</w:t>
      </w:r>
      <w:r>
        <w:rPr>
          <w:rFonts w:hint="eastAsia"/>
          <w:sz w:val="21"/>
          <w:szCs w:val="21"/>
        </w:rPr>
        <w:t xml:space="preserve"> </w:t>
      </w:r>
      <w:r>
        <w:rPr>
          <w:sz w:val="21"/>
          <w:szCs w:val="21"/>
        </w:rPr>
        <w:t>sets varying with</w:t>
      </w:r>
      <w:r>
        <w:rPr>
          <w:rFonts w:hint="eastAsia"/>
          <w:sz w:val="21"/>
          <w:szCs w:val="21"/>
        </w:rPr>
        <w:t xml:space="preserve"> the</w:t>
      </w:r>
      <w:r>
        <w:rPr>
          <w:sz w:val="21"/>
          <w:szCs w:val="21"/>
        </w:rPr>
        <w:t xml:space="preserve"> hidden unit number; (b) the </w:t>
      </w:r>
      <w:r>
        <w:rPr>
          <w:sz w:val="21"/>
          <w:szCs w:val="21"/>
        </w:rPr>
        <w:lastRenderedPageBreak/>
        <w:t>RMSEs of the three data</w:t>
      </w:r>
      <w:r>
        <w:rPr>
          <w:rFonts w:hint="eastAsia"/>
          <w:sz w:val="21"/>
          <w:szCs w:val="21"/>
        </w:rPr>
        <w:t xml:space="preserve"> </w:t>
      </w:r>
      <w:r>
        <w:rPr>
          <w:sz w:val="21"/>
          <w:szCs w:val="21"/>
        </w:rPr>
        <w:t>sets varying with the number of iterations; (c) the RMSEs of the three data</w:t>
      </w:r>
      <w:r>
        <w:rPr>
          <w:rFonts w:hint="eastAsia"/>
          <w:sz w:val="21"/>
          <w:szCs w:val="21"/>
        </w:rPr>
        <w:t xml:space="preserve"> </w:t>
      </w:r>
      <w:r>
        <w:rPr>
          <w:sz w:val="21"/>
          <w:szCs w:val="21"/>
        </w:rPr>
        <w:t>sets varying with the epoch of RBM.</w:t>
      </w:r>
    </w:p>
    <w:p w14:paraId="5389585C" w14:textId="77777777" w:rsidR="00A20A63" w:rsidRDefault="001C2EF9" w:rsidP="00EB7CB1">
      <w:pPr>
        <w:spacing w:beforeLines="50" w:before="163" w:afterLines="50" w:after="163"/>
        <w:ind w:firstLineChars="0" w:firstLine="0"/>
        <w:rPr>
          <w:b/>
        </w:rPr>
      </w:pPr>
      <w:r>
        <w:rPr>
          <w:b/>
        </w:rPr>
        <w:t>（</w:t>
      </w:r>
      <w:r>
        <w:rPr>
          <w:b/>
        </w:rPr>
        <w:t>3</w:t>
      </w:r>
      <w:r>
        <w:rPr>
          <w:b/>
        </w:rPr>
        <w:t>）数据规模的影响</w:t>
      </w:r>
    </w:p>
    <w:p w14:paraId="570F9737" w14:textId="77777777" w:rsidR="00A20A63" w:rsidRDefault="001C2EF9">
      <w:pPr>
        <w:ind w:firstLine="480"/>
      </w:pPr>
      <w:r>
        <w:t>从图</w:t>
      </w:r>
      <w:r>
        <w:t>4-1</w:t>
      </w:r>
      <w:r>
        <w:rPr>
          <w:rFonts w:hint="eastAsia"/>
        </w:rPr>
        <w:t>2</w:t>
      </w:r>
      <w:r>
        <w:t>中可以看出不同规模的训练集</w:t>
      </w:r>
      <w:r>
        <w:t>RMSE</w:t>
      </w:r>
      <w:r>
        <w:t>分布在不同的区间，在图</w:t>
      </w:r>
      <w:r>
        <w:t>4-1</w:t>
      </w:r>
      <w:r>
        <w:rPr>
          <w:rFonts w:hint="eastAsia"/>
        </w:rPr>
        <w:t>2</w:t>
      </w:r>
      <w:r>
        <w:t>(c)</w:t>
      </w:r>
      <w:r>
        <w:t>中这种差异尤为明显。为了进一步明确数据规模对于训练结果的影响，我们给出不同训练集下四种情感成分直接由文本特征预测而不考虑其他成分影响的</w:t>
      </w:r>
      <w:r>
        <w:t>RMSE</w:t>
      </w:r>
      <w:r>
        <w:t>，如表</w:t>
      </w:r>
      <w:r>
        <w:t>4-</w:t>
      </w:r>
      <w:r w:rsidR="005046D0">
        <w:rPr>
          <w:rFonts w:hint="eastAsia"/>
        </w:rPr>
        <w:t>3</w:t>
      </w:r>
      <w:r>
        <w:t>所示。从表中可以看出，最小的数据集四种情感成分的预测误差均最大，中等规模数据集的</w:t>
      </w:r>
      <w:r>
        <w:t>RMSE</w:t>
      </w:r>
      <w:r>
        <w:t>也</w:t>
      </w:r>
      <w:r>
        <w:rPr>
          <w:rFonts w:hint="eastAsia"/>
        </w:rPr>
        <w:t>处</w:t>
      </w:r>
      <w:r>
        <w:t>于居中水平，最大规模的数据集</w:t>
      </w:r>
      <w:r>
        <w:t>RMSE</w:t>
      </w:r>
      <w:r>
        <w:t>最小。这说明在有</w:t>
      </w:r>
      <w:proofErr w:type="gramStart"/>
      <w:r>
        <w:t>标数据</w:t>
      </w:r>
      <w:proofErr w:type="gramEnd"/>
      <w:r>
        <w:t>基础上增加无标注数据参与网络的</w:t>
      </w:r>
      <w:proofErr w:type="gramStart"/>
      <w:r>
        <w:t>预训练</w:t>
      </w:r>
      <w:proofErr w:type="gramEnd"/>
      <w:r>
        <w:t>有助于网络性能的提升；进一步扩大无</w:t>
      </w:r>
      <w:proofErr w:type="gramStart"/>
      <w:r>
        <w:t>标数据</w:t>
      </w:r>
      <w:proofErr w:type="gramEnd"/>
      <w:r>
        <w:t>的规模可以进一步提升预测效果。之后的实验均采用最大规模的数据集</w:t>
      </w:r>
      <w:r>
        <w:rPr>
          <w:rFonts w:hint="eastAsia"/>
        </w:rPr>
        <w:t>（</w:t>
      </w:r>
      <w:r>
        <w:rPr>
          <w:rFonts w:hint="eastAsia"/>
        </w:rPr>
        <w:t>8600</w:t>
      </w:r>
      <w:r>
        <w:rPr>
          <w:rFonts w:hint="eastAsia"/>
        </w:rPr>
        <w:t>篇）进行网络的训练与测试</w:t>
      </w:r>
      <w:r>
        <w:t>。</w:t>
      </w:r>
    </w:p>
    <w:p w14:paraId="0C28F200" w14:textId="77777777" w:rsidR="00A20A63" w:rsidRDefault="001C2EF9">
      <w:pPr>
        <w:ind w:firstLineChars="0" w:firstLine="0"/>
        <w:jc w:val="center"/>
        <w:rPr>
          <w:sz w:val="21"/>
        </w:rPr>
      </w:pPr>
      <w:r>
        <w:rPr>
          <w:sz w:val="21"/>
        </w:rPr>
        <w:t>表</w:t>
      </w:r>
      <w:r>
        <w:rPr>
          <w:sz w:val="21"/>
        </w:rPr>
        <w:t>4-</w:t>
      </w:r>
      <w:r w:rsidR="005046D0">
        <w:rPr>
          <w:rFonts w:hint="eastAsia"/>
          <w:sz w:val="21"/>
        </w:rPr>
        <w:t>3</w:t>
      </w:r>
      <w:r>
        <w:rPr>
          <w:sz w:val="21"/>
        </w:rPr>
        <w:t xml:space="preserve"> </w:t>
      </w:r>
      <w:r>
        <w:rPr>
          <w:sz w:val="21"/>
        </w:rPr>
        <w:t>不同规模训练集各情感成分的预测结果（</w:t>
      </w:r>
      <w:r>
        <w:rPr>
          <w:sz w:val="21"/>
        </w:rPr>
        <w:t>RMSE</w:t>
      </w:r>
      <w:r>
        <w:rPr>
          <w:sz w:val="21"/>
        </w:rPr>
        <w:t>）</w:t>
      </w:r>
    </w:p>
    <w:p w14:paraId="19D89563" w14:textId="77777777" w:rsidR="00A20A63" w:rsidRDefault="001C2EF9">
      <w:pPr>
        <w:ind w:firstLineChars="0" w:firstLine="0"/>
        <w:jc w:val="center"/>
        <w:rPr>
          <w:sz w:val="21"/>
        </w:rPr>
      </w:pPr>
      <w:r>
        <w:rPr>
          <w:rFonts w:hint="eastAsia"/>
          <w:sz w:val="21"/>
        </w:rPr>
        <w:t>Table 4-</w:t>
      </w:r>
      <w:r w:rsidR="005046D0">
        <w:rPr>
          <w:rFonts w:hint="eastAsia"/>
          <w:sz w:val="21"/>
        </w:rPr>
        <w:t>3</w:t>
      </w:r>
      <w:r>
        <w:rPr>
          <w:rFonts w:hint="eastAsia"/>
          <w:sz w:val="21"/>
        </w:rPr>
        <w:t xml:space="preserve"> The RMSEs of the four components based on different data sets</w:t>
      </w:r>
    </w:p>
    <w:tbl>
      <w:tblPr>
        <w:tblW w:w="2860" w:type="dxa"/>
        <w:jc w:val="center"/>
        <w:tblLayout w:type="fixed"/>
        <w:tblLook w:val="04A0" w:firstRow="1" w:lastRow="0" w:firstColumn="1" w:lastColumn="0" w:noHBand="0" w:noVBand="1"/>
      </w:tblPr>
      <w:tblGrid>
        <w:gridCol w:w="1056"/>
        <w:gridCol w:w="584"/>
        <w:gridCol w:w="584"/>
        <w:gridCol w:w="636"/>
      </w:tblGrid>
      <w:tr w:rsidR="00A20A63" w14:paraId="56531D0E" w14:textId="77777777">
        <w:trPr>
          <w:trHeight w:val="300"/>
          <w:jc w:val="center"/>
        </w:trPr>
        <w:tc>
          <w:tcPr>
            <w:tcW w:w="1056" w:type="dxa"/>
            <w:tcBorders>
              <w:top w:val="single" w:sz="4" w:space="0" w:color="auto"/>
              <w:left w:val="nil"/>
              <w:bottom w:val="single" w:sz="4" w:space="0" w:color="auto"/>
              <w:right w:val="nil"/>
            </w:tcBorders>
            <w:shd w:val="clear" w:color="auto" w:fill="auto"/>
            <w:vAlign w:val="center"/>
          </w:tcPr>
          <w:p w14:paraId="24E7B0F6" w14:textId="77777777" w:rsidR="00A20A63" w:rsidRDefault="001C2EF9">
            <w:pPr>
              <w:widowControl/>
              <w:adjustRightInd/>
              <w:snapToGrid/>
              <w:spacing w:line="240" w:lineRule="auto"/>
              <w:ind w:firstLineChars="0" w:firstLine="480"/>
              <w:jc w:val="left"/>
              <w:rPr>
                <w:kern w:val="0"/>
                <w:sz w:val="21"/>
              </w:rPr>
            </w:pPr>
            <w:r>
              <w:rPr>
                <w:kern w:val="0"/>
                <w:sz w:val="21"/>
              </w:rPr>
              <w:t xml:space="preserve">　</w:t>
            </w:r>
          </w:p>
        </w:tc>
        <w:tc>
          <w:tcPr>
            <w:tcW w:w="584" w:type="dxa"/>
            <w:tcBorders>
              <w:top w:val="single" w:sz="4" w:space="0" w:color="auto"/>
              <w:left w:val="nil"/>
              <w:bottom w:val="single" w:sz="4" w:space="0" w:color="auto"/>
              <w:right w:val="nil"/>
            </w:tcBorders>
            <w:shd w:val="clear" w:color="auto" w:fill="auto"/>
            <w:vAlign w:val="center"/>
          </w:tcPr>
          <w:p w14:paraId="677C9778" w14:textId="77777777" w:rsidR="00A20A63" w:rsidRDefault="001C2EF9">
            <w:pPr>
              <w:widowControl/>
              <w:adjustRightInd/>
              <w:snapToGrid/>
              <w:spacing w:line="240" w:lineRule="auto"/>
              <w:ind w:firstLineChars="0" w:firstLine="0"/>
              <w:jc w:val="center"/>
              <w:rPr>
                <w:kern w:val="0"/>
                <w:sz w:val="21"/>
              </w:rPr>
            </w:pPr>
            <w:r>
              <w:rPr>
                <w:kern w:val="0"/>
                <w:sz w:val="21"/>
              </w:rPr>
              <w:t>150</w:t>
            </w:r>
          </w:p>
        </w:tc>
        <w:tc>
          <w:tcPr>
            <w:tcW w:w="584" w:type="dxa"/>
            <w:tcBorders>
              <w:top w:val="single" w:sz="4" w:space="0" w:color="auto"/>
              <w:left w:val="nil"/>
              <w:bottom w:val="single" w:sz="4" w:space="0" w:color="auto"/>
              <w:right w:val="nil"/>
            </w:tcBorders>
            <w:shd w:val="clear" w:color="auto" w:fill="auto"/>
            <w:vAlign w:val="center"/>
          </w:tcPr>
          <w:p w14:paraId="31CBC916" w14:textId="77777777" w:rsidR="00A20A63" w:rsidRDefault="001C2EF9">
            <w:pPr>
              <w:widowControl/>
              <w:adjustRightInd/>
              <w:snapToGrid/>
              <w:spacing w:line="240" w:lineRule="auto"/>
              <w:ind w:firstLineChars="0" w:firstLine="0"/>
              <w:jc w:val="center"/>
              <w:rPr>
                <w:kern w:val="0"/>
                <w:sz w:val="21"/>
              </w:rPr>
            </w:pPr>
            <w:r>
              <w:rPr>
                <w:kern w:val="0"/>
                <w:sz w:val="21"/>
              </w:rPr>
              <w:t>600</w:t>
            </w:r>
          </w:p>
        </w:tc>
        <w:tc>
          <w:tcPr>
            <w:tcW w:w="636" w:type="dxa"/>
            <w:tcBorders>
              <w:top w:val="single" w:sz="4" w:space="0" w:color="auto"/>
              <w:left w:val="nil"/>
              <w:bottom w:val="single" w:sz="4" w:space="0" w:color="auto"/>
              <w:right w:val="nil"/>
            </w:tcBorders>
            <w:shd w:val="clear" w:color="auto" w:fill="auto"/>
            <w:vAlign w:val="center"/>
          </w:tcPr>
          <w:p w14:paraId="71EE1972" w14:textId="77777777" w:rsidR="00A20A63" w:rsidRDefault="001C2EF9">
            <w:pPr>
              <w:widowControl/>
              <w:adjustRightInd/>
              <w:snapToGrid/>
              <w:spacing w:line="240" w:lineRule="auto"/>
              <w:ind w:firstLineChars="0" w:firstLine="0"/>
              <w:jc w:val="right"/>
              <w:rPr>
                <w:kern w:val="0"/>
                <w:sz w:val="21"/>
              </w:rPr>
            </w:pPr>
            <w:r>
              <w:rPr>
                <w:kern w:val="0"/>
                <w:sz w:val="21"/>
              </w:rPr>
              <w:t>8600</w:t>
            </w:r>
          </w:p>
        </w:tc>
      </w:tr>
      <w:tr w:rsidR="00A20A63" w14:paraId="4E01B1D2" w14:textId="77777777">
        <w:trPr>
          <w:trHeight w:val="300"/>
          <w:jc w:val="center"/>
        </w:trPr>
        <w:tc>
          <w:tcPr>
            <w:tcW w:w="1056" w:type="dxa"/>
            <w:tcBorders>
              <w:top w:val="nil"/>
              <w:left w:val="nil"/>
              <w:bottom w:val="nil"/>
              <w:right w:val="nil"/>
            </w:tcBorders>
            <w:shd w:val="clear" w:color="auto" w:fill="auto"/>
            <w:vAlign w:val="center"/>
          </w:tcPr>
          <w:p w14:paraId="4D8E78A1" w14:textId="77777777" w:rsidR="00A20A63" w:rsidRDefault="001C2EF9">
            <w:pPr>
              <w:widowControl/>
              <w:adjustRightInd/>
              <w:snapToGrid/>
              <w:spacing w:line="240" w:lineRule="auto"/>
              <w:ind w:firstLineChars="0" w:firstLine="0"/>
              <w:jc w:val="left"/>
              <w:rPr>
                <w:kern w:val="0"/>
                <w:sz w:val="21"/>
              </w:rPr>
            </w:pPr>
            <w:r>
              <w:rPr>
                <w:kern w:val="0"/>
                <w:sz w:val="21"/>
              </w:rPr>
              <w:t>认知评价</w:t>
            </w:r>
          </w:p>
        </w:tc>
        <w:tc>
          <w:tcPr>
            <w:tcW w:w="584" w:type="dxa"/>
            <w:tcBorders>
              <w:top w:val="nil"/>
              <w:left w:val="nil"/>
              <w:bottom w:val="nil"/>
              <w:right w:val="nil"/>
            </w:tcBorders>
            <w:shd w:val="clear" w:color="auto" w:fill="auto"/>
            <w:vAlign w:val="center"/>
          </w:tcPr>
          <w:p w14:paraId="6DB68A75"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2.29 </w:t>
            </w:r>
          </w:p>
        </w:tc>
        <w:tc>
          <w:tcPr>
            <w:tcW w:w="584" w:type="dxa"/>
            <w:tcBorders>
              <w:top w:val="nil"/>
              <w:left w:val="nil"/>
              <w:bottom w:val="nil"/>
              <w:right w:val="nil"/>
            </w:tcBorders>
            <w:shd w:val="clear" w:color="auto" w:fill="auto"/>
            <w:vAlign w:val="center"/>
          </w:tcPr>
          <w:p w14:paraId="0EEA9FC5" w14:textId="77777777" w:rsidR="00A20A63" w:rsidRDefault="001C2EF9">
            <w:pPr>
              <w:widowControl/>
              <w:adjustRightInd/>
              <w:snapToGrid/>
              <w:spacing w:line="240" w:lineRule="auto"/>
              <w:ind w:firstLineChars="0" w:firstLine="0"/>
              <w:jc w:val="right"/>
              <w:rPr>
                <w:kern w:val="0"/>
                <w:sz w:val="21"/>
              </w:rPr>
            </w:pPr>
            <w:r>
              <w:rPr>
                <w:kern w:val="0"/>
                <w:sz w:val="21"/>
              </w:rPr>
              <w:t xml:space="preserve">2.17 </w:t>
            </w:r>
          </w:p>
        </w:tc>
        <w:tc>
          <w:tcPr>
            <w:tcW w:w="636" w:type="dxa"/>
            <w:tcBorders>
              <w:top w:val="nil"/>
              <w:left w:val="nil"/>
              <w:bottom w:val="nil"/>
              <w:right w:val="nil"/>
            </w:tcBorders>
            <w:shd w:val="clear" w:color="auto" w:fill="auto"/>
            <w:vAlign w:val="center"/>
          </w:tcPr>
          <w:p w14:paraId="5A000662" w14:textId="77777777" w:rsidR="00A20A63" w:rsidRDefault="001C2EF9">
            <w:pPr>
              <w:widowControl/>
              <w:adjustRightInd/>
              <w:snapToGrid/>
              <w:spacing w:line="240" w:lineRule="auto"/>
              <w:ind w:firstLineChars="0" w:firstLine="0"/>
              <w:jc w:val="right"/>
              <w:rPr>
                <w:kern w:val="0"/>
                <w:sz w:val="21"/>
              </w:rPr>
            </w:pPr>
            <w:r>
              <w:rPr>
                <w:kern w:val="0"/>
                <w:sz w:val="21"/>
              </w:rPr>
              <w:t xml:space="preserve">2.10 </w:t>
            </w:r>
          </w:p>
        </w:tc>
      </w:tr>
      <w:tr w:rsidR="00A20A63" w14:paraId="01822AA4" w14:textId="77777777">
        <w:trPr>
          <w:trHeight w:val="285"/>
          <w:jc w:val="center"/>
        </w:trPr>
        <w:tc>
          <w:tcPr>
            <w:tcW w:w="1056" w:type="dxa"/>
            <w:tcBorders>
              <w:top w:val="nil"/>
              <w:left w:val="nil"/>
              <w:bottom w:val="nil"/>
              <w:right w:val="nil"/>
            </w:tcBorders>
            <w:shd w:val="clear" w:color="auto" w:fill="auto"/>
            <w:vAlign w:val="center"/>
          </w:tcPr>
          <w:p w14:paraId="320FA56C" w14:textId="77777777" w:rsidR="00A20A63" w:rsidRDefault="001C2EF9">
            <w:pPr>
              <w:widowControl/>
              <w:adjustRightInd/>
              <w:snapToGrid/>
              <w:spacing w:line="240" w:lineRule="auto"/>
              <w:ind w:firstLineChars="0" w:firstLine="0"/>
              <w:jc w:val="left"/>
              <w:rPr>
                <w:kern w:val="0"/>
                <w:sz w:val="21"/>
              </w:rPr>
            </w:pPr>
            <w:r>
              <w:rPr>
                <w:kern w:val="0"/>
                <w:sz w:val="21"/>
              </w:rPr>
              <w:t>心理感受</w:t>
            </w:r>
          </w:p>
        </w:tc>
        <w:tc>
          <w:tcPr>
            <w:tcW w:w="584" w:type="dxa"/>
            <w:tcBorders>
              <w:top w:val="nil"/>
              <w:left w:val="nil"/>
              <w:bottom w:val="nil"/>
              <w:right w:val="nil"/>
            </w:tcBorders>
            <w:shd w:val="clear" w:color="auto" w:fill="auto"/>
            <w:vAlign w:val="center"/>
          </w:tcPr>
          <w:p w14:paraId="1D49FBCD"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1.72 </w:t>
            </w:r>
          </w:p>
        </w:tc>
        <w:tc>
          <w:tcPr>
            <w:tcW w:w="584" w:type="dxa"/>
            <w:tcBorders>
              <w:top w:val="nil"/>
              <w:left w:val="nil"/>
              <w:bottom w:val="nil"/>
              <w:right w:val="nil"/>
            </w:tcBorders>
            <w:shd w:val="clear" w:color="auto" w:fill="auto"/>
            <w:vAlign w:val="center"/>
          </w:tcPr>
          <w:p w14:paraId="3A4D999A" w14:textId="77777777" w:rsidR="00A20A63" w:rsidRDefault="001C2EF9">
            <w:pPr>
              <w:widowControl/>
              <w:adjustRightInd/>
              <w:snapToGrid/>
              <w:spacing w:line="240" w:lineRule="auto"/>
              <w:ind w:firstLineChars="0" w:firstLine="0"/>
              <w:jc w:val="right"/>
              <w:rPr>
                <w:kern w:val="0"/>
                <w:sz w:val="21"/>
              </w:rPr>
            </w:pPr>
            <w:r>
              <w:rPr>
                <w:kern w:val="0"/>
                <w:sz w:val="21"/>
              </w:rPr>
              <w:t xml:space="preserve">1.70 </w:t>
            </w:r>
          </w:p>
        </w:tc>
        <w:tc>
          <w:tcPr>
            <w:tcW w:w="636" w:type="dxa"/>
            <w:tcBorders>
              <w:top w:val="nil"/>
              <w:left w:val="nil"/>
              <w:bottom w:val="nil"/>
              <w:right w:val="nil"/>
            </w:tcBorders>
            <w:shd w:val="clear" w:color="auto" w:fill="auto"/>
            <w:vAlign w:val="center"/>
          </w:tcPr>
          <w:p w14:paraId="4E0A7047" w14:textId="77777777" w:rsidR="00A20A63" w:rsidRDefault="001C2EF9">
            <w:pPr>
              <w:widowControl/>
              <w:adjustRightInd/>
              <w:snapToGrid/>
              <w:spacing w:line="240" w:lineRule="auto"/>
              <w:ind w:firstLineChars="0" w:firstLine="0"/>
              <w:jc w:val="right"/>
              <w:rPr>
                <w:kern w:val="0"/>
                <w:sz w:val="21"/>
              </w:rPr>
            </w:pPr>
            <w:r>
              <w:rPr>
                <w:kern w:val="0"/>
                <w:sz w:val="21"/>
              </w:rPr>
              <w:t xml:space="preserve">1.64 </w:t>
            </w:r>
          </w:p>
        </w:tc>
      </w:tr>
      <w:tr w:rsidR="00A20A63" w14:paraId="7726D4C6" w14:textId="77777777">
        <w:trPr>
          <w:trHeight w:val="285"/>
          <w:jc w:val="center"/>
        </w:trPr>
        <w:tc>
          <w:tcPr>
            <w:tcW w:w="1056" w:type="dxa"/>
            <w:tcBorders>
              <w:top w:val="nil"/>
              <w:left w:val="nil"/>
              <w:bottom w:val="nil"/>
              <w:right w:val="nil"/>
            </w:tcBorders>
            <w:shd w:val="clear" w:color="auto" w:fill="auto"/>
            <w:vAlign w:val="center"/>
          </w:tcPr>
          <w:p w14:paraId="79AA76B1" w14:textId="77777777" w:rsidR="00A20A63" w:rsidRDefault="001C2EF9">
            <w:pPr>
              <w:widowControl/>
              <w:adjustRightInd/>
              <w:snapToGrid/>
              <w:spacing w:line="240" w:lineRule="auto"/>
              <w:ind w:firstLineChars="0" w:firstLine="0"/>
              <w:jc w:val="left"/>
              <w:rPr>
                <w:kern w:val="0"/>
                <w:sz w:val="21"/>
              </w:rPr>
            </w:pPr>
            <w:r>
              <w:rPr>
                <w:kern w:val="0"/>
                <w:sz w:val="21"/>
              </w:rPr>
              <w:t>生理反应</w:t>
            </w:r>
          </w:p>
        </w:tc>
        <w:tc>
          <w:tcPr>
            <w:tcW w:w="584" w:type="dxa"/>
            <w:tcBorders>
              <w:top w:val="nil"/>
              <w:left w:val="nil"/>
              <w:bottom w:val="nil"/>
              <w:right w:val="nil"/>
            </w:tcBorders>
            <w:shd w:val="clear" w:color="auto" w:fill="auto"/>
            <w:vAlign w:val="center"/>
          </w:tcPr>
          <w:p w14:paraId="1B986F72"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0.63 </w:t>
            </w:r>
          </w:p>
        </w:tc>
        <w:tc>
          <w:tcPr>
            <w:tcW w:w="584" w:type="dxa"/>
            <w:tcBorders>
              <w:top w:val="nil"/>
              <w:left w:val="nil"/>
              <w:bottom w:val="nil"/>
              <w:right w:val="nil"/>
            </w:tcBorders>
            <w:shd w:val="clear" w:color="auto" w:fill="auto"/>
            <w:vAlign w:val="center"/>
          </w:tcPr>
          <w:p w14:paraId="41F83345" w14:textId="77777777" w:rsidR="00A20A63" w:rsidRDefault="001C2EF9">
            <w:pPr>
              <w:widowControl/>
              <w:adjustRightInd/>
              <w:snapToGrid/>
              <w:spacing w:line="240" w:lineRule="auto"/>
              <w:ind w:firstLineChars="0" w:firstLine="0"/>
              <w:jc w:val="right"/>
              <w:rPr>
                <w:kern w:val="0"/>
                <w:sz w:val="21"/>
              </w:rPr>
            </w:pPr>
            <w:r>
              <w:rPr>
                <w:kern w:val="0"/>
                <w:sz w:val="21"/>
              </w:rPr>
              <w:t xml:space="preserve">0.62 </w:t>
            </w:r>
          </w:p>
        </w:tc>
        <w:tc>
          <w:tcPr>
            <w:tcW w:w="636" w:type="dxa"/>
            <w:tcBorders>
              <w:top w:val="nil"/>
              <w:left w:val="nil"/>
              <w:bottom w:val="nil"/>
              <w:right w:val="nil"/>
            </w:tcBorders>
            <w:shd w:val="clear" w:color="auto" w:fill="auto"/>
            <w:vAlign w:val="center"/>
          </w:tcPr>
          <w:p w14:paraId="69D3A326" w14:textId="77777777" w:rsidR="00A20A63" w:rsidRDefault="001C2EF9">
            <w:pPr>
              <w:widowControl/>
              <w:adjustRightInd/>
              <w:snapToGrid/>
              <w:spacing w:line="240" w:lineRule="auto"/>
              <w:ind w:firstLineChars="0" w:firstLine="0"/>
              <w:jc w:val="right"/>
              <w:rPr>
                <w:kern w:val="0"/>
                <w:sz w:val="21"/>
              </w:rPr>
            </w:pPr>
            <w:r>
              <w:rPr>
                <w:kern w:val="0"/>
                <w:sz w:val="21"/>
              </w:rPr>
              <w:t xml:space="preserve">0.61 </w:t>
            </w:r>
          </w:p>
        </w:tc>
      </w:tr>
      <w:tr w:rsidR="00A20A63" w14:paraId="4500931E" w14:textId="77777777">
        <w:trPr>
          <w:trHeight w:val="285"/>
          <w:jc w:val="center"/>
        </w:trPr>
        <w:tc>
          <w:tcPr>
            <w:tcW w:w="1056" w:type="dxa"/>
            <w:tcBorders>
              <w:top w:val="nil"/>
              <w:left w:val="nil"/>
              <w:bottom w:val="single" w:sz="4" w:space="0" w:color="auto"/>
              <w:right w:val="nil"/>
            </w:tcBorders>
            <w:shd w:val="clear" w:color="auto" w:fill="auto"/>
            <w:vAlign w:val="center"/>
          </w:tcPr>
          <w:p w14:paraId="27BDA651" w14:textId="77777777" w:rsidR="00A20A63" w:rsidRDefault="001C2EF9">
            <w:pPr>
              <w:widowControl/>
              <w:adjustRightInd/>
              <w:snapToGrid/>
              <w:spacing w:line="240" w:lineRule="auto"/>
              <w:ind w:firstLineChars="0" w:firstLine="0"/>
              <w:jc w:val="left"/>
              <w:rPr>
                <w:kern w:val="0"/>
                <w:sz w:val="21"/>
              </w:rPr>
            </w:pPr>
            <w:r>
              <w:rPr>
                <w:kern w:val="0"/>
                <w:sz w:val="21"/>
              </w:rPr>
              <w:t>发音描述</w:t>
            </w:r>
          </w:p>
        </w:tc>
        <w:tc>
          <w:tcPr>
            <w:tcW w:w="584" w:type="dxa"/>
            <w:tcBorders>
              <w:top w:val="nil"/>
              <w:left w:val="nil"/>
              <w:bottom w:val="single" w:sz="4" w:space="0" w:color="auto"/>
              <w:right w:val="nil"/>
            </w:tcBorders>
            <w:shd w:val="clear" w:color="auto" w:fill="auto"/>
            <w:vAlign w:val="center"/>
          </w:tcPr>
          <w:p w14:paraId="31A24AF7"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2.25 </w:t>
            </w:r>
          </w:p>
        </w:tc>
        <w:tc>
          <w:tcPr>
            <w:tcW w:w="584" w:type="dxa"/>
            <w:tcBorders>
              <w:top w:val="nil"/>
              <w:left w:val="nil"/>
              <w:bottom w:val="single" w:sz="4" w:space="0" w:color="auto"/>
              <w:right w:val="nil"/>
            </w:tcBorders>
            <w:shd w:val="clear" w:color="auto" w:fill="auto"/>
            <w:vAlign w:val="center"/>
          </w:tcPr>
          <w:p w14:paraId="3A22C1E5" w14:textId="77777777" w:rsidR="00A20A63" w:rsidRDefault="001C2EF9">
            <w:pPr>
              <w:widowControl/>
              <w:adjustRightInd/>
              <w:snapToGrid/>
              <w:spacing w:line="240" w:lineRule="auto"/>
              <w:ind w:firstLineChars="0" w:firstLine="0"/>
              <w:jc w:val="right"/>
              <w:rPr>
                <w:kern w:val="0"/>
                <w:sz w:val="21"/>
              </w:rPr>
            </w:pPr>
            <w:r>
              <w:rPr>
                <w:kern w:val="0"/>
                <w:sz w:val="21"/>
              </w:rPr>
              <w:t xml:space="preserve">2.19 </w:t>
            </w:r>
          </w:p>
        </w:tc>
        <w:tc>
          <w:tcPr>
            <w:tcW w:w="636" w:type="dxa"/>
            <w:tcBorders>
              <w:top w:val="nil"/>
              <w:left w:val="nil"/>
              <w:bottom w:val="single" w:sz="4" w:space="0" w:color="auto"/>
              <w:right w:val="nil"/>
            </w:tcBorders>
            <w:shd w:val="clear" w:color="auto" w:fill="auto"/>
            <w:vAlign w:val="center"/>
          </w:tcPr>
          <w:p w14:paraId="627531B3" w14:textId="77777777" w:rsidR="00A20A63" w:rsidRDefault="001C2EF9">
            <w:pPr>
              <w:widowControl/>
              <w:adjustRightInd/>
              <w:snapToGrid/>
              <w:spacing w:line="240" w:lineRule="auto"/>
              <w:ind w:firstLineChars="0" w:firstLine="0"/>
              <w:jc w:val="right"/>
              <w:rPr>
                <w:kern w:val="0"/>
                <w:sz w:val="21"/>
              </w:rPr>
            </w:pPr>
            <w:r>
              <w:rPr>
                <w:kern w:val="0"/>
                <w:sz w:val="21"/>
              </w:rPr>
              <w:t xml:space="preserve">2.14 </w:t>
            </w:r>
          </w:p>
        </w:tc>
      </w:tr>
    </w:tbl>
    <w:p w14:paraId="4218BFBD" w14:textId="77777777" w:rsidR="00A20A63" w:rsidRDefault="001C2EF9">
      <w:pPr>
        <w:pStyle w:val="33"/>
      </w:pPr>
      <w:bookmarkStart w:id="156" w:name="_Toc437135878"/>
      <w:r>
        <w:t>4.</w:t>
      </w:r>
      <w:r>
        <w:rPr>
          <w:rFonts w:hint="eastAsia"/>
        </w:rPr>
        <w:t>5.</w:t>
      </w:r>
      <w:r>
        <w:t xml:space="preserve">3 </w:t>
      </w:r>
      <w:r>
        <w:t>验证实验</w:t>
      </w:r>
      <w:bookmarkEnd w:id="156"/>
    </w:p>
    <w:p w14:paraId="4A808755" w14:textId="77777777" w:rsidR="00A20A63" w:rsidRDefault="001C2EF9">
      <w:pPr>
        <w:ind w:firstLine="480"/>
      </w:pPr>
      <w:r>
        <w:rPr>
          <w:rFonts w:hint="eastAsia"/>
        </w:rPr>
        <w:t>确定了参数设置和数据规模之后，</w:t>
      </w:r>
      <w:r>
        <w:t>将通过实验验证基于</w:t>
      </w:r>
      <w:r>
        <w:rPr>
          <w:rFonts w:hint="eastAsia"/>
        </w:rPr>
        <w:t>VDSN</w:t>
      </w:r>
      <w:r>
        <w:t>搭建的言语情感预测模型的有效性以及言语情感描述体系的合理性</w:t>
      </w:r>
      <w:r>
        <w:rPr>
          <w:rFonts w:hint="eastAsia"/>
        </w:rPr>
        <w:t>，</w:t>
      </w:r>
      <w:r>
        <w:t>主要包括</w:t>
      </w:r>
      <w:r>
        <w:rPr>
          <w:rFonts w:hint="eastAsia"/>
        </w:rPr>
        <w:t>：（</w:t>
      </w:r>
      <w:r>
        <w:rPr>
          <w:rFonts w:hint="eastAsia"/>
        </w:rPr>
        <w:t>1</w:t>
      </w:r>
      <w:r>
        <w:rPr>
          <w:rFonts w:hint="eastAsia"/>
        </w:rPr>
        <w:t>）</w:t>
      </w:r>
      <w:r>
        <w:t>验证中间环节对于后续任务的</w:t>
      </w:r>
      <w:r>
        <w:rPr>
          <w:rFonts w:hint="eastAsia"/>
        </w:rPr>
        <w:t>影响，即中间层可见对预测任务的作用；（</w:t>
      </w:r>
      <w:r>
        <w:rPr>
          <w:rFonts w:hint="eastAsia"/>
        </w:rPr>
        <w:t>2</w:t>
      </w:r>
      <w:r>
        <w:rPr>
          <w:rFonts w:hint="eastAsia"/>
        </w:rPr>
        <w:t>）</w:t>
      </w:r>
      <w:r>
        <w:t>将</w:t>
      </w:r>
      <w:r>
        <w:t>VDSN</w:t>
      </w:r>
      <w:r>
        <w:t>与</w:t>
      </w:r>
      <w:r>
        <w:rPr>
          <w:rFonts w:hint="eastAsia"/>
        </w:rPr>
        <w:t>其他</w:t>
      </w:r>
      <w:r>
        <w:t>中间层不可见的深度网络对比</w:t>
      </w:r>
      <w:r>
        <w:rPr>
          <w:rFonts w:hint="eastAsia"/>
        </w:rPr>
        <w:t>，</w:t>
      </w:r>
      <w:r>
        <w:t>验证</w:t>
      </w:r>
      <w:r>
        <w:rPr>
          <w:rFonts w:hint="eastAsia"/>
        </w:rPr>
        <w:t>中间</w:t>
      </w:r>
      <w:r>
        <w:t>层部分可见化对于深度网络的优化作用</w:t>
      </w:r>
      <w:r>
        <w:rPr>
          <w:rFonts w:hint="eastAsia"/>
        </w:rPr>
        <w:t>；（</w:t>
      </w:r>
      <w:r>
        <w:rPr>
          <w:rFonts w:hint="eastAsia"/>
        </w:rPr>
        <w:t>3</w:t>
      </w:r>
      <w:r>
        <w:rPr>
          <w:rFonts w:hint="eastAsia"/>
        </w:rPr>
        <w:t>）</w:t>
      </w:r>
      <w:r>
        <w:t>维度均衡性调整和样本均衡性调整</w:t>
      </w:r>
      <w:r>
        <w:rPr>
          <w:rFonts w:hint="eastAsia"/>
        </w:rPr>
        <w:t>等</w:t>
      </w:r>
      <w:r>
        <w:t>措施对于</w:t>
      </w:r>
      <w:r>
        <w:rPr>
          <w:rFonts w:hint="eastAsia"/>
        </w:rPr>
        <w:t>网络</w:t>
      </w:r>
      <w:r>
        <w:t>的</w:t>
      </w:r>
      <w:r>
        <w:rPr>
          <w:rFonts w:hint="eastAsia"/>
        </w:rPr>
        <w:t>进一步</w:t>
      </w:r>
      <w:r>
        <w:t>优化作用。</w:t>
      </w:r>
    </w:p>
    <w:p w14:paraId="3FD4A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中间环节的作用</w:t>
      </w:r>
    </w:p>
    <w:p w14:paraId="5B3BA24A" w14:textId="77777777" w:rsidR="00634674" w:rsidRPr="00154E69" w:rsidRDefault="001C2EF9" w:rsidP="00154E69">
      <w:pPr>
        <w:ind w:firstLine="480"/>
      </w:pPr>
      <w:r>
        <w:rPr>
          <w:rFonts w:hint="eastAsia"/>
        </w:rPr>
        <w:t>该实验以从文本特征直接生成言语情感各成分而不考虑其他环节影响的情况作为基准（表</w:t>
      </w:r>
      <w:r>
        <w:rPr>
          <w:rFonts w:hint="eastAsia"/>
        </w:rPr>
        <w:t>4-</w:t>
      </w:r>
      <w:r w:rsidR="005046D0">
        <w:rPr>
          <w:rFonts w:hint="eastAsia"/>
        </w:rPr>
        <w:t>4</w:t>
      </w:r>
      <w:r>
        <w:rPr>
          <w:rFonts w:hint="eastAsia"/>
        </w:rPr>
        <w:t>中斜体行），分别与考虑了中间环节的各种情况作对比，当加入某些中间环节后预测误差变小则说明中间环节对于预测目标有促进作用，考虑该影响的情感描述体系具备合理性。考虑中间环节的情况分为包含全部中间环节和部分中间环节的多种情况，表</w:t>
      </w:r>
      <w:r>
        <w:rPr>
          <w:rFonts w:hint="eastAsia"/>
        </w:rPr>
        <w:t>4-</w:t>
      </w:r>
      <w:r w:rsidR="005046D0">
        <w:rPr>
          <w:rFonts w:hint="eastAsia"/>
        </w:rPr>
        <w:t>4</w:t>
      </w:r>
      <w:r>
        <w:rPr>
          <w:rFonts w:hint="eastAsia"/>
        </w:rPr>
        <w:t>列出了不考虑反馈情况下各成分所有可能的预测方式和结果，分别采用</w:t>
      </w:r>
      <w:r>
        <w:rPr>
          <w:rFonts w:hint="eastAsia"/>
        </w:rPr>
        <w:t>IVDSN</w:t>
      </w:r>
      <w:r>
        <w:rPr>
          <w:rFonts w:hint="eastAsia"/>
        </w:rPr>
        <w:t>和</w:t>
      </w:r>
      <w:r>
        <w:rPr>
          <w:rFonts w:hint="eastAsia"/>
        </w:rPr>
        <w:t>HVDSN</w:t>
      </w:r>
      <w:r>
        <w:rPr>
          <w:rFonts w:hint="eastAsia"/>
        </w:rPr>
        <w:t>两种网络。</w:t>
      </w:r>
    </w:p>
    <w:p w14:paraId="19CDE300" w14:textId="77777777" w:rsidR="00A20A63" w:rsidRDefault="001C2EF9">
      <w:pPr>
        <w:ind w:firstLineChars="0" w:firstLine="0"/>
        <w:jc w:val="center"/>
        <w:rPr>
          <w:sz w:val="20"/>
          <w:szCs w:val="16"/>
        </w:rPr>
      </w:pPr>
      <w:r>
        <w:rPr>
          <w:sz w:val="21"/>
        </w:rPr>
        <w:lastRenderedPageBreak/>
        <w:t>表</w:t>
      </w:r>
      <w:r>
        <w:rPr>
          <w:sz w:val="21"/>
        </w:rPr>
        <w:t>4-</w:t>
      </w:r>
      <w:r w:rsidR="005046D0">
        <w:rPr>
          <w:rFonts w:hint="eastAsia"/>
          <w:sz w:val="21"/>
        </w:rPr>
        <w:t>4</w:t>
      </w:r>
      <w:r>
        <w:rPr>
          <w:rFonts w:hint="eastAsia"/>
          <w:sz w:val="20"/>
          <w:szCs w:val="16"/>
        </w:rPr>
        <w:t xml:space="preserve"> </w:t>
      </w:r>
      <w:r>
        <w:rPr>
          <w:rFonts w:hint="eastAsia"/>
          <w:sz w:val="21"/>
          <w:szCs w:val="16"/>
        </w:rPr>
        <w:t>IVDSN</w:t>
      </w:r>
      <w:r>
        <w:rPr>
          <w:rFonts w:hint="eastAsia"/>
          <w:sz w:val="21"/>
          <w:szCs w:val="16"/>
        </w:rPr>
        <w:t>和</w:t>
      </w:r>
      <w:r>
        <w:rPr>
          <w:rFonts w:hint="eastAsia"/>
          <w:sz w:val="21"/>
          <w:szCs w:val="16"/>
        </w:rPr>
        <w:t>HVDSN</w:t>
      </w:r>
      <w:r>
        <w:rPr>
          <w:rFonts w:hint="eastAsia"/>
          <w:sz w:val="21"/>
          <w:szCs w:val="16"/>
        </w:rPr>
        <w:t>采用不同路径预测言语情感各成分的结果（</w:t>
      </w:r>
      <w:r>
        <w:rPr>
          <w:rFonts w:hint="eastAsia"/>
          <w:sz w:val="21"/>
          <w:szCs w:val="16"/>
        </w:rPr>
        <w:t>RMSE</w:t>
      </w:r>
      <w:r>
        <w:rPr>
          <w:rFonts w:hint="eastAsia"/>
          <w:sz w:val="21"/>
          <w:szCs w:val="16"/>
        </w:rPr>
        <w:t>）</w:t>
      </w:r>
    </w:p>
    <w:p w14:paraId="0A8A42FB" w14:textId="77777777" w:rsidR="00A20A63" w:rsidRDefault="001C2EF9">
      <w:pPr>
        <w:ind w:firstLineChars="0" w:firstLine="0"/>
        <w:jc w:val="center"/>
        <w:rPr>
          <w:sz w:val="21"/>
        </w:rPr>
      </w:pPr>
      <w:r>
        <w:rPr>
          <w:rFonts w:hint="eastAsia"/>
          <w:sz w:val="21"/>
        </w:rPr>
        <w:t>Table 4-</w:t>
      </w:r>
      <w:r w:rsidR="005046D0">
        <w:rPr>
          <w:rFonts w:hint="eastAsia"/>
          <w:sz w:val="21"/>
        </w:rPr>
        <w:t>4</w:t>
      </w:r>
      <w:r>
        <w:rPr>
          <w:rFonts w:hint="eastAsia"/>
          <w:sz w:val="21"/>
        </w:rPr>
        <w:t xml:space="preserve"> </w:t>
      </w:r>
      <w:proofErr w:type="gramStart"/>
      <w:r>
        <w:rPr>
          <w:rFonts w:hint="eastAsia"/>
          <w:sz w:val="21"/>
        </w:rPr>
        <w:t>The</w:t>
      </w:r>
      <w:proofErr w:type="gramEnd"/>
      <w:r>
        <w:rPr>
          <w:rFonts w:hint="eastAsia"/>
          <w:sz w:val="21"/>
        </w:rPr>
        <w:t xml:space="preserve"> predicted results (RMSE) of each component of speech emotion through different paths by IVDSN and HVDSN</w:t>
      </w:r>
    </w:p>
    <w:tbl>
      <w:tblPr>
        <w:tblW w:w="6043" w:type="dxa"/>
        <w:jc w:val="center"/>
        <w:tblLayout w:type="fixed"/>
        <w:tblLook w:val="04A0" w:firstRow="1" w:lastRow="0" w:firstColumn="1" w:lastColumn="0" w:noHBand="0" w:noVBand="1"/>
      </w:tblPr>
      <w:tblGrid>
        <w:gridCol w:w="3303"/>
        <w:gridCol w:w="1213"/>
        <w:gridCol w:w="1527"/>
      </w:tblGrid>
      <w:tr w:rsidR="00A20A63" w14:paraId="45EB2BF6" w14:textId="77777777">
        <w:trPr>
          <w:trHeight w:hRule="exact" w:val="340"/>
          <w:jc w:val="center"/>
        </w:trPr>
        <w:tc>
          <w:tcPr>
            <w:tcW w:w="3303" w:type="dxa"/>
            <w:tcBorders>
              <w:top w:val="single" w:sz="4" w:space="0" w:color="auto"/>
              <w:left w:val="nil"/>
              <w:bottom w:val="single" w:sz="4" w:space="0" w:color="auto"/>
              <w:right w:val="nil"/>
            </w:tcBorders>
            <w:shd w:val="clear" w:color="auto" w:fill="auto"/>
            <w:vAlign w:val="center"/>
          </w:tcPr>
          <w:p w14:paraId="753851B3"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 xml:space="preserve">　</w:t>
            </w:r>
            <w:r>
              <w:rPr>
                <w:kern w:val="0"/>
                <w:sz w:val="21"/>
                <w:szCs w:val="21"/>
              </w:rPr>
              <w:t>预测路径</w:t>
            </w:r>
          </w:p>
        </w:tc>
        <w:tc>
          <w:tcPr>
            <w:tcW w:w="1213" w:type="dxa"/>
            <w:tcBorders>
              <w:top w:val="single" w:sz="4" w:space="0" w:color="auto"/>
              <w:left w:val="nil"/>
              <w:bottom w:val="single" w:sz="4" w:space="0" w:color="auto"/>
              <w:right w:val="nil"/>
            </w:tcBorders>
            <w:shd w:val="clear" w:color="auto" w:fill="auto"/>
            <w:vAlign w:val="center"/>
          </w:tcPr>
          <w:p w14:paraId="0CA33AEA"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IVDSN</w:t>
            </w:r>
          </w:p>
        </w:tc>
        <w:tc>
          <w:tcPr>
            <w:tcW w:w="1527" w:type="dxa"/>
            <w:tcBorders>
              <w:top w:val="single" w:sz="4" w:space="0" w:color="auto"/>
              <w:left w:val="nil"/>
              <w:bottom w:val="single" w:sz="4" w:space="0" w:color="auto"/>
              <w:right w:val="nil"/>
            </w:tcBorders>
            <w:shd w:val="clear" w:color="auto" w:fill="auto"/>
            <w:vAlign w:val="center"/>
          </w:tcPr>
          <w:p w14:paraId="6D17D249"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HVDSN</w:t>
            </w:r>
          </w:p>
        </w:tc>
      </w:tr>
      <w:tr w:rsidR="00A20A63" w14:paraId="52729385"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A025681"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213" w:type="dxa"/>
            <w:tcBorders>
              <w:top w:val="nil"/>
              <w:left w:val="nil"/>
              <w:bottom w:val="single" w:sz="4" w:space="0" w:color="auto"/>
              <w:right w:val="nil"/>
            </w:tcBorders>
            <w:shd w:val="clear" w:color="auto" w:fill="auto"/>
            <w:vAlign w:val="center"/>
          </w:tcPr>
          <w:p w14:paraId="76BD8068"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c>
          <w:tcPr>
            <w:tcW w:w="1527" w:type="dxa"/>
            <w:tcBorders>
              <w:top w:val="nil"/>
              <w:left w:val="nil"/>
              <w:bottom w:val="single" w:sz="4" w:space="0" w:color="auto"/>
              <w:right w:val="nil"/>
            </w:tcBorders>
            <w:shd w:val="clear" w:color="auto" w:fill="auto"/>
            <w:vAlign w:val="center"/>
          </w:tcPr>
          <w:p w14:paraId="5EF4050C"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r>
      <w:tr w:rsidR="00A20A63" w14:paraId="0F1B25D1"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10924051"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213" w:type="dxa"/>
            <w:tcBorders>
              <w:top w:val="single" w:sz="4" w:space="0" w:color="auto"/>
              <w:left w:val="nil"/>
              <w:bottom w:val="nil"/>
              <w:right w:val="nil"/>
            </w:tcBorders>
            <w:shd w:val="clear" w:color="auto" w:fill="auto"/>
            <w:vAlign w:val="center"/>
          </w:tcPr>
          <w:p w14:paraId="55BA2596"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1.59 </w:t>
            </w:r>
          </w:p>
        </w:tc>
        <w:tc>
          <w:tcPr>
            <w:tcW w:w="1527" w:type="dxa"/>
            <w:tcBorders>
              <w:top w:val="single" w:sz="4" w:space="0" w:color="auto"/>
              <w:left w:val="nil"/>
              <w:bottom w:val="nil"/>
              <w:right w:val="nil"/>
            </w:tcBorders>
            <w:shd w:val="clear" w:color="auto" w:fill="auto"/>
            <w:vAlign w:val="center"/>
          </w:tcPr>
          <w:p w14:paraId="6140D43D"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1.58 </w:t>
            </w:r>
          </w:p>
        </w:tc>
      </w:tr>
      <w:tr w:rsidR="00A20A63" w14:paraId="7381131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1F868DDB"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213" w:type="dxa"/>
            <w:tcBorders>
              <w:top w:val="nil"/>
              <w:left w:val="nil"/>
              <w:bottom w:val="single" w:sz="4" w:space="0" w:color="auto"/>
              <w:right w:val="nil"/>
            </w:tcBorders>
            <w:shd w:val="clear" w:color="auto" w:fill="auto"/>
            <w:vAlign w:val="center"/>
          </w:tcPr>
          <w:p w14:paraId="07FCD69D"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1.55 </w:t>
            </w:r>
          </w:p>
        </w:tc>
        <w:tc>
          <w:tcPr>
            <w:tcW w:w="1527" w:type="dxa"/>
            <w:tcBorders>
              <w:top w:val="nil"/>
              <w:left w:val="nil"/>
              <w:bottom w:val="single" w:sz="4" w:space="0" w:color="auto"/>
              <w:right w:val="nil"/>
            </w:tcBorders>
            <w:shd w:val="clear" w:color="auto" w:fill="auto"/>
            <w:vAlign w:val="center"/>
          </w:tcPr>
          <w:p w14:paraId="09C20687"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1.55</w:t>
            </w:r>
            <w:r>
              <w:rPr>
                <w:rFonts w:hint="eastAsia"/>
                <w:b/>
                <w:color w:val="000000"/>
                <w:sz w:val="21"/>
                <w:szCs w:val="21"/>
                <w:vertAlign w:val="superscript"/>
              </w:rPr>
              <w:t>*</w:t>
            </w:r>
          </w:p>
        </w:tc>
      </w:tr>
      <w:tr w:rsidR="00A20A63" w14:paraId="672C19EF"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39C5BC49"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213" w:type="dxa"/>
            <w:tcBorders>
              <w:top w:val="single" w:sz="4" w:space="0" w:color="auto"/>
              <w:left w:val="nil"/>
              <w:bottom w:val="nil"/>
              <w:right w:val="nil"/>
            </w:tcBorders>
            <w:shd w:val="clear" w:color="auto" w:fill="auto"/>
            <w:vAlign w:val="center"/>
          </w:tcPr>
          <w:p w14:paraId="71D5041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0.63 </w:t>
            </w:r>
          </w:p>
        </w:tc>
        <w:tc>
          <w:tcPr>
            <w:tcW w:w="1527" w:type="dxa"/>
            <w:tcBorders>
              <w:top w:val="single" w:sz="4" w:space="0" w:color="auto"/>
              <w:left w:val="nil"/>
              <w:bottom w:val="nil"/>
              <w:right w:val="nil"/>
            </w:tcBorders>
            <w:shd w:val="clear" w:color="auto" w:fill="auto"/>
            <w:vAlign w:val="center"/>
          </w:tcPr>
          <w:p w14:paraId="140A38A7"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0.64 </w:t>
            </w:r>
          </w:p>
        </w:tc>
      </w:tr>
      <w:tr w:rsidR="00A20A63" w14:paraId="17138049" w14:textId="77777777">
        <w:trPr>
          <w:trHeight w:hRule="exact" w:val="340"/>
          <w:jc w:val="center"/>
        </w:trPr>
        <w:tc>
          <w:tcPr>
            <w:tcW w:w="3303" w:type="dxa"/>
            <w:tcBorders>
              <w:top w:val="nil"/>
              <w:left w:val="nil"/>
              <w:bottom w:val="nil"/>
              <w:right w:val="nil"/>
            </w:tcBorders>
            <w:shd w:val="clear" w:color="auto" w:fill="auto"/>
            <w:vAlign w:val="center"/>
          </w:tcPr>
          <w:p w14:paraId="21EBD9A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00A218D"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4FB61369"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0.64 </w:t>
            </w:r>
          </w:p>
        </w:tc>
      </w:tr>
      <w:tr w:rsidR="00A20A63" w14:paraId="2FABC0AB" w14:textId="77777777">
        <w:trPr>
          <w:trHeight w:hRule="exact" w:val="340"/>
          <w:jc w:val="center"/>
        </w:trPr>
        <w:tc>
          <w:tcPr>
            <w:tcW w:w="3303" w:type="dxa"/>
            <w:tcBorders>
              <w:top w:val="nil"/>
              <w:left w:val="nil"/>
              <w:bottom w:val="nil"/>
              <w:right w:val="nil"/>
            </w:tcBorders>
            <w:shd w:val="clear" w:color="auto" w:fill="auto"/>
            <w:vAlign w:val="center"/>
          </w:tcPr>
          <w:p w14:paraId="622D1B8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785EDEB"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68055571"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r>
      <w:tr w:rsidR="00A20A63" w14:paraId="0A575DE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B0B3A2F"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213" w:type="dxa"/>
            <w:tcBorders>
              <w:top w:val="nil"/>
              <w:left w:val="nil"/>
              <w:bottom w:val="single" w:sz="4" w:space="0" w:color="auto"/>
              <w:right w:val="nil"/>
            </w:tcBorders>
            <w:shd w:val="clear" w:color="auto" w:fill="auto"/>
            <w:vAlign w:val="center"/>
          </w:tcPr>
          <w:p w14:paraId="28C403A7"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0.62 </w:t>
            </w:r>
          </w:p>
        </w:tc>
        <w:tc>
          <w:tcPr>
            <w:tcW w:w="1527" w:type="dxa"/>
            <w:tcBorders>
              <w:top w:val="nil"/>
              <w:left w:val="nil"/>
              <w:bottom w:val="single" w:sz="4" w:space="0" w:color="auto"/>
              <w:right w:val="nil"/>
            </w:tcBorders>
            <w:shd w:val="clear" w:color="auto" w:fill="auto"/>
            <w:vAlign w:val="center"/>
          </w:tcPr>
          <w:p w14:paraId="02CCEAC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0.65 </w:t>
            </w:r>
          </w:p>
        </w:tc>
      </w:tr>
      <w:tr w:rsidR="00A20A63" w14:paraId="53FB3D82"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54B98A8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213" w:type="dxa"/>
            <w:tcBorders>
              <w:top w:val="single" w:sz="4" w:space="0" w:color="auto"/>
              <w:left w:val="nil"/>
              <w:bottom w:val="nil"/>
              <w:right w:val="nil"/>
            </w:tcBorders>
            <w:shd w:val="clear" w:color="auto" w:fill="auto"/>
            <w:vAlign w:val="center"/>
          </w:tcPr>
          <w:p w14:paraId="6D0475A9"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c>
          <w:tcPr>
            <w:tcW w:w="1527" w:type="dxa"/>
            <w:tcBorders>
              <w:top w:val="single" w:sz="4" w:space="0" w:color="auto"/>
              <w:left w:val="nil"/>
              <w:bottom w:val="nil"/>
              <w:right w:val="nil"/>
            </w:tcBorders>
            <w:shd w:val="clear" w:color="auto" w:fill="auto"/>
            <w:vAlign w:val="center"/>
          </w:tcPr>
          <w:p w14:paraId="5F22C56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r>
      <w:tr w:rsidR="00A20A63" w14:paraId="74A214A4" w14:textId="77777777">
        <w:trPr>
          <w:trHeight w:hRule="exact" w:val="340"/>
          <w:jc w:val="center"/>
        </w:trPr>
        <w:tc>
          <w:tcPr>
            <w:tcW w:w="3303" w:type="dxa"/>
            <w:tcBorders>
              <w:top w:val="nil"/>
              <w:left w:val="nil"/>
              <w:bottom w:val="nil"/>
              <w:right w:val="nil"/>
            </w:tcBorders>
            <w:shd w:val="clear" w:color="auto" w:fill="auto"/>
            <w:vAlign w:val="center"/>
          </w:tcPr>
          <w:p w14:paraId="68737632"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08A51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c>
          <w:tcPr>
            <w:tcW w:w="1527" w:type="dxa"/>
            <w:tcBorders>
              <w:top w:val="nil"/>
              <w:left w:val="nil"/>
              <w:bottom w:val="nil"/>
              <w:right w:val="nil"/>
            </w:tcBorders>
            <w:shd w:val="clear" w:color="auto" w:fill="auto"/>
            <w:vAlign w:val="center"/>
          </w:tcPr>
          <w:p w14:paraId="4562A6B4"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63EFAAA7" w14:textId="77777777">
        <w:trPr>
          <w:trHeight w:hRule="exact" w:val="340"/>
          <w:jc w:val="center"/>
        </w:trPr>
        <w:tc>
          <w:tcPr>
            <w:tcW w:w="3303" w:type="dxa"/>
            <w:tcBorders>
              <w:top w:val="nil"/>
              <w:left w:val="nil"/>
              <w:bottom w:val="nil"/>
              <w:right w:val="nil"/>
            </w:tcBorders>
            <w:shd w:val="clear" w:color="auto" w:fill="auto"/>
            <w:vAlign w:val="center"/>
          </w:tcPr>
          <w:p w14:paraId="08FEBBD6"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2F78B5B8"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2.13 </w:t>
            </w:r>
          </w:p>
        </w:tc>
        <w:tc>
          <w:tcPr>
            <w:tcW w:w="1527" w:type="dxa"/>
            <w:tcBorders>
              <w:top w:val="nil"/>
              <w:left w:val="nil"/>
              <w:bottom w:val="nil"/>
              <w:right w:val="nil"/>
            </w:tcBorders>
            <w:shd w:val="clear" w:color="auto" w:fill="auto"/>
            <w:vAlign w:val="center"/>
          </w:tcPr>
          <w:p w14:paraId="44E017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3FC404AD" w14:textId="77777777">
        <w:trPr>
          <w:trHeight w:hRule="exact" w:val="340"/>
          <w:jc w:val="center"/>
        </w:trPr>
        <w:tc>
          <w:tcPr>
            <w:tcW w:w="3303" w:type="dxa"/>
            <w:tcBorders>
              <w:top w:val="nil"/>
              <w:left w:val="nil"/>
              <w:bottom w:val="nil"/>
              <w:right w:val="nil"/>
            </w:tcBorders>
            <w:shd w:val="clear" w:color="auto" w:fill="auto"/>
            <w:vAlign w:val="center"/>
          </w:tcPr>
          <w:p w14:paraId="7C72C4B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59F2CBCC" w14:textId="77777777" w:rsidR="00A20A63" w:rsidRDefault="001C2EF9">
            <w:pPr>
              <w:adjustRightInd/>
              <w:snapToGrid/>
              <w:spacing w:line="240" w:lineRule="auto"/>
              <w:ind w:firstLineChars="0"/>
              <w:jc w:val="center"/>
              <w:rPr>
                <w:color w:val="000000"/>
                <w:sz w:val="21"/>
                <w:szCs w:val="21"/>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5281270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r>
      <w:tr w:rsidR="00A20A63" w14:paraId="49DF94E9" w14:textId="77777777">
        <w:trPr>
          <w:trHeight w:hRule="exact" w:val="340"/>
          <w:jc w:val="center"/>
        </w:trPr>
        <w:tc>
          <w:tcPr>
            <w:tcW w:w="3303" w:type="dxa"/>
            <w:tcBorders>
              <w:top w:val="nil"/>
              <w:left w:val="nil"/>
              <w:bottom w:val="nil"/>
              <w:right w:val="nil"/>
            </w:tcBorders>
            <w:shd w:val="clear" w:color="auto" w:fill="auto"/>
            <w:vAlign w:val="center"/>
          </w:tcPr>
          <w:p w14:paraId="5DF42A5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7B099FC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B4464E6"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2.08</w:t>
            </w:r>
            <w:r>
              <w:rPr>
                <w:rFonts w:hint="eastAsia"/>
                <w:color w:val="000000"/>
                <w:sz w:val="21"/>
                <w:szCs w:val="21"/>
                <w:vertAlign w:val="superscript"/>
              </w:rPr>
              <w:t>*</w:t>
            </w:r>
          </w:p>
        </w:tc>
      </w:tr>
      <w:tr w:rsidR="00A20A63" w14:paraId="105CE3FB" w14:textId="77777777">
        <w:trPr>
          <w:trHeight w:hRule="exact" w:val="340"/>
          <w:jc w:val="center"/>
        </w:trPr>
        <w:tc>
          <w:tcPr>
            <w:tcW w:w="3303" w:type="dxa"/>
            <w:tcBorders>
              <w:top w:val="nil"/>
              <w:left w:val="nil"/>
              <w:bottom w:val="nil"/>
              <w:right w:val="nil"/>
            </w:tcBorders>
            <w:shd w:val="clear" w:color="auto" w:fill="auto"/>
            <w:vAlign w:val="center"/>
          </w:tcPr>
          <w:p w14:paraId="216081D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0E60FA3B"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96C71F7"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6286856B" w14:textId="77777777">
        <w:trPr>
          <w:trHeight w:hRule="exact" w:val="340"/>
          <w:jc w:val="center"/>
        </w:trPr>
        <w:tc>
          <w:tcPr>
            <w:tcW w:w="3303" w:type="dxa"/>
            <w:tcBorders>
              <w:top w:val="nil"/>
              <w:left w:val="nil"/>
              <w:bottom w:val="nil"/>
              <w:right w:val="nil"/>
            </w:tcBorders>
            <w:shd w:val="clear" w:color="auto" w:fill="auto"/>
            <w:vAlign w:val="center"/>
          </w:tcPr>
          <w:p w14:paraId="56A2C01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CB01D21"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2.12</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4B5A4E9C"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79387C08"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5DB95667"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213" w:type="dxa"/>
            <w:tcBorders>
              <w:top w:val="nil"/>
              <w:left w:val="nil"/>
              <w:bottom w:val="single" w:sz="4" w:space="0" w:color="auto"/>
              <w:right w:val="nil"/>
            </w:tcBorders>
            <w:shd w:val="clear" w:color="auto" w:fill="auto"/>
            <w:vAlign w:val="center"/>
          </w:tcPr>
          <w:p w14:paraId="2A3482EA"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2.11</w:t>
            </w:r>
            <w:r>
              <w:rPr>
                <w:rFonts w:hint="eastAsia"/>
                <w:b/>
                <w:color w:val="000000"/>
                <w:sz w:val="21"/>
                <w:szCs w:val="21"/>
                <w:vertAlign w:val="superscript"/>
              </w:rPr>
              <w:t>**</w:t>
            </w:r>
          </w:p>
        </w:tc>
        <w:tc>
          <w:tcPr>
            <w:tcW w:w="1527" w:type="dxa"/>
            <w:tcBorders>
              <w:top w:val="nil"/>
              <w:left w:val="nil"/>
              <w:bottom w:val="single" w:sz="4" w:space="0" w:color="auto"/>
              <w:right w:val="nil"/>
            </w:tcBorders>
            <w:shd w:val="clear" w:color="auto" w:fill="auto"/>
            <w:vAlign w:val="center"/>
          </w:tcPr>
          <w:p w14:paraId="3B8F082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2.09 </w:t>
            </w:r>
          </w:p>
        </w:tc>
      </w:tr>
    </w:tbl>
    <w:p w14:paraId="06FB4422" w14:textId="77777777" w:rsidR="00A20A63" w:rsidRDefault="001C2EF9" w:rsidP="00EB7CB1">
      <w:pPr>
        <w:spacing w:afterLines="50" w:after="163"/>
        <w:ind w:firstLineChars="800" w:firstLine="1600"/>
        <w:rPr>
          <w:sz w:val="20"/>
        </w:rPr>
      </w:pPr>
      <w:r>
        <w:rPr>
          <w:rFonts w:hint="eastAsia"/>
          <w:sz w:val="20"/>
          <w:vertAlign w:val="superscript"/>
        </w:rPr>
        <w:t>*</w:t>
      </w:r>
      <w:r>
        <w:rPr>
          <w:rFonts w:hint="eastAsia"/>
          <w:sz w:val="20"/>
        </w:rPr>
        <w:t xml:space="preserve">: p&lt;0.05; </w:t>
      </w:r>
      <w:r>
        <w:rPr>
          <w:rFonts w:hint="eastAsia"/>
          <w:sz w:val="20"/>
          <w:vertAlign w:val="superscript"/>
        </w:rPr>
        <w:t>**</w:t>
      </w:r>
      <w:r>
        <w:rPr>
          <w:rFonts w:hint="eastAsia"/>
          <w:sz w:val="20"/>
        </w:rPr>
        <w:t xml:space="preserve">: p&lt;0.01; </w:t>
      </w:r>
      <w:r>
        <w:rPr>
          <w:rFonts w:hint="eastAsia"/>
          <w:sz w:val="20"/>
          <w:vertAlign w:val="superscript"/>
        </w:rPr>
        <w:t>***</w:t>
      </w:r>
      <w:r>
        <w:rPr>
          <w:rFonts w:hint="eastAsia"/>
          <w:sz w:val="20"/>
        </w:rPr>
        <w:t>: p&lt;0.001</w:t>
      </w:r>
    </w:p>
    <w:p w14:paraId="70717E53" w14:textId="77777777" w:rsidR="00A20A63" w:rsidRDefault="001C2EF9">
      <w:pPr>
        <w:ind w:firstLine="480"/>
      </w:pPr>
      <w:r>
        <w:t>从表</w:t>
      </w:r>
      <w:r>
        <w:t>4-</w:t>
      </w:r>
      <w:r w:rsidR="005046D0">
        <w:rPr>
          <w:rFonts w:hint="eastAsia"/>
        </w:rPr>
        <w:t>4</w:t>
      </w:r>
      <w:r>
        <w:t>可以看出，采用</w:t>
      </w:r>
      <w:r>
        <w:t>IVDSN</w:t>
      </w:r>
      <w:r>
        <w:t>和</w:t>
      </w:r>
      <w:r>
        <w:t>HVDSN</w:t>
      </w:r>
      <w:r>
        <w:t>两种网络的情况下，加入其他成分的影响均可一定程度降低预测误差。对各模块考虑其他成分影响的情况与未考虑其他成分影响的情况作差异显著性分析，可以得出：当采用</w:t>
      </w:r>
      <w:r>
        <w:t>IVDSN</w:t>
      </w:r>
      <w:r>
        <w:t>时，</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、以及</w:t>
      </w:r>
      <w:r>
        <w:rPr>
          <w:rFonts w:hint="eastAsia"/>
        </w:rPr>
        <w:t>“</w:t>
      </w:r>
      <w:r>
        <w:t>文本</w:t>
      </w:r>
      <w:r>
        <w:t>-&gt;</w:t>
      </w:r>
      <w:r>
        <w:t>认知</w:t>
      </w:r>
      <w:r>
        <w:t>-&gt;</w:t>
      </w:r>
      <w:r>
        <w:t>心理</w:t>
      </w:r>
      <w:r>
        <w:t>-&gt;</w:t>
      </w:r>
      <w:r>
        <w:t>生理</w:t>
      </w:r>
      <w:r>
        <w:t>-&gt;</w:t>
      </w:r>
      <w:r>
        <w:t>发音</w:t>
      </w:r>
      <w:r>
        <w:rPr>
          <w:rFonts w:hint="eastAsia"/>
        </w:rPr>
        <w:t>”</w:t>
      </w:r>
      <w:r>
        <w:t>的结果均与</w:t>
      </w:r>
      <w:r>
        <w:rPr>
          <w:rFonts w:hint="eastAsia"/>
        </w:rPr>
        <w:t>“</w:t>
      </w:r>
      <w:r>
        <w:t>文本</w:t>
      </w:r>
      <w:r>
        <w:t>-&gt;</w:t>
      </w:r>
      <w:r>
        <w:t>发音</w:t>
      </w:r>
      <w:r>
        <w:rPr>
          <w:rFonts w:hint="eastAsia"/>
        </w:rPr>
        <w:t>”</w:t>
      </w:r>
      <w:r>
        <w:t>的结果有显著差异，说明增加其他成分的影响有助于发音方式的预测；当采用</w:t>
      </w:r>
      <w:r>
        <w:t>HVDSN</w:t>
      </w:r>
      <w:r>
        <w:t>时，</w:t>
      </w:r>
      <w:r>
        <w:rPr>
          <w:rFonts w:hint="eastAsia"/>
        </w:rPr>
        <w:t>“</w:t>
      </w:r>
      <w:r>
        <w:t>文本</w:t>
      </w:r>
      <w:r>
        <w:t>-&gt;</w:t>
      </w:r>
      <w:r>
        <w:t>认知</w:t>
      </w:r>
      <w:r>
        <w:t>-&gt;</w:t>
      </w:r>
      <w:r>
        <w:t>心理</w:t>
      </w:r>
      <w:r>
        <w:rPr>
          <w:rFonts w:hint="eastAsia"/>
        </w:rPr>
        <w:t>”</w:t>
      </w:r>
      <w:r>
        <w:t>的预测效果要显著优于</w:t>
      </w:r>
      <w:r>
        <w:rPr>
          <w:rFonts w:hint="eastAsia"/>
        </w:rPr>
        <w:t>“</w:t>
      </w:r>
      <w:r>
        <w:t>文本</w:t>
      </w:r>
      <w:r>
        <w:t>-&gt;</w:t>
      </w:r>
      <w:r>
        <w:t>心理</w:t>
      </w:r>
      <w:r>
        <w:rPr>
          <w:rFonts w:hint="eastAsia"/>
        </w:rPr>
        <w:t>”</w:t>
      </w:r>
      <w:r>
        <w:t>，说明认知的加入有助于心理感受的预测，</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的预测效果也显著优于直接从文本预测发音。心理和认知对于生理的预测结果提升作用不明显，分析可能由于该成分预测误差本来就小，因此可提升空间不大。这些结果反映出中间环节对于后续任务的影响，考虑其他情感成分的影响可以提升网络的预测效果。</w:t>
      </w:r>
      <w:r>
        <w:rPr>
          <w:rFonts w:hint="eastAsia"/>
        </w:rPr>
        <w:t>最终确定的言语情感四种成分的预测方式如表</w:t>
      </w:r>
      <w:r>
        <w:rPr>
          <w:rFonts w:hint="eastAsia"/>
        </w:rPr>
        <w:t>4-</w:t>
      </w:r>
      <w:r w:rsidR="005046D0">
        <w:rPr>
          <w:rFonts w:hint="eastAsia"/>
        </w:rPr>
        <w:t>4</w:t>
      </w:r>
      <w:r>
        <w:rPr>
          <w:rFonts w:hint="eastAsia"/>
        </w:rPr>
        <w:t>中黑体行所示，按生成顺序将结果逐步累积参与到后续目标的预测，与图</w:t>
      </w:r>
      <w:r>
        <w:rPr>
          <w:rFonts w:hint="eastAsia"/>
        </w:rPr>
        <w:t>4-8</w:t>
      </w:r>
      <w:r>
        <w:rPr>
          <w:rFonts w:hint="eastAsia"/>
        </w:rPr>
        <w:t>所示网络拓扑结构一致。</w:t>
      </w:r>
    </w:p>
    <w:p w14:paraId="4D083C46" w14:textId="77777777" w:rsidR="00A20A63" w:rsidRDefault="001C2EF9">
      <w:pPr>
        <w:ind w:firstLine="480"/>
      </w:pPr>
      <w:r>
        <w:t>表</w:t>
      </w:r>
      <w:r>
        <w:t>4-</w:t>
      </w:r>
      <w:r w:rsidR="005046D0">
        <w:rPr>
          <w:rFonts w:hint="eastAsia"/>
        </w:rPr>
        <w:t>4</w:t>
      </w:r>
      <w:r>
        <w:t>中还显示，四种成分的预测误差分布范围差异较大，这与</w:t>
      </w:r>
      <w:r>
        <w:t>RMSE</w:t>
      </w:r>
      <w:r>
        <w:t>的计算方式有关，</w:t>
      </w:r>
      <w:r>
        <w:t>RMSE</w:t>
      </w:r>
      <w:r>
        <w:t>衡量的是多维表示的空间距离，与维度有关，如：发音描述计</w:t>
      </w:r>
      <w:r>
        <w:lastRenderedPageBreak/>
        <w:t>算的是预测结果与标注值在</w:t>
      </w:r>
      <w:r>
        <w:rPr>
          <w:rFonts w:hint="eastAsia"/>
        </w:rPr>
        <w:t>7</w:t>
      </w:r>
      <w:r>
        <w:t>个维度上的距离平方和，而生理反应的描述空间只有</w:t>
      </w:r>
      <w:r>
        <w:rPr>
          <w:rFonts w:hint="eastAsia"/>
        </w:rPr>
        <w:t>2</w:t>
      </w:r>
      <w:r>
        <w:t>维。因此，当希望知道每一维度上的预测误差，需要根据公式</w:t>
      </w:r>
      <w:r>
        <w:rPr>
          <w:position w:val="-12"/>
          <w:lang w:val="en-IE"/>
        </w:rPr>
        <w:object w:dxaOrig="3615" w:dyaOrig="435" w14:anchorId="3E5B1912">
          <v:shape id="_x0000_i1321" type="#_x0000_t75" style="width:180.75pt;height:21.75pt" o:ole="">
            <v:imagedata r:id="rId556" o:title=""/>
          </v:shape>
          <o:OLEObject Type="Embed" ProgID="Equation.DSMT4" ShapeID="_x0000_i1321" DrawAspect="Content" ObjectID="_1512233119" r:id="rId557"/>
        </w:object>
      </w:r>
      <w:r>
        <w:t>对</w:t>
      </w:r>
      <w:r>
        <w:t>RMSE</w:t>
      </w:r>
      <w:r>
        <w:t>进行转换。转换之后四种成分平均每个维度上的预测误差分别为</w:t>
      </w:r>
      <w:r>
        <w:t>0.89</w:t>
      </w:r>
      <w:r>
        <w:t>，</w:t>
      </w:r>
      <w:r>
        <w:t>0.24</w:t>
      </w:r>
      <w:r>
        <w:t>，</w:t>
      </w:r>
      <w:r>
        <w:t>0.42</w:t>
      </w:r>
      <w:r>
        <w:t>和</w:t>
      </w:r>
      <w:r>
        <w:t>0.79</w:t>
      </w:r>
      <w:r>
        <w:t>，可见误差值均在</w:t>
      </w:r>
      <w:r>
        <w:t>1</w:t>
      </w:r>
      <w:r>
        <w:t>个刻度以内，认知和发音为</w:t>
      </w:r>
      <w:r>
        <w:t>7</w:t>
      </w:r>
      <w:r>
        <w:t>级刻度，误差较大于其他两种成分，但均可视作偏移程度可以接受的预测。</w:t>
      </w:r>
    </w:p>
    <w:p w14:paraId="4FFD28AA" w14:textId="77777777" w:rsidR="00A20A63" w:rsidRDefault="001C2EF9" w:rsidP="00EB7CB1">
      <w:pPr>
        <w:spacing w:beforeLines="50" w:before="163" w:afterLines="50" w:after="163"/>
        <w:ind w:firstLineChars="0" w:firstLine="0"/>
        <w:rPr>
          <w:b/>
        </w:rPr>
      </w:pPr>
      <w:r>
        <w:rPr>
          <w:b/>
        </w:rPr>
        <w:t>（</w:t>
      </w:r>
      <w:r>
        <w:rPr>
          <w:b/>
        </w:rPr>
        <w:t>2</w:t>
      </w:r>
      <w:r>
        <w:rPr>
          <w:b/>
        </w:rPr>
        <w:t>）与其他深度神经网络对比</w:t>
      </w:r>
    </w:p>
    <w:p w14:paraId="3E0DD66D" w14:textId="77777777" w:rsidR="00A20A63" w:rsidRDefault="001C2EF9">
      <w:pPr>
        <w:ind w:firstLine="480"/>
      </w:pPr>
      <w:r>
        <w:t>本实验通过将两种中间层部分可见的网络与其他深度网络对比，以验证中间层的可见化对于网络性能的提升作用。以</w:t>
      </w:r>
      <w:r>
        <w:t>DBN</w:t>
      </w:r>
      <w:r>
        <w:t>作为未对中间层进行监督且</w:t>
      </w:r>
      <w:r>
        <w:rPr>
          <w:rFonts w:hint="eastAsia"/>
        </w:rPr>
        <w:t>未引入先验知识</w:t>
      </w:r>
      <w:r>
        <w:t>的神经网络，</w:t>
      </w:r>
      <w:r>
        <w:t>DSN</w:t>
      </w:r>
      <w:r>
        <w:t>作为对中间层进行监督但</w:t>
      </w:r>
      <w:r>
        <w:rPr>
          <w:rFonts w:hint="eastAsia"/>
        </w:rPr>
        <w:t>未引入先验知识</w:t>
      </w:r>
      <w:r>
        <w:t>的网络，</w:t>
      </w:r>
      <w:r>
        <w:t>IVDSN</w:t>
      </w:r>
      <w:r>
        <w:t>和</w:t>
      </w:r>
      <w:r>
        <w:t>HVDSN</w:t>
      </w:r>
      <w:r>
        <w:t>则为对中间层进行监督且</w:t>
      </w:r>
      <w:r>
        <w:rPr>
          <w:rFonts w:hint="eastAsia"/>
        </w:rPr>
        <w:t>引入先验知识</w:t>
      </w:r>
      <w:r>
        <w:t>的网络。通过</w:t>
      </w:r>
      <w:r>
        <w:t>DSN</w:t>
      </w:r>
      <w:r>
        <w:t>与</w:t>
      </w:r>
      <w:r>
        <w:t>DBN</w:t>
      </w:r>
      <w:r>
        <w:t>的对比可验证选用</w:t>
      </w:r>
      <w:r>
        <w:t>DSN</w:t>
      </w:r>
      <w:r>
        <w:t>作为基础网络，即增加对中间层监督的必要性；</w:t>
      </w:r>
      <w:r>
        <w:t>IVDSN</w:t>
      </w:r>
      <w:r>
        <w:t>、</w:t>
      </w:r>
      <w:r>
        <w:t>HVDSN</w:t>
      </w:r>
      <w:r>
        <w:t>分别与</w:t>
      </w:r>
      <w:r>
        <w:t>DSN</w:t>
      </w:r>
      <w:r>
        <w:t>比较则可以验证引入先验知识将中间层部分可见化的效果；另外</w:t>
      </w:r>
      <w:r>
        <w:t>IVDSN</w:t>
      </w:r>
      <w:r>
        <w:t>和</w:t>
      </w:r>
      <w:r>
        <w:t>HVDSN</w:t>
      </w:r>
      <w:r>
        <w:t>也可以进行比较而测试两种堆叠方式的优劣。除此之外，本实验还考虑了网络深度对其性能的潜在影响。对于</w:t>
      </w:r>
      <w:r>
        <w:t>DBN</w:t>
      </w:r>
      <w:r>
        <w:t>来说，网络深度由隐含层数目决定，这与传统的深度神经网络一致；而对于</w:t>
      </w:r>
      <w:r>
        <w:t>DSN</w:t>
      </w:r>
      <w:r>
        <w:t>、</w:t>
      </w:r>
      <w:r>
        <w:t>IVDSN</w:t>
      </w:r>
      <w:r>
        <w:t>和</w:t>
      </w:r>
      <w:r>
        <w:t>HVDSN</w:t>
      </w:r>
      <w:r>
        <w:t>来说，每个训练模块均为单隐层的神经网络，因此将其作为深度网络考虑</w:t>
      </w:r>
      <w:proofErr w:type="gramStart"/>
      <w:r>
        <w:t>时网络</w:t>
      </w:r>
      <w:proofErr w:type="gramEnd"/>
      <w:r>
        <w:t>深度则由模块数决定，其中，</w:t>
      </w:r>
      <w:r>
        <w:t>IVDSN</w:t>
      </w:r>
      <w:r>
        <w:t>和</w:t>
      </w:r>
      <w:r>
        <w:t>HVDSN</w:t>
      </w:r>
      <w:r>
        <w:t>的模块数与经由的中间环节的个数有关。</w:t>
      </w:r>
    </w:p>
    <w:p w14:paraId="33E7F72E" w14:textId="77777777" w:rsidR="00A20A63" w:rsidRDefault="001C2EF9">
      <w:pPr>
        <w:ind w:firstLine="480"/>
      </w:pPr>
      <w:r>
        <w:t>表</w:t>
      </w:r>
      <w:r>
        <w:t>4-</w:t>
      </w:r>
      <w:r w:rsidR="005046D0">
        <w:rPr>
          <w:rFonts w:hint="eastAsia"/>
        </w:rPr>
        <w:t>5</w:t>
      </w:r>
      <w:r>
        <w:t>列出了不同网络</w:t>
      </w:r>
      <w:r>
        <w:rPr>
          <w:rFonts w:hint="eastAsia"/>
        </w:rPr>
        <w:t>在不同深度条件下</w:t>
      </w:r>
      <w:r>
        <w:t>由文本特征预测发音方式的结果。其中，</w:t>
      </w:r>
      <w:r>
        <w:t>IVDSN</w:t>
      </w:r>
      <w:r>
        <w:t>和</w:t>
      </w:r>
      <w:r>
        <w:t>HVDSN</w:t>
      </w:r>
      <w:r>
        <w:t>网络深度为</w:t>
      </w:r>
      <w:r>
        <w:t>1</w:t>
      </w:r>
      <w:r>
        <w:t>表示从文本直接预测发音的情况；网络深度为</w:t>
      </w:r>
      <w:r>
        <w:t>2</w:t>
      </w:r>
      <w:r>
        <w:t>表示从文本经认知或心理或生理某个中间环节预测发音的情况，表</w:t>
      </w:r>
      <w:r>
        <w:rPr>
          <w:rFonts w:hint="eastAsia"/>
        </w:rPr>
        <w:t>4-</w:t>
      </w:r>
      <w:r w:rsidR="005046D0">
        <w:rPr>
          <w:rFonts w:hint="eastAsia"/>
        </w:rPr>
        <w:t>5</w:t>
      </w:r>
      <w:r>
        <w:t>中结果为三种情况的平均值；网络深度为</w:t>
      </w:r>
      <w:r>
        <w:t>3</w:t>
      </w:r>
      <w:r>
        <w:t>表示从文本经认知、心理、生理中某两个中间环节预测发音的情况，共有三种组合方式（如表</w:t>
      </w:r>
      <w:r>
        <w:t>4-</w:t>
      </w:r>
      <w:r w:rsidR="005046D0">
        <w:rPr>
          <w:rFonts w:hint="eastAsia"/>
        </w:rPr>
        <w:t>4</w:t>
      </w:r>
      <w:r>
        <w:t>所示），表</w:t>
      </w:r>
      <w:r>
        <w:rPr>
          <w:rFonts w:hint="eastAsia"/>
        </w:rPr>
        <w:t>4-</w:t>
      </w:r>
      <w:r w:rsidR="005046D0">
        <w:rPr>
          <w:rFonts w:hint="eastAsia"/>
        </w:rPr>
        <w:t>5</w:t>
      </w:r>
      <w:r>
        <w:t>中结果为三种情况的平均值；网络深度为</w:t>
      </w:r>
      <w:r>
        <w:t>4</w:t>
      </w:r>
      <w:r>
        <w:t>则表示从文本经认知、心理和生理三个中间环节预测发音的情况。</w:t>
      </w:r>
    </w:p>
    <w:p w14:paraId="6502628C" w14:textId="77777777" w:rsidR="00A20A63" w:rsidRDefault="001C2EF9">
      <w:pPr>
        <w:ind w:firstLine="420"/>
        <w:jc w:val="center"/>
        <w:rPr>
          <w:sz w:val="21"/>
          <w:szCs w:val="21"/>
        </w:rPr>
      </w:pPr>
      <w:r>
        <w:rPr>
          <w:sz w:val="21"/>
          <w:szCs w:val="21"/>
        </w:rPr>
        <w:t>表</w:t>
      </w:r>
      <w:r>
        <w:rPr>
          <w:sz w:val="21"/>
          <w:szCs w:val="21"/>
        </w:rPr>
        <w:t>4-</w:t>
      </w:r>
      <w:r w:rsidR="005046D0">
        <w:rPr>
          <w:rFonts w:hint="eastAsia"/>
          <w:sz w:val="21"/>
          <w:szCs w:val="21"/>
        </w:rPr>
        <w:t>5</w:t>
      </w:r>
      <w:r>
        <w:rPr>
          <w:sz w:val="21"/>
          <w:szCs w:val="21"/>
        </w:rPr>
        <w:t>不同深度神经网络在不同深度条件下发音方式预测结果（</w:t>
      </w:r>
      <w:r>
        <w:rPr>
          <w:sz w:val="21"/>
          <w:szCs w:val="21"/>
        </w:rPr>
        <w:t>RMSE</w:t>
      </w:r>
      <w:r>
        <w:rPr>
          <w:sz w:val="21"/>
          <w:szCs w:val="21"/>
        </w:rPr>
        <w:t>）</w:t>
      </w:r>
    </w:p>
    <w:p w14:paraId="278B6F99" w14:textId="77777777" w:rsidR="00A20A63" w:rsidRDefault="001C2EF9">
      <w:pPr>
        <w:ind w:firstLine="420"/>
        <w:jc w:val="center"/>
        <w:rPr>
          <w:sz w:val="21"/>
        </w:rPr>
      </w:pPr>
      <w:r>
        <w:rPr>
          <w:rFonts w:hint="eastAsia"/>
          <w:sz w:val="21"/>
        </w:rPr>
        <w:t>Table 4-</w:t>
      </w:r>
      <w:r w:rsidR="005046D0">
        <w:rPr>
          <w:rFonts w:hint="eastAsia"/>
          <w:sz w:val="21"/>
        </w:rPr>
        <w:t>5</w:t>
      </w:r>
      <w:r>
        <w:rPr>
          <w:rFonts w:hint="eastAsia"/>
          <w:sz w:val="21"/>
        </w:rPr>
        <w:t xml:space="preserve"> </w:t>
      </w:r>
      <w:proofErr w:type="gramStart"/>
      <w:r>
        <w:rPr>
          <w:rFonts w:hint="eastAsia"/>
          <w:sz w:val="21"/>
        </w:rPr>
        <w:t>The</w:t>
      </w:r>
      <w:proofErr w:type="gramEnd"/>
      <w:r>
        <w:rPr>
          <w:rFonts w:hint="eastAsia"/>
          <w:sz w:val="21"/>
        </w:rPr>
        <w:t xml:space="preserve"> predicted results (RMSE) of utterance manner by different deep networks and in different depths</w:t>
      </w:r>
    </w:p>
    <w:tbl>
      <w:tblPr>
        <w:tblW w:w="5400" w:type="dxa"/>
        <w:jc w:val="center"/>
        <w:tblLayout w:type="fixed"/>
        <w:tblLook w:val="04A0" w:firstRow="1" w:lastRow="0" w:firstColumn="1" w:lastColumn="0" w:noHBand="0" w:noVBand="1"/>
      </w:tblPr>
      <w:tblGrid>
        <w:gridCol w:w="1080"/>
        <w:gridCol w:w="1080"/>
        <w:gridCol w:w="1080"/>
        <w:gridCol w:w="1080"/>
        <w:gridCol w:w="1080"/>
      </w:tblGrid>
      <w:tr w:rsidR="00A20A63" w14:paraId="3E5A4994"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2B451926" w14:textId="77777777" w:rsidR="00A20A63" w:rsidRDefault="001C2EF9">
            <w:pPr>
              <w:widowControl/>
              <w:adjustRightInd/>
              <w:snapToGrid/>
              <w:spacing w:line="240" w:lineRule="auto"/>
              <w:ind w:firstLineChars="0" w:firstLine="0"/>
              <w:jc w:val="center"/>
              <w:rPr>
                <w:rFonts w:eastAsiaTheme="minorEastAsia"/>
                <w:color w:val="000000"/>
                <w:kern w:val="0"/>
                <w:sz w:val="21"/>
                <w:szCs w:val="21"/>
              </w:rPr>
            </w:pPr>
            <w:r>
              <w:rPr>
                <w:rFonts w:eastAsiaTheme="minorEastAsia"/>
                <w:color w:val="000000"/>
                <w:kern w:val="0"/>
                <w:sz w:val="21"/>
                <w:szCs w:val="21"/>
              </w:rPr>
              <w:t>网络深度</w:t>
            </w:r>
          </w:p>
        </w:tc>
        <w:tc>
          <w:tcPr>
            <w:tcW w:w="1080" w:type="dxa"/>
            <w:tcBorders>
              <w:top w:val="single" w:sz="4" w:space="0" w:color="auto"/>
              <w:left w:val="nil"/>
              <w:bottom w:val="single" w:sz="4" w:space="0" w:color="auto"/>
              <w:right w:val="nil"/>
            </w:tcBorders>
            <w:shd w:val="clear" w:color="auto" w:fill="auto"/>
            <w:vAlign w:val="center"/>
          </w:tcPr>
          <w:p w14:paraId="14E2951C"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DBN</w:t>
            </w:r>
          </w:p>
        </w:tc>
        <w:tc>
          <w:tcPr>
            <w:tcW w:w="1080" w:type="dxa"/>
            <w:tcBorders>
              <w:top w:val="single" w:sz="4" w:space="0" w:color="auto"/>
              <w:left w:val="nil"/>
              <w:bottom w:val="single" w:sz="4" w:space="0" w:color="auto"/>
              <w:right w:val="nil"/>
            </w:tcBorders>
            <w:shd w:val="clear" w:color="auto" w:fill="auto"/>
            <w:vAlign w:val="center"/>
          </w:tcPr>
          <w:p w14:paraId="537EFF87"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DSN</w:t>
            </w:r>
          </w:p>
        </w:tc>
        <w:tc>
          <w:tcPr>
            <w:tcW w:w="1080" w:type="dxa"/>
            <w:tcBorders>
              <w:top w:val="single" w:sz="4" w:space="0" w:color="auto"/>
              <w:left w:val="nil"/>
              <w:bottom w:val="single" w:sz="4" w:space="0" w:color="auto"/>
              <w:right w:val="nil"/>
            </w:tcBorders>
            <w:shd w:val="clear" w:color="auto" w:fill="auto"/>
            <w:vAlign w:val="center"/>
          </w:tcPr>
          <w:p w14:paraId="4A1DCC43"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IVDSN</w:t>
            </w:r>
          </w:p>
        </w:tc>
        <w:tc>
          <w:tcPr>
            <w:tcW w:w="1080" w:type="dxa"/>
            <w:tcBorders>
              <w:top w:val="single" w:sz="4" w:space="0" w:color="auto"/>
              <w:left w:val="nil"/>
              <w:bottom w:val="single" w:sz="4" w:space="0" w:color="auto"/>
              <w:right w:val="nil"/>
            </w:tcBorders>
            <w:shd w:val="clear" w:color="auto" w:fill="auto"/>
            <w:vAlign w:val="center"/>
          </w:tcPr>
          <w:p w14:paraId="74320798"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HVDSN</w:t>
            </w:r>
          </w:p>
        </w:tc>
      </w:tr>
      <w:tr w:rsidR="00A20A63" w14:paraId="148E858D" w14:textId="77777777">
        <w:trPr>
          <w:trHeight w:val="270"/>
          <w:jc w:val="center"/>
        </w:trPr>
        <w:tc>
          <w:tcPr>
            <w:tcW w:w="1080" w:type="dxa"/>
            <w:tcBorders>
              <w:top w:val="nil"/>
              <w:left w:val="nil"/>
              <w:bottom w:val="nil"/>
              <w:right w:val="single" w:sz="4" w:space="0" w:color="auto"/>
            </w:tcBorders>
            <w:shd w:val="clear" w:color="auto" w:fill="auto"/>
            <w:vAlign w:val="center"/>
          </w:tcPr>
          <w:p w14:paraId="28C59A3E"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1</w:t>
            </w:r>
          </w:p>
        </w:tc>
        <w:tc>
          <w:tcPr>
            <w:tcW w:w="1080" w:type="dxa"/>
            <w:tcBorders>
              <w:top w:val="nil"/>
              <w:left w:val="nil"/>
              <w:bottom w:val="nil"/>
              <w:right w:val="nil"/>
            </w:tcBorders>
            <w:shd w:val="clear" w:color="auto" w:fill="auto"/>
            <w:vAlign w:val="center"/>
          </w:tcPr>
          <w:p w14:paraId="3FBB1072"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2.28</w:t>
            </w:r>
          </w:p>
        </w:tc>
        <w:tc>
          <w:tcPr>
            <w:tcW w:w="1080" w:type="dxa"/>
            <w:tcBorders>
              <w:top w:val="nil"/>
              <w:left w:val="nil"/>
              <w:bottom w:val="nil"/>
              <w:right w:val="nil"/>
            </w:tcBorders>
            <w:shd w:val="clear" w:color="auto" w:fill="auto"/>
            <w:vAlign w:val="center"/>
          </w:tcPr>
          <w:p w14:paraId="0672A9A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2.17</w:t>
            </w:r>
          </w:p>
        </w:tc>
        <w:tc>
          <w:tcPr>
            <w:tcW w:w="1080" w:type="dxa"/>
            <w:tcBorders>
              <w:top w:val="nil"/>
              <w:left w:val="nil"/>
              <w:bottom w:val="nil"/>
              <w:right w:val="nil"/>
            </w:tcBorders>
            <w:shd w:val="clear" w:color="auto" w:fill="auto"/>
            <w:vAlign w:val="center"/>
          </w:tcPr>
          <w:p w14:paraId="77E4178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c>
          <w:tcPr>
            <w:tcW w:w="1080" w:type="dxa"/>
            <w:tcBorders>
              <w:top w:val="nil"/>
              <w:left w:val="nil"/>
              <w:bottom w:val="nil"/>
              <w:right w:val="nil"/>
            </w:tcBorders>
            <w:shd w:val="clear" w:color="auto" w:fill="auto"/>
            <w:vAlign w:val="center"/>
          </w:tcPr>
          <w:p w14:paraId="0467936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r>
      <w:tr w:rsidR="00A20A63" w14:paraId="3B0E06A7" w14:textId="77777777">
        <w:trPr>
          <w:trHeight w:val="270"/>
          <w:jc w:val="center"/>
        </w:trPr>
        <w:tc>
          <w:tcPr>
            <w:tcW w:w="1080" w:type="dxa"/>
            <w:tcBorders>
              <w:top w:val="nil"/>
              <w:left w:val="nil"/>
              <w:bottom w:val="nil"/>
              <w:right w:val="single" w:sz="4" w:space="0" w:color="auto"/>
            </w:tcBorders>
            <w:shd w:val="clear" w:color="auto" w:fill="auto"/>
            <w:vAlign w:val="center"/>
          </w:tcPr>
          <w:p w14:paraId="3AA62F5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w:t>
            </w:r>
          </w:p>
        </w:tc>
        <w:tc>
          <w:tcPr>
            <w:tcW w:w="1080" w:type="dxa"/>
            <w:tcBorders>
              <w:top w:val="nil"/>
              <w:left w:val="nil"/>
              <w:bottom w:val="nil"/>
              <w:right w:val="nil"/>
            </w:tcBorders>
            <w:shd w:val="clear" w:color="auto" w:fill="auto"/>
            <w:vAlign w:val="center"/>
          </w:tcPr>
          <w:p w14:paraId="1473E505"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3D25A95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2.13</w:t>
            </w:r>
          </w:p>
        </w:tc>
        <w:tc>
          <w:tcPr>
            <w:tcW w:w="1080" w:type="dxa"/>
            <w:tcBorders>
              <w:top w:val="nil"/>
              <w:left w:val="nil"/>
              <w:bottom w:val="nil"/>
              <w:right w:val="nil"/>
            </w:tcBorders>
            <w:shd w:val="clear" w:color="auto" w:fill="auto"/>
            <w:vAlign w:val="center"/>
          </w:tcPr>
          <w:p w14:paraId="68DD3A4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2.12</w:t>
            </w:r>
          </w:p>
        </w:tc>
        <w:tc>
          <w:tcPr>
            <w:tcW w:w="1080" w:type="dxa"/>
            <w:tcBorders>
              <w:top w:val="nil"/>
              <w:left w:val="nil"/>
              <w:bottom w:val="nil"/>
              <w:right w:val="nil"/>
            </w:tcBorders>
            <w:shd w:val="clear" w:color="auto" w:fill="auto"/>
            <w:vAlign w:val="center"/>
          </w:tcPr>
          <w:p w14:paraId="0A10A17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r>
      <w:tr w:rsidR="00A20A63" w14:paraId="400B9926" w14:textId="77777777">
        <w:trPr>
          <w:trHeight w:val="270"/>
          <w:jc w:val="center"/>
        </w:trPr>
        <w:tc>
          <w:tcPr>
            <w:tcW w:w="1080" w:type="dxa"/>
            <w:tcBorders>
              <w:top w:val="nil"/>
              <w:left w:val="nil"/>
              <w:bottom w:val="nil"/>
              <w:right w:val="single" w:sz="4" w:space="0" w:color="auto"/>
            </w:tcBorders>
            <w:shd w:val="clear" w:color="auto" w:fill="auto"/>
            <w:vAlign w:val="center"/>
          </w:tcPr>
          <w:p w14:paraId="2421FAA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3</w:t>
            </w:r>
          </w:p>
        </w:tc>
        <w:tc>
          <w:tcPr>
            <w:tcW w:w="1080" w:type="dxa"/>
            <w:tcBorders>
              <w:top w:val="nil"/>
              <w:left w:val="nil"/>
              <w:bottom w:val="nil"/>
              <w:right w:val="nil"/>
            </w:tcBorders>
            <w:shd w:val="clear" w:color="auto" w:fill="auto"/>
            <w:vAlign w:val="center"/>
          </w:tcPr>
          <w:p w14:paraId="4699A5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0F624DE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nil"/>
              <w:right w:val="nil"/>
            </w:tcBorders>
            <w:shd w:val="clear" w:color="auto" w:fill="auto"/>
            <w:vAlign w:val="center"/>
          </w:tcPr>
          <w:p w14:paraId="49540E68"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nil"/>
              <w:right w:val="nil"/>
            </w:tcBorders>
            <w:shd w:val="clear" w:color="auto" w:fill="auto"/>
            <w:vAlign w:val="center"/>
          </w:tcPr>
          <w:p w14:paraId="38B9840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r w:rsidR="00A20A63" w14:paraId="5F9DE4EF" w14:textId="77777777">
        <w:trPr>
          <w:trHeight w:val="270"/>
          <w:jc w:val="center"/>
        </w:trPr>
        <w:tc>
          <w:tcPr>
            <w:tcW w:w="1080" w:type="dxa"/>
            <w:tcBorders>
              <w:top w:val="nil"/>
              <w:left w:val="nil"/>
              <w:bottom w:val="single" w:sz="4" w:space="0" w:color="auto"/>
              <w:right w:val="single" w:sz="4" w:space="0" w:color="auto"/>
            </w:tcBorders>
            <w:shd w:val="clear" w:color="auto" w:fill="auto"/>
            <w:vAlign w:val="center"/>
          </w:tcPr>
          <w:p w14:paraId="17FF2A0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4</w:t>
            </w:r>
          </w:p>
        </w:tc>
        <w:tc>
          <w:tcPr>
            <w:tcW w:w="1080" w:type="dxa"/>
            <w:tcBorders>
              <w:top w:val="nil"/>
              <w:left w:val="nil"/>
              <w:bottom w:val="single" w:sz="4" w:space="0" w:color="auto"/>
              <w:right w:val="nil"/>
            </w:tcBorders>
            <w:shd w:val="clear" w:color="auto" w:fill="auto"/>
            <w:vAlign w:val="center"/>
          </w:tcPr>
          <w:p w14:paraId="32FB7B7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single" w:sz="4" w:space="0" w:color="auto"/>
              <w:right w:val="nil"/>
            </w:tcBorders>
            <w:shd w:val="clear" w:color="auto" w:fill="auto"/>
            <w:vAlign w:val="center"/>
          </w:tcPr>
          <w:p w14:paraId="74BBB3C1"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single" w:sz="4" w:space="0" w:color="auto"/>
              <w:right w:val="nil"/>
            </w:tcBorders>
            <w:shd w:val="clear" w:color="auto" w:fill="auto"/>
            <w:vAlign w:val="center"/>
          </w:tcPr>
          <w:p w14:paraId="5FEBF0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single" w:sz="4" w:space="0" w:color="auto"/>
              <w:right w:val="nil"/>
            </w:tcBorders>
            <w:shd w:val="clear" w:color="auto" w:fill="auto"/>
            <w:vAlign w:val="center"/>
          </w:tcPr>
          <w:p w14:paraId="7969819A"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bl>
    <w:p w14:paraId="4764858E" w14:textId="77777777" w:rsidR="00A20A63" w:rsidRDefault="001C2EF9" w:rsidP="00EB7CB1">
      <w:pPr>
        <w:spacing w:beforeLines="50" w:before="163"/>
        <w:ind w:firstLine="480"/>
      </w:pPr>
      <w:r>
        <w:lastRenderedPageBreak/>
        <w:t>从表</w:t>
      </w:r>
      <w:r>
        <w:t>4-</w:t>
      </w:r>
      <w:r w:rsidR="005046D0">
        <w:rPr>
          <w:rFonts w:hint="eastAsia"/>
        </w:rPr>
        <w:t>5</w:t>
      </w:r>
      <w:r>
        <w:t>可以看出，</w:t>
      </w:r>
      <w:r>
        <w:t>DSN</w:t>
      </w:r>
      <w:r>
        <w:t>相对</w:t>
      </w:r>
      <w:r>
        <w:t>DBN</w:t>
      </w:r>
      <w:r>
        <w:t>预测效果有明显提升（</w:t>
      </w:r>
      <w:r>
        <w:rPr>
          <w:i/>
        </w:rPr>
        <w:t>p</w:t>
      </w:r>
      <w:r>
        <w:t>-value=0.0002</w:t>
      </w:r>
      <w:r>
        <w:t>），验证了对中间层进行监督对于深度神经网络性能的优化作用，以及选用</w:t>
      </w:r>
      <w:r>
        <w:t>DSN</w:t>
      </w:r>
      <w:r>
        <w:t>作为基础网络的优势所在。</w:t>
      </w:r>
      <w:r>
        <w:t>IVDSN</w:t>
      </w:r>
      <w:r>
        <w:t>与</w:t>
      </w:r>
      <w:r>
        <w:t>DSN</w:t>
      </w:r>
      <w:r>
        <w:t>相比性能又有进一步提升（</w:t>
      </w:r>
      <w:r>
        <w:rPr>
          <w:i/>
        </w:rPr>
        <w:t>p</w:t>
      </w:r>
      <w:r>
        <w:t>-value=0.02</w:t>
      </w:r>
      <w:r>
        <w:t>），说明在网络结构相同的情况下，中间层的部分可见化可以进一步提升网络性能，同理，</w:t>
      </w:r>
      <w:r>
        <w:t>HVDSN</w:t>
      </w:r>
      <w:r>
        <w:t>的性能也显著优于</w:t>
      </w:r>
      <w:r>
        <w:t>DSN</w:t>
      </w:r>
      <w:r>
        <w:t>（</w:t>
      </w:r>
      <w:r>
        <w:rPr>
          <w:i/>
        </w:rPr>
        <w:t>p</w:t>
      </w:r>
      <w:r>
        <w:t>-value=0.03</w:t>
      </w:r>
      <w:r>
        <w:t>）。</w:t>
      </w:r>
      <w:r>
        <w:t>HVDSN</w:t>
      </w:r>
      <w:r>
        <w:t>与</w:t>
      </w:r>
      <w:r>
        <w:t>IVDSN</w:t>
      </w:r>
      <w:r>
        <w:t>的对比中</w:t>
      </w:r>
      <w:r>
        <w:t>HVDSN</w:t>
      </w:r>
      <w:r>
        <w:t>的性能更优（</w:t>
      </w:r>
      <w:r>
        <w:rPr>
          <w:i/>
        </w:rPr>
        <w:t>p</w:t>
      </w:r>
      <w:r>
        <w:t>-value=0.04</w:t>
      </w:r>
      <w:r>
        <w:t>），</w:t>
      </w:r>
      <w:r>
        <w:rPr>
          <w:rFonts w:hint="eastAsia"/>
        </w:rPr>
        <w:t>一方面可能由于</w:t>
      </w:r>
      <w:r>
        <w:t>IVDSN</w:t>
      </w:r>
      <w:r>
        <w:rPr>
          <w:rFonts w:hint="eastAsia"/>
        </w:rPr>
        <w:t>输入层维度多于</w:t>
      </w:r>
      <w:r>
        <w:t>HVDSN</w:t>
      </w:r>
      <w:r>
        <w:rPr>
          <w:rFonts w:hint="eastAsia"/>
        </w:rPr>
        <w:t>的输入层，因此网络规模上</w:t>
      </w:r>
      <w:r>
        <w:t>HVDSN</w:t>
      </w:r>
      <w:r>
        <w:rPr>
          <w:rFonts w:hint="eastAsia"/>
        </w:rPr>
        <w:t>更精简，这在数据有限情况下会对训练结果产生一定影响；另一方面可能与已知信息和未知信息的相对作用有关，</w:t>
      </w:r>
      <w:r>
        <w:t>HVDSN</w:t>
      </w:r>
      <w:r>
        <w:rPr>
          <w:rFonts w:hint="eastAsia"/>
        </w:rPr>
        <w:t>中，已知信息与未知信息的节点数相差不大，且已知节点占主导，而</w:t>
      </w:r>
      <w:r>
        <w:t>IVDSN</w:t>
      </w:r>
      <w:r>
        <w:rPr>
          <w:rFonts w:hint="eastAsia"/>
        </w:rPr>
        <w:t>中两部分特征维度相差较大且未知信息占主导，因此</w:t>
      </w:r>
      <w:r>
        <w:t>IVDSN</w:t>
      </w:r>
      <w:r>
        <w:rPr>
          <w:rFonts w:hint="eastAsia"/>
        </w:rPr>
        <w:t>中已知信息的作用可能被削弱，这也从侧面反映出信息可见化的重要；此外，数值分布情况也可能对结果造成影响，</w:t>
      </w:r>
      <w:r>
        <w:t>HVDSN</w:t>
      </w:r>
      <w:r>
        <w:rPr>
          <w:rFonts w:hint="eastAsia"/>
        </w:rPr>
        <w:t>中已知信息与未知信息属于同样的数值分布（均为隐含层节点），而</w:t>
      </w:r>
      <w:r>
        <w:t>IVDSN</w:t>
      </w:r>
      <w:r>
        <w:rPr>
          <w:rFonts w:hint="eastAsia"/>
        </w:rPr>
        <w:t>中子目标输出值与文本特征的分布不同，可能会对两部分信息的融合产生影响</w:t>
      </w:r>
      <w:r>
        <w:t>。</w:t>
      </w:r>
    </w:p>
    <w:p w14:paraId="76648587" w14:textId="77777777" w:rsidR="00A20A63" w:rsidRDefault="001C2EF9">
      <w:pPr>
        <w:ind w:firstLine="480"/>
      </w:pPr>
      <w:r>
        <w:t>纵观网络深度对各</w:t>
      </w:r>
      <w:r>
        <w:rPr>
          <w:rFonts w:hint="eastAsia"/>
        </w:rPr>
        <w:t>深层</w:t>
      </w:r>
      <w:r>
        <w:t>网络的影响，</w:t>
      </w:r>
      <w:r>
        <w:t>DBN</w:t>
      </w:r>
      <w:r>
        <w:t>与</w:t>
      </w:r>
      <w:r>
        <w:t>DSN</w:t>
      </w:r>
      <w:proofErr w:type="gramStart"/>
      <w:r>
        <w:t>随网络</w:t>
      </w:r>
      <w:proofErr w:type="gramEnd"/>
      <w:r>
        <w:t>深度的增加性能提升效果不如</w:t>
      </w:r>
      <w:r>
        <w:t>IVDSN</w:t>
      </w:r>
      <w:r>
        <w:t>与</w:t>
      </w:r>
      <w:r>
        <w:t>HVDSN</w:t>
      </w:r>
      <w:r>
        <w:t>明显，这意味着在数据规模一定的情况下，单纯增加网络深度并不总是能提升网络的性能，在此基础上增加一定的先验知识的指引可以进一步优化网络的性能。</w:t>
      </w:r>
    </w:p>
    <w:p w14:paraId="0963904C" w14:textId="77777777" w:rsidR="00A20A63" w:rsidRDefault="001C2EF9" w:rsidP="00EB7CB1">
      <w:pPr>
        <w:spacing w:beforeLines="50" w:before="163" w:afterLines="50" w:after="163"/>
        <w:ind w:firstLineChars="0" w:firstLine="0"/>
        <w:rPr>
          <w:b/>
        </w:rPr>
      </w:pPr>
      <w:r>
        <w:rPr>
          <w:b/>
        </w:rPr>
        <w:t>（</w:t>
      </w:r>
      <w:r>
        <w:rPr>
          <w:b/>
        </w:rPr>
        <w:t>3</w:t>
      </w:r>
      <w:r>
        <w:rPr>
          <w:b/>
        </w:rPr>
        <w:t>）</w:t>
      </w:r>
      <w:r w:rsidR="007C6D3B">
        <w:rPr>
          <w:rFonts w:hint="eastAsia"/>
          <w:b/>
        </w:rPr>
        <w:t>优化措施</w:t>
      </w:r>
      <w:r>
        <w:rPr>
          <w:b/>
        </w:rPr>
        <w:t>的作用</w:t>
      </w:r>
    </w:p>
    <w:p w14:paraId="4BA357A6" w14:textId="77777777" w:rsidR="00A20A63" w:rsidRDefault="001C2EF9">
      <w:pPr>
        <w:ind w:firstLine="480"/>
      </w:pPr>
      <w:r>
        <w:t>在</w:t>
      </w:r>
      <w:r>
        <w:t>4.</w:t>
      </w:r>
      <w:r>
        <w:rPr>
          <w:rFonts w:hint="eastAsia"/>
        </w:rPr>
        <w:t>2.3</w:t>
      </w:r>
      <w:r>
        <w:t>节，我们提出两种均衡调整措施用于</w:t>
      </w:r>
      <w:r>
        <w:rPr>
          <w:rFonts w:hint="eastAsia"/>
        </w:rPr>
        <w:t>进一步优化</w:t>
      </w:r>
      <w:r>
        <w:t>网络的性能：维度均衡调整和样本均衡调整</w:t>
      </w:r>
      <w:r>
        <w:rPr>
          <w:rFonts w:hint="eastAsia"/>
        </w:rPr>
        <w:t>，</w:t>
      </w:r>
      <w:r>
        <w:t>此实验用于验证两种优化措施的作用</w:t>
      </w:r>
      <w:r>
        <w:rPr>
          <w:rFonts w:hint="eastAsia"/>
        </w:rPr>
        <w:t>。</w:t>
      </w:r>
      <w:r>
        <w:t>由于维度均衡调整仅在使用</w:t>
      </w:r>
      <w:r>
        <w:t>IVDSN</w:t>
      </w:r>
      <w:r>
        <w:t>时有必要</w:t>
      </w:r>
      <w:r>
        <w:rPr>
          <w:rFonts w:hint="eastAsia"/>
        </w:rPr>
        <w:t>进行，因此该</w:t>
      </w:r>
      <w:r>
        <w:t>实验在</w:t>
      </w:r>
      <w:r>
        <w:t>IVDSN</w:t>
      </w:r>
      <w:r>
        <w:t>上</w:t>
      </w:r>
      <w:r>
        <w:rPr>
          <w:rFonts w:hint="eastAsia"/>
        </w:rPr>
        <w:t>运行</w:t>
      </w:r>
      <w:r>
        <w:t>，隐含层单元数均设为</w:t>
      </w:r>
      <w:r>
        <w:t>10</w:t>
      </w:r>
      <w:r>
        <w:t>，其他参数同上。表</w:t>
      </w:r>
      <w:r>
        <w:t>4-</w:t>
      </w:r>
      <w:r w:rsidR="005046D0">
        <w:rPr>
          <w:rFonts w:hint="eastAsia"/>
        </w:rPr>
        <w:t>6</w:t>
      </w:r>
      <w:r>
        <w:t>列出不加入任何均衡性调整措施以及依次加入两种调整措施之后的预测结果对比。从</w:t>
      </w:r>
      <w:r>
        <w:rPr>
          <w:rFonts w:hint="eastAsia"/>
        </w:rPr>
        <w:t>“</w:t>
      </w:r>
      <w:r>
        <w:t>Original</w:t>
      </w:r>
      <w:r>
        <w:rPr>
          <w:rFonts w:hint="eastAsia"/>
        </w:rPr>
        <w:t>”</w:t>
      </w:r>
      <w:r>
        <w:t>列可以看出，在各模块隐含层单元数均设为</w:t>
      </w:r>
      <w:r>
        <w:t>10</w:t>
      </w:r>
      <w:r>
        <w:t>的情况下也可以得到与表</w:t>
      </w:r>
      <w:r>
        <w:t>4-</w:t>
      </w:r>
      <w:r w:rsidR="005046D0">
        <w:rPr>
          <w:rFonts w:hint="eastAsia"/>
        </w:rPr>
        <w:t>4</w:t>
      </w:r>
      <w:r>
        <w:t>中隐含层递增设置相接近的结果，即考虑其他成分的影响可以降低预测误差，且随着堆叠更多的中间环节的结果误差降低幅度有所增加。当加入维度均衡调整之后（</w:t>
      </w:r>
      <w:r>
        <w:rPr>
          <w:rFonts w:hint="eastAsia"/>
        </w:rPr>
        <w:t>“</w:t>
      </w:r>
      <w:r>
        <w:t>Adj1</w:t>
      </w:r>
      <w:r>
        <w:rPr>
          <w:rFonts w:hint="eastAsia"/>
        </w:rPr>
        <w:t>”</w:t>
      </w:r>
      <w:r>
        <w:t>列），这种误差随路径变长逐渐降低的趋势更为明显，这说明了</w:t>
      </w:r>
      <w:r>
        <w:rPr>
          <w:rFonts w:hint="eastAsia"/>
        </w:rPr>
        <w:t>调整</w:t>
      </w:r>
      <w:r>
        <w:t>维</w:t>
      </w:r>
      <w:proofErr w:type="gramStart"/>
      <w:r>
        <w:t>度影响</w:t>
      </w:r>
      <w:proofErr w:type="gramEnd"/>
      <w:r>
        <w:t>之后可以更有效的体现情感成分间的相互作用，且对于整体的预测效果也有所提升。在此基础上，进一步加入样本均衡调整之后</w:t>
      </w:r>
      <w:r>
        <w:rPr>
          <w:rFonts w:hint="eastAsia"/>
        </w:rPr>
        <w:t>（“</w:t>
      </w:r>
      <w:r>
        <w:rPr>
          <w:rFonts w:hint="eastAsia"/>
        </w:rPr>
        <w:t>Adj1+Adj2</w:t>
      </w:r>
      <w:r>
        <w:rPr>
          <w:rFonts w:hint="eastAsia"/>
        </w:rPr>
        <w:t>”列）</w:t>
      </w:r>
      <w:r>
        <w:t>，</w:t>
      </w:r>
      <w:r>
        <w:rPr>
          <w:rFonts w:hint="eastAsia"/>
        </w:rPr>
        <w:t>多数</w:t>
      </w:r>
      <w:r>
        <w:t>情感成分的预测误差均有所下降，即使直接从文本特征预测各情感成分预测误差也变得更小，充分说明考虑样本数量影响的必要以及对于样本均衡调整措施的有效性。用</w:t>
      </w:r>
      <w:r>
        <w:t>t-</w:t>
      </w:r>
      <w:r>
        <w:t>检验分别分析各列间的差异，结果显示</w:t>
      </w:r>
      <w:r>
        <w:rPr>
          <w:rFonts w:hint="eastAsia"/>
          <w:i/>
        </w:rPr>
        <w:t>p</w:t>
      </w:r>
      <w:r>
        <w:rPr>
          <w:rFonts w:hint="eastAsia"/>
        </w:rPr>
        <w:t>-value</w:t>
      </w:r>
      <w:r>
        <w:t>均小于</w:t>
      </w:r>
      <w:r>
        <w:t>0.05</w:t>
      </w:r>
      <w:r>
        <w:t>，说明这两种调整措施的优化效果显著。</w:t>
      </w:r>
    </w:p>
    <w:p w14:paraId="5466634E" w14:textId="77777777" w:rsidR="00A20A63" w:rsidRDefault="001C2EF9">
      <w:pPr>
        <w:ind w:firstLine="420"/>
        <w:rPr>
          <w:sz w:val="21"/>
        </w:rPr>
      </w:pPr>
      <w:r>
        <w:rPr>
          <w:sz w:val="21"/>
        </w:rPr>
        <w:lastRenderedPageBreak/>
        <w:t>表</w:t>
      </w:r>
      <w:r>
        <w:rPr>
          <w:sz w:val="21"/>
        </w:rPr>
        <w:t>4-</w:t>
      </w:r>
      <w:r w:rsidR="005046D0">
        <w:rPr>
          <w:rFonts w:hint="eastAsia"/>
          <w:sz w:val="21"/>
        </w:rPr>
        <w:t>6</w:t>
      </w:r>
      <w:r>
        <w:rPr>
          <w:sz w:val="21"/>
        </w:rPr>
        <w:t xml:space="preserve"> </w:t>
      </w:r>
      <w:r>
        <w:rPr>
          <w:sz w:val="21"/>
        </w:rPr>
        <w:t>通过不同预测路径及调整措施预测四种情感成分的结果（</w:t>
      </w:r>
      <w:r>
        <w:rPr>
          <w:sz w:val="21"/>
        </w:rPr>
        <w:t>RMSE</w:t>
      </w:r>
      <w:r>
        <w:rPr>
          <w:sz w:val="21"/>
        </w:rPr>
        <w:t>）。其中</w:t>
      </w:r>
      <w:r>
        <w:rPr>
          <w:rFonts w:hint="eastAsia"/>
          <w:sz w:val="21"/>
        </w:rPr>
        <w:t>“</w:t>
      </w:r>
      <w:r>
        <w:rPr>
          <w:sz w:val="21"/>
        </w:rPr>
        <w:t>Original</w:t>
      </w:r>
      <w:r>
        <w:rPr>
          <w:rFonts w:hint="eastAsia"/>
          <w:sz w:val="21"/>
        </w:rPr>
        <w:t>”</w:t>
      </w:r>
      <w:proofErr w:type="gramStart"/>
      <w:r>
        <w:rPr>
          <w:sz w:val="21"/>
        </w:rPr>
        <w:t>列表示未加入</w:t>
      </w:r>
      <w:proofErr w:type="gramEnd"/>
      <w:r>
        <w:rPr>
          <w:sz w:val="21"/>
        </w:rPr>
        <w:t>任何均衡性调整措施的预测结果；</w:t>
      </w:r>
      <w:r>
        <w:rPr>
          <w:rFonts w:hint="eastAsia"/>
          <w:sz w:val="21"/>
        </w:rPr>
        <w:t>“</w:t>
      </w:r>
      <w:r>
        <w:rPr>
          <w:sz w:val="21"/>
        </w:rPr>
        <w:t>Adj1</w:t>
      </w:r>
      <w:r>
        <w:rPr>
          <w:rFonts w:hint="eastAsia"/>
          <w:sz w:val="21"/>
        </w:rPr>
        <w:t>”</w:t>
      </w:r>
      <w:r>
        <w:rPr>
          <w:sz w:val="21"/>
        </w:rPr>
        <w:t>列表</w:t>
      </w:r>
      <w:proofErr w:type="gramStart"/>
      <w:r>
        <w:rPr>
          <w:sz w:val="21"/>
        </w:rPr>
        <w:t>示加入</w:t>
      </w:r>
      <w:proofErr w:type="gramEnd"/>
      <w:r>
        <w:rPr>
          <w:sz w:val="21"/>
        </w:rPr>
        <w:t>维度均衡调整之后的预测结果；</w:t>
      </w:r>
      <w:r>
        <w:rPr>
          <w:rFonts w:hint="eastAsia"/>
          <w:sz w:val="21"/>
        </w:rPr>
        <w:t>“</w:t>
      </w:r>
      <w:r>
        <w:rPr>
          <w:sz w:val="21"/>
        </w:rPr>
        <w:t>Adj1+Adj2</w:t>
      </w:r>
      <w:r>
        <w:rPr>
          <w:rFonts w:hint="eastAsia"/>
          <w:sz w:val="21"/>
        </w:rPr>
        <w:t>”</w:t>
      </w:r>
      <w:r>
        <w:rPr>
          <w:sz w:val="21"/>
        </w:rPr>
        <w:t>列表</w:t>
      </w:r>
      <w:proofErr w:type="gramStart"/>
      <w:r>
        <w:rPr>
          <w:sz w:val="21"/>
        </w:rPr>
        <w:t>示在此</w:t>
      </w:r>
      <w:proofErr w:type="gramEnd"/>
      <w:r>
        <w:rPr>
          <w:sz w:val="21"/>
        </w:rPr>
        <w:t>基础上进一步增加样本均衡调整之后的预测结果。</w:t>
      </w:r>
    </w:p>
    <w:p w14:paraId="76FC85AB" w14:textId="77777777" w:rsidR="00A20A63" w:rsidRDefault="001C2EF9">
      <w:pPr>
        <w:ind w:firstLine="420"/>
        <w:rPr>
          <w:sz w:val="21"/>
        </w:rPr>
      </w:pPr>
      <w:r>
        <w:rPr>
          <w:sz w:val="21"/>
        </w:rPr>
        <w:t xml:space="preserve">Table </w:t>
      </w:r>
      <w:r>
        <w:rPr>
          <w:rFonts w:hint="eastAsia"/>
          <w:sz w:val="21"/>
        </w:rPr>
        <w:t>4-</w:t>
      </w:r>
      <w:r w:rsidR="005046D0">
        <w:rPr>
          <w:rFonts w:hint="eastAsia"/>
          <w:sz w:val="21"/>
        </w:rPr>
        <w:t>6</w:t>
      </w:r>
      <w:r w:rsidR="00F9645A">
        <w:rPr>
          <w:rFonts w:hint="eastAsia"/>
          <w:sz w:val="21"/>
        </w:rPr>
        <w:t xml:space="preserve"> </w:t>
      </w:r>
      <w:r>
        <w:rPr>
          <w:sz w:val="21"/>
        </w:rPr>
        <w:t xml:space="preserve">The </w:t>
      </w:r>
      <w:r>
        <w:rPr>
          <w:sz w:val="21"/>
          <w:lang w:val="en-IE"/>
        </w:rPr>
        <w:t xml:space="preserve">RMSEs </w:t>
      </w:r>
      <w:r>
        <w:rPr>
          <w:sz w:val="21"/>
        </w:rPr>
        <w:t>of the four components via different stacking patterns and adjustments</w:t>
      </w:r>
      <w:r>
        <w:rPr>
          <w:sz w:val="21"/>
          <w:lang w:val="en-IE"/>
        </w:rPr>
        <w:t>, where “Original” means the results without adjusting the imbalances, “</w:t>
      </w:r>
      <w:r>
        <w:rPr>
          <w:sz w:val="21"/>
        </w:rPr>
        <w:t>Ad</w:t>
      </w:r>
      <w:r>
        <w:rPr>
          <w:rFonts w:hint="eastAsia"/>
          <w:sz w:val="21"/>
        </w:rPr>
        <w:t>j</w:t>
      </w:r>
      <w:r>
        <w:rPr>
          <w:sz w:val="21"/>
        </w:rPr>
        <w:t>1</w:t>
      </w:r>
      <w:r>
        <w:rPr>
          <w:sz w:val="21"/>
          <w:lang w:val="en-IE"/>
        </w:rPr>
        <w:t xml:space="preserve">” denotes the </w:t>
      </w:r>
      <w:r>
        <w:rPr>
          <w:rFonts w:hint="eastAsia"/>
          <w:sz w:val="21"/>
          <w:lang w:val="en-IE"/>
        </w:rPr>
        <w:t xml:space="preserve">results after adjusting </w:t>
      </w:r>
      <w:r>
        <w:rPr>
          <w:sz w:val="21"/>
          <w:lang w:val="en-IE"/>
        </w:rPr>
        <w:t>the dimensionality imbalance, “</w:t>
      </w:r>
      <w:r>
        <w:rPr>
          <w:sz w:val="21"/>
        </w:rPr>
        <w:t>Ad</w:t>
      </w:r>
      <w:r>
        <w:rPr>
          <w:rFonts w:hint="eastAsia"/>
          <w:sz w:val="21"/>
        </w:rPr>
        <w:t>j</w:t>
      </w:r>
      <w:r>
        <w:rPr>
          <w:sz w:val="21"/>
        </w:rPr>
        <w:t>1</w:t>
      </w:r>
      <w:r>
        <w:rPr>
          <w:rFonts w:hint="eastAsia"/>
          <w:sz w:val="21"/>
        </w:rPr>
        <w:t>+</w:t>
      </w:r>
      <w:r>
        <w:rPr>
          <w:sz w:val="21"/>
        </w:rPr>
        <w:t>Ad</w:t>
      </w:r>
      <w:r>
        <w:rPr>
          <w:rFonts w:hint="eastAsia"/>
          <w:sz w:val="21"/>
        </w:rPr>
        <w:t>j</w:t>
      </w:r>
      <w:r>
        <w:rPr>
          <w:sz w:val="21"/>
        </w:rPr>
        <w:t>2</w:t>
      </w:r>
      <w:r>
        <w:rPr>
          <w:sz w:val="21"/>
          <w:lang w:val="en-IE"/>
        </w:rPr>
        <w:t>” refers to the</w:t>
      </w:r>
      <w:r>
        <w:rPr>
          <w:rFonts w:hint="eastAsia"/>
          <w:sz w:val="21"/>
          <w:lang w:val="en-IE"/>
        </w:rPr>
        <w:t xml:space="preserve"> results further adding the adjustment on</w:t>
      </w:r>
      <w:r>
        <w:rPr>
          <w:sz w:val="21"/>
          <w:lang w:val="en-IE"/>
        </w:rPr>
        <w:t xml:space="preserve"> the sample imbalance</w:t>
      </w:r>
      <w:r>
        <w:rPr>
          <w:rFonts w:hint="eastAsia"/>
          <w:sz w:val="21"/>
          <w:lang w:val="en-IE"/>
        </w:rPr>
        <w:t>.</w:t>
      </w:r>
    </w:p>
    <w:tbl>
      <w:tblPr>
        <w:tblW w:w="7950" w:type="dxa"/>
        <w:jc w:val="center"/>
        <w:tblBorders>
          <w:top w:val="single" w:sz="4" w:space="0" w:color="auto"/>
          <w:bottom w:val="single" w:sz="4" w:space="0" w:color="auto"/>
        </w:tblBorders>
        <w:tblLayout w:type="fixed"/>
        <w:tblCellMar>
          <w:left w:w="113" w:type="dxa"/>
          <w:right w:w="113" w:type="dxa"/>
        </w:tblCellMar>
        <w:tblLook w:val="04A0" w:firstRow="1" w:lastRow="0" w:firstColumn="1" w:lastColumn="0" w:noHBand="0" w:noVBand="1"/>
      </w:tblPr>
      <w:tblGrid>
        <w:gridCol w:w="3366"/>
        <w:gridCol w:w="1418"/>
        <w:gridCol w:w="1417"/>
        <w:gridCol w:w="1749"/>
      </w:tblGrid>
      <w:tr w:rsidR="00A20A63" w14:paraId="2C22E675" w14:textId="77777777">
        <w:trPr>
          <w:trHeight w:val="283"/>
          <w:jc w:val="center"/>
        </w:trPr>
        <w:tc>
          <w:tcPr>
            <w:tcW w:w="3366" w:type="dxa"/>
            <w:tcBorders>
              <w:top w:val="single" w:sz="4" w:space="0" w:color="auto"/>
              <w:bottom w:val="single" w:sz="4" w:space="0" w:color="auto"/>
            </w:tcBorders>
            <w:shd w:val="clear" w:color="auto" w:fill="auto"/>
            <w:vAlign w:val="center"/>
          </w:tcPr>
          <w:p w14:paraId="50A0E542" w14:textId="77777777" w:rsidR="00A20A63" w:rsidRDefault="00A20A63">
            <w:pPr>
              <w:widowControl/>
              <w:ind w:firstLine="420"/>
              <w:jc w:val="left"/>
              <w:rPr>
                <w:kern w:val="0"/>
                <w:sz w:val="21"/>
                <w:szCs w:val="21"/>
              </w:rPr>
            </w:pPr>
          </w:p>
        </w:tc>
        <w:tc>
          <w:tcPr>
            <w:tcW w:w="1418" w:type="dxa"/>
            <w:tcBorders>
              <w:top w:val="single" w:sz="4" w:space="0" w:color="auto"/>
              <w:bottom w:val="single" w:sz="4" w:space="0" w:color="auto"/>
            </w:tcBorders>
            <w:shd w:val="clear" w:color="auto" w:fill="auto"/>
            <w:vAlign w:val="center"/>
          </w:tcPr>
          <w:p w14:paraId="478803CC" w14:textId="77777777" w:rsidR="00A20A63" w:rsidRDefault="001C2EF9">
            <w:pPr>
              <w:widowControl/>
              <w:ind w:firstLine="420"/>
              <w:jc w:val="center"/>
              <w:rPr>
                <w:kern w:val="0"/>
                <w:sz w:val="21"/>
                <w:szCs w:val="21"/>
              </w:rPr>
            </w:pPr>
            <w:r>
              <w:rPr>
                <w:kern w:val="0"/>
                <w:sz w:val="21"/>
                <w:szCs w:val="21"/>
              </w:rPr>
              <w:t>Original</w:t>
            </w:r>
          </w:p>
        </w:tc>
        <w:tc>
          <w:tcPr>
            <w:tcW w:w="1417" w:type="dxa"/>
            <w:tcBorders>
              <w:top w:val="single" w:sz="4" w:space="0" w:color="auto"/>
              <w:bottom w:val="single" w:sz="4" w:space="0" w:color="auto"/>
            </w:tcBorders>
            <w:shd w:val="clear" w:color="auto" w:fill="auto"/>
            <w:vAlign w:val="center"/>
          </w:tcPr>
          <w:p w14:paraId="48067563" w14:textId="77777777" w:rsidR="00A20A63" w:rsidRDefault="001C2EF9">
            <w:pPr>
              <w:widowControl/>
              <w:ind w:firstLine="420"/>
              <w:jc w:val="center"/>
              <w:rPr>
                <w:kern w:val="0"/>
                <w:sz w:val="21"/>
                <w:szCs w:val="21"/>
              </w:rPr>
            </w:pPr>
            <w:r>
              <w:rPr>
                <w:kern w:val="0"/>
                <w:sz w:val="21"/>
                <w:szCs w:val="21"/>
              </w:rPr>
              <w:t>Adj1</w:t>
            </w:r>
          </w:p>
        </w:tc>
        <w:tc>
          <w:tcPr>
            <w:tcW w:w="1749" w:type="dxa"/>
            <w:tcBorders>
              <w:top w:val="single" w:sz="4" w:space="0" w:color="auto"/>
              <w:bottom w:val="single" w:sz="4" w:space="0" w:color="auto"/>
            </w:tcBorders>
            <w:shd w:val="clear" w:color="auto" w:fill="auto"/>
            <w:vAlign w:val="center"/>
          </w:tcPr>
          <w:p w14:paraId="3AD22D5C" w14:textId="77777777" w:rsidR="00A20A63" w:rsidRDefault="001C2EF9">
            <w:pPr>
              <w:widowControl/>
              <w:ind w:firstLine="420"/>
              <w:jc w:val="center"/>
              <w:rPr>
                <w:kern w:val="0"/>
                <w:sz w:val="21"/>
                <w:szCs w:val="21"/>
              </w:rPr>
            </w:pPr>
            <w:r>
              <w:rPr>
                <w:kern w:val="0"/>
                <w:sz w:val="21"/>
                <w:szCs w:val="21"/>
              </w:rPr>
              <w:t>Adj1+Adj2</w:t>
            </w:r>
          </w:p>
        </w:tc>
      </w:tr>
      <w:tr w:rsidR="00A20A63" w14:paraId="174F8522" w14:textId="77777777">
        <w:trPr>
          <w:trHeight w:val="283"/>
          <w:jc w:val="center"/>
        </w:trPr>
        <w:tc>
          <w:tcPr>
            <w:tcW w:w="3366" w:type="dxa"/>
            <w:tcBorders>
              <w:top w:val="single" w:sz="4" w:space="0" w:color="auto"/>
              <w:bottom w:val="single" w:sz="4" w:space="0" w:color="auto"/>
            </w:tcBorders>
            <w:shd w:val="clear" w:color="auto" w:fill="auto"/>
            <w:vAlign w:val="center"/>
          </w:tcPr>
          <w:p w14:paraId="51EFEDA5"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418" w:type="dxa"/>
            <w:tcBorders>
              <w:top w:val="single" w:sz="4" w:space="0" w:color="auto"/>
              <w:bottom w:val="single" w:sz="4" w:space="0" w:color="auto"/>
            </w:tcBorders>
            <w:shd w:val="clear" w:color="auto" w:fill="auto"/>
            <w:vAlign w:val="center"/>
          </w:tcPr>
          <w:p w14:paraId="7C7CB64B" w14:textId="77777777" w:rsidR="00A20A63" w:rsidRDefault="001C2EF9">
            <w:pPr>
              <w:widowControl/>
              <w:ind w:firstLine="422"/>
              <w:jc w:val="center"/>
              <w:rPr>
                <w:b/>
                <w:kern w:val="0"/>
                <w:sz w:val="21"/>
                <w:szCs w:val="21"/>
              </w:rPr>
            </w:pPr>
            <w:r>
              <w:rPr>
                <w:b/>
                <w:kern w:val="0"/>
                <w:sz w:val="21"/>
                <w:szCs w:val="21"/>
              </w:rPr>
              <w:t>2.08</w:t>
            </w:r>
          </w:p>
        </w:tc>
        <w:tc>
          <w:tcPr>
            <w:tcW w:w="1417" w:type="dxa"/>
            <w:tcBorders>
              <w:top w:val="single" w:sz="4" w:space="0" w:color="auto"/>
              <w:bottom w:val="single" w:sz="4" w:space="0" w:color="auto"/>
            </w:tcBorders>
            <w:shd w:val="clear" w:color="auto" w:fill="auto"/>
            <w:vAlign w:val="center"/>
          </w:tcPr>
          <w:p w14:paraId="576A55E7" w14:textId="77777777" w:rsidR="00A20A63" w:rsidRDefault="001C2EF9">
            <w:pPr>
              <w:widowControl/>
              <w:ind w:firstLine="422"/>
              <w:jc w:val="center"/>
              <w:rPr>
                <w:b/>
                <w:kern w:val="0"/>
                <w:sz w:val="21"/>
                <w:szCs w:val="21"/>
              </w:rPr>
            </w:pPr>
            <w:r>
              <w:rPr>
                <w:b/>
                <w:kern w:val="0"/>
                <w:sz w:val="21"/>
                <w:szCs w:val="21"/>
              </w:rPr>
              <w:t>2.08</w:t>
            </w:r>
          </w:p>
        </w:tc>
        <w:tc>
          <w:tcPr>
            <w:tcW w:w="1749" w:type="dxa"/>
            <w:tcBorders>
              <w:top w:val="single" w:sz="4" w:space="0" w:color="auto"/>
              <w:bottom w:val="single" w:sz="4" w:space="0" w:color="auto"/>
            </w:tcBorders>
            <w:shd w:val="clear" w:color="auto" w:fill="auto"/>
            <w:vAlign w:val="center"/>
          </w:tcPr>
          <w:p w14:paraId="256E6619" w14:textId="77777777" w:rsidR="00A20A63" w:rsidRDefault="001C2EF9">
            <w:pPr>
              <w:widowControl/>
              <w:ind w:firstLine="422"/>
              <w:jc w:val="center"/>
              <w:rPr>
                <w:b/>
                <w:kern w:val="0"/>
                <w:sz w:val="21"/>
                <w:szCs w:val="21"/>
              </w:rPr>
            </w:pPr>
            <w:r>
              <w:rPr>
                <w:b/>
                <w:kern w:val="0"/>
                <w:sz w:val="21"/>
                <w:szCs w:val="21"/>
              </w:rPr>
              <w:t>2.07</w:t>
            </w:r>
          </w:p>
        </w:tc>
      </w:tr>
      <w:tr w:rsidR="00A20A63" w14:paraId="44EEEEAF" w14:textId="77777777">
        <w:trPr>
          <w:trHeight w:val="283"/>
          <w:jc w:val="center"/>
        </w:trPr>
        <w:tc>
          <w:tcPr>
            <w:tcW w:w="3366" w:type="dxa"/>
            <w:tcBorders>
              <w:top w:val="single" w:sz="4" w:space="0" w:color="auto"/>
              <w:bottom w:val="nil"/>
            </w:tcBorders>
            <w:shd w:val="clear" w:color="auto" w:fill="auto"/>
            <w:vAlign w:val="center"/>
          </w:tcPr>
          <w:p w14:paraId="60B317BB"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418" w:type="dxa"/>
            <w:tcBorders>
              <w:top w:val="single" w:sz="4" w:space="0" w:color="auto"/>
              <w:bottom w:val="nil"/>
            </w:tcBorders>
            <w:shd w:val="clear" w:color="auto" w:fill="auto"/>
            <w:vAlign w:val="center"/>
          </w:tcPr>
          <w:p w14:paraId="51A24B7B" w14:textId="77777777" w:rsidR="00A20A63" w:rsidRDefault="001C2EF9">
            <w:pPr>
              <w:widowControl/>
              <w:ind w:firstLine="420"/>
              <w:jc w:val="center"/>
              <w:rPr>
                <w:i/>
                <w:kern w:val="0"/>
                <w:sz w:val="21"/>
                <w:szCs w:val="21"/>
              </w:rPr>
            </w:pPr>
            <w:r>
              <w:rPr>
                <w:i/>
                <w:kern w:val="0"/>
                <w:sz w:val="21"/>
                <w:szCs w:val="21"/>
              </w:rPr>
              <w:t>1.66</w:t>
            </w:r>
          </w:p>
        </w:tc>
        <w:tc>
          <w:tcPr>
            <w:tcW w:w="1417" w:type="dxa"/>
            <w:tcBorders>
              <w:top w:val="single" w:sz="4" w:space="0" w:color="auto"/>
              <w:bottom w:val="nil"/>
            </w:tcBorders>
            <w:shd w:val="clear" w:color="auto" w:fill="auto"/>
            <w:vAlign w:val="center"/>
          </w:tcPr>
          <w:p w14:paraId="5A3692C3" w14:textId="77777777" w:rsidR="00A20A63" w:rsidRDefault="001C2EF9">
            <w:pPr>
              <w:widowControl/>
              <w:ind w:firstLine="420"/>
              <w:jc w:val="center"/>
              <w:rPr>
                <w:i/>
                <w:kern w:val="0"/>
                <w:sz w:val="21"/>
                <w:szCs w:val="21"/>
              </w:rPr>
            </w:pPr>
            <w:r>
              <w:rPr>
                <w:i/>
                <w:kern w:val="0"/>
                <w:sz w:val="21"/>
                <w:szCs w:val="21"/>
              </w:rPr>
              <w:t>1.66</w:t>
            </w:r>
          </w:p>
        </w:tc>
        <w:tc>
          <w:tcPr>
            <w:tcW w:w="1749" w:type="dxa"/>
            <w:tcBorders>
              <w:top w:val="single" w:sz="4" w:space="0" w:color="auto"/>
              <w:bottom w:val="nil"/>
            </w:tcBorders>
            <w:shd w:val="clear" w:color="auto" w:fill="auto"/>
            <w:vAlign w:val="center"/>
          </w:tcPr>
          <w:p w14:paraId="7AA91DF3" w14:textId="77777777" w:rsidR="00A20A63" w:rsidRDefault="001C2EF9">
            <w:pPr>
              <w:widowControl/>
              <w:ind w:firstLine="420"/>
              <w:jc w:val="center"/>
              <w:rPr>
                <w:i/>
                <w:kern w:val="0"/>
                <w:sz w:val="21"/>
                <w:szCs w:val="21"/>
              </w:rPr>
            </w:pPr>
            <w:r>
              <w:rPr>
                <w:i/>
                <w:kern w:val="0"/>
                <w:sz w:val="21"/>
                <w:szCs w:val="21"/>
              </w:rPr>
              <w:t>1.58</w:t>
            </w:r>
          </w:p>
        </w:tc>
      </w:tr>
      <w:tr w:rsidR="00A20A63" w14:paraId="4F0BCF3B" w14:textId="77777777">
        <w:trPr>
          <w:trHeight w:val="283"/>
          <w:jc w:val="center"/>
        </w:trPr>
        <w:tc>
          <w:tcPr>
            <w:tcW w:w="3366" w:type="dxa"/>
            <w:tcBorders>
              <w:top w:val="nil"/>
              <w:bottom w:val="single" w:sz="4" w:space="0" w:color="auto"/>
            </w:tcBorders>
            <w:shd w:val="clear" w:color="auto" w:fill="auto"/>
            <w:vAlign w:val="center"/>
          </w:tcPr>
          <w:p w14:paraId="1D478FB6"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418" w:type="dxa"/>
            <w:tcBorders>
              <w:top w:val="nil"/>
              <w:bottom w:val="single" w:sz="4" w:space="0" w:color="auto"/>
            </w:tcBorders>
            <w:shd w:val="clear" w:color="auto" w:fill="auto"/>
            <w:vAlign w:val="center"/>
          </w:tcPr>
          <w:p w14:paraId="5D60EE51" w14:textId="77777777" w:rsidR="00A20A63" w:rsidRDefault="001C2EF9">
            <w:pPr>
              <w:widowControl/>
              <w:ind w:firstLine="422"/>
              <w:jc w:val="center"/>
              <w:rPr>
                <w:b/>
                <w:kern w:val="0"/>
                <w:sz w:val="21"/>
                <w:szCs w:val="21"/>
              </w:rPr>
            </w:pPr>
            <w:r>
              <w:rPr>
                <w:b/>
                <w:kern w:val="0"/>
                <w:sz w:val="21"/>
                <w:szCs w:val="21"/>
              </w:rPr>
              <w:t>1.63</w:t>
            </w:r>
          </w:p>
        </w:tc>
        <w:tc>
          <w:tcPr>
            <w:tcW w:w="1417" w:type="dxa"/>
            <w:tcBorders>
              <w:top w:val="nil"/>
              <w:bottom w:val="single" w:sz="4" w:space="0" w:color="auto"/>
            </w:tcBorders>
            <w:shd w:val="clear" w:color="auto" w:fill="auto"/>
            <w:vAlign w:val="center"/>
          </w:tcPr>
          <w:p w14:paraId="6AA371EA" w14:textId="77777777" w:rsidR="00A20A63" w:rsidRDefault="001C2EF9">
            <w:pPr>
              <w:widowControl/>
              <w:ind w:firstLine="422"/>
              <w:jc w:val="center"/>
              <w:rPr>
                <w:b/>
                <w:kern w:val="0"/>
                <w:sz w:val="21"/>
                <w:szCs w:val="21"/>
              </w:rPr>
            </w:pPr>
            <w:r>
              <w:rPr>
                <w:b/>
                <w:kern w:val="0"/>
                <w:sz w:val="21"/>
                <w:szCs w:val="21"/>
              </w:rPr>
              <w:t>1.62</w:t>
            </w:r>
          </w:p>
        </w:tc>
        <w:tc>
          <w:tcPr>
            <w:tcW w:w="1749" w:type="dxa"/>
            <w:tcBorders>
              <w:top w:val="nil"/>
              <w:bottom w:val="single" w:sz="4" w:space="0" w:color="auto"/>
            </w:tcBorders>
            <w:shd w:val="clear" w:color="auto" w:fill="auto"/>
            <w:vAlign w:val="center"/>
          </w:tcPr>
          <w:p w14:paraId="1B560BB5" w14:textId="77777777" w:rsidR="00A20A63" w:rsidRDefault="001C2EF9">
            <w:pPr>
              <w:widowControl/>
              <w:ind w:firstLine="422"/>
              <w:jc w:val="center"/>
              <w:rPr>
                <w:b/>
                <w:kern w:val="0"/>
                <w:sz w:val="21"/>
                <w:szCs w:val="21"/>
              </w:rPr>
            </w:pPr>
            <w:r>
              <w:rPr>
                <w:b/>
                <w:kern w:val="0"/>
                <w:sz w:val="21"/>
                <w:szCs w:val="21"/>
              </w:rPr>
              <w:t>1.57</w:t>
            </w:r>
          </w:p>
        </w:tc>
      </w:tr>
      <w:tr w:rsidR="00A20A63" w14:paraId="48D0755E" w14:textId="77777777">
        <w:trPr>
          <w:trHeight w:val="283"/>
          <w:jc w:val="center"/>
        </w:trPr>
        <w:tc>
          <w:tcPr>
            <w:tcW w:w="3366" w:type="dxa"/>
            <w:tcBorders>
              <w:top w:val="single" w:sz="4" w:space="0" w:color="auto"/>
              <w:bottom w:val="nil"/>
            </w:tcBorders>
            <w:shd w:val="clear" w:color="auto" w:fill="auto"/>
            <w:vAlign w:val="center"/>
          </w:tcPr>
          <w:p w14:paraId="1319F84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418" w:type="dxa"/>
            <w:tcBorders>
              <w:top w:val="single" w:sz="4" w:space="0" w:color="auto"/>
              <w:bottom w:val="nil"/>
            </w:tcBorders>
            <w:shd w:val="clear" w:color="auto" w:fill="auto"/>
            <w:vAlign w:val="center"/>
          </w:tcPr>
          <w:p w14:paraId="6656A092" w14:textId="77777777" w:rsidR="00A20A63" w:rsidRDefault="001C2EF9">
            <w:pPr>
              <w:widowControl/>
              <w:ind w:firstLine="420"/>
              <w:jc w:val="center"/>
              <w:rPr>
                <w:i/>
                <w:kern w:val="0"/>
                <w:sz w:val="21"/>
                <w:szCs w:val="21"/>
              </w:rPr>
            </w:pPr>
            <w:r>
              <w:rPr>
                <w:i/>
                <w:kern w:val="0"/>
                <w:sz w:val="21"/>
                <w:szCs w:val="21"/>
              </w:rPr>
              <w:t>0.61</w:t>
            </w:r>
          </w:p>
        </w:tc>
        <w:tc>
          <w:tcPr>
            <w:tcW w:w="1417" w:type="dxa"/>
            <w:tcBorders>
              <w:top w:val="single" w:sz="4" w:space="0" w:color="auto"/>
              <w:bottom w:val="nil"/>
            </w:tcBorders>
            <w:shd w:val="clear" w:color="auto" w:fill="auto"/>
            <w:vAlign w:val="center"/>
          </w:tcPr>
          <w:p w14:paraId="245AE6A5" w14:textId="77777777" w:rsidR="00A20A63" w:rsidRDefault="001C2EF9">
            <w:pPr>
              <w:widowControl/>
              <w:ind w:firstLine="420"/>
              <w:jc w:val="center"/>
              <w:rPr>
                <w:i/>
                <w:kern w:val="0"/>
                <w:sz w:val="21"/>
                <w:szCs w:val="21"/>
              </w:rPr>
            </w:pPr>
            <w:r>
              <w:rPr>
                <w:i/>
                <w:kern w:val="0"/>
                <w:sz w:val="21"/>
                <w:szCs w:val="21"/>
              </w:rPr>
              <w:t>0.61</w:t>
            </w:r>
          </w:p>
        </w:tc>
        <w:tc>
          <w:tcPr>
            <w:tcW w:w="1749" w:type="dxa"/>
            <w:tcBorders>
              <w:top w:val="single" w:sz="4" w:space="0" w:color="auto"/>
              <w:bottom w:val="nil"/>
            </w:tcBorders>
            <w:shd w:val="clear" w:color="auto" w:fill="auto"/>
            <w:vAlign w:val="center"/>
          </w:tcPr>
          <w:p w14:paraId="4E4F071B" w14:textId="77777777" w:rsidR="00A20A63" w:rsidRDefault="001C2EF9">
            <w:pPr>
              <w:widowControl/>
              <w:ind w:firstLine="420"/>
              <w:jc w:val="center"/>
              <w:rPr>
                <w:i/>
                <w:kern w:val="0"/>
                <w:sz w:val="21"/>
                <w:szCs w:val="21"/>
              </w:rPr>
            </w:pPr>
            <w:r>
              <w:rPr>
                <w:i/>
                <w:kern w:val="0"/>
                <w:sz w:val="21"/>
                <w:szCs w:val="21"/>
              </w:rPr>
              <w:t>0.67</w:t>
            </w:r>
          </w:p>
        </w:tc>
      </w:tr>
      <w:tr w:rsidR="00A20A63" w14:paraId="633484F5" w14:textId="77777777">
        <w:trPr>
          <w:trHeight w:val="283"/>
          <w:jc w:val="center"/>
        </w:trPr>
        <w:tc>
          <w:tcPr>
            <w:tcW w:w="3366" w:type="dxa"/>
            <w:tcBorders>
              <w:top w:val="nil"/>
              <w:bottom w:val="nil"/>
            </w:tcBorders>
            <w:shd w:val="clear" w:color="auto" w:fill="auto"/>
            <w:vAlign w:val="center"/>
          </w:tcPr>
          <w:p w14:paraId="003379D5"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51D59C52" w14:textId="77777777" w:rsidR="00A20A63" w:rsidRDefault="001C2EF9">
            <w:pPr>
              <w:widowControl/>
              <w:ind w:firstLine="420"/>
              <w:jc w:val="center"/>
              <w:rPr>
                <w:kern w:val="0"/>
                <w:sz w:val="21"/>
                <w:szCs w:val="21"/>
              </w:rPr>
            </w:pPr>
            <w:r>
              <w:rPr>
                <w:kern w:val="0"/>
                <w:sz w:val="21"/>
                <w:szCs w:val="21"/>
              </w:rPr>
              <w:t>0.60</w:t>
            </w:r>
          </w:p>
        </w:tc>
        <w:tc>
          <w:tcPr>
            <w:tcW w:w="1417" w:type="dxa"/>
            <w:tcBorders>
              <w:top w:val="nil"/>
              <w:bottom w:val="nil"/>
            </w:tcBorders>
            <w:shd w:val="clear" w:color="auto" w:fill="auto"/>
            <w:vAlign w:val="center"/>
          </w:tcPr>
          <w:p w14:paraId="0ADADB9F" w14:textId="77777777" w:rsidR="00A20A63" w:rsidRDefault="001C2EF9">
            <w:pPr>
              <w:widowControl/>
              <w:ind w:firstLine="420"/>
              <w:jc w:val="center"/>
              <w:rPr>
                <w:kern w:val="0"/>
                <w:sz w:val="21"/>
                <w:szCs w:val="21"/>
              </w:rPr>
            </w:pPr>
            <w:r>
              <w:rPr>
                <w:kern w:val="0"/>
                <w:sz w:val="21"/>
                <w:szCs w:val="21"/>
              </w:rPr>
              <w:t>0.60</w:t>
            </w:r>
          </w:p>
        </w:tc>
        <w:tc>
          <w:tcPr>
            <w:tcW w:w="1749" w:type="dxa"/>
            <w:tcBorders>
              <w:top w:val="nil"/>
              <w:bottom w:val="nil"/>
            </w:tcBorders>
            <w:shd w:val="clear" w:color="auto" w:fill="auto"/>
            <w:vAlign w:val="center"/>
          </w:tcPr>
          <w:p w14:paraId="09281EDC" w14:textId="77777777" w:rsidR="00A20A63" w:rsidRDefault="001C2EF9">
            <w:pPr>
              <w:widowControl/>
              <w:ind w:firstLine="420"/>
              <w:jc w:val="center"/>
              <w:rPr>
                <w:kern w:val="0"/>
                <w:sz w:val="21"/>
                <w:szCs w:val="21"/>
              </w:rPr>
            </w:pPr>
            <w:r>
              <w:rPr>
                <w:kern w:val="0"/>
                <w:sz w:val="21"/>
                <w:szCs w:val="21"/>
              </w:rPr>
              <w:t>0.67</w:t>
            </w:r>
          </w:p>
        </w:tc>
      </w:tr>
      <w:tr w:rsidR="00A20A63" w14:paraId="05188B53" w14:textId="77777777">
        <w:trPr>
          <w:trHeight w:val="283"/>
          <w:jc w:val="center"/>
        </w:trPr>
        <w:tc>
          <w:tcPr>
            <w:tcW w:w="3366" w:type="dxa"/>
            <w:tcBorders>
              <w:top w:val="nil"/>
              <w:bottom w:val="nil"/>
            </w:tcBorders>
            <w:shd w:val="clear" w:color="auto" w:fill="auto"/>
            <w:vAlign w:val="center"/>
          </w:tcPr>
          <w:p w14:paraId="70DD9D3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00E45A1D" w14:textId="77777777" w:rsidR="00A20A63" w:rsidRDefault="001C2EF9">
            <w:pPr>
              <w:widowControl/>
              <w:ind w:firstLine="420"/>
              <w:jc w:val="center"/>
              <w:rPr>
                <w:kern w:val="0"/>
                <w:sz w:val="21"/>
                <w:szCs w:val="21"/>
              </w:rPr>
            </w:pPr>
            <w:r>
              <w:rPr>
                <w:kern w:val="0"/>
                <w:sz w:val="21"/>
                <w:szCs w:val="21"/>
              </w:rPr>
              <w:t>0.61</w:t>
            </w:r>
          </w:p>
        </w:tc>
        <w:tc>
          <w:tcPr>
            <w:tcW w:w="1417" w:type="dxa"/>
            <w:tcBorders>
              <w:top w:val="nil"/>
              <w:bottom w:val="nil"/>
            </w:tcBorders>
            <w:shd w:val="clear" w:color="auto" w:fill="auto"/>
            <w:vAlign w:val="center"/>
          </w:tcPr>
          <w:p w14:paraId="5361C102" w14:textId="77777777" w:rsidR="00A20A63" w:rsidRDefault="001C2EF9">
            <w:pPr>
              <w:widowControl/>
              <w:ind w:firstLine="420"/>
              <w:jc w:val="center"/>
              <w:rPr>
                <w:kern w:val="0"/>
                <w:sz w:val="21"/>
                <w:szCs w:val="21"/>
              </w:rPr>
            </w:pPr>
            <w:r>
              <w:rPr>
                <w:kern w:val="0"/>
                <w:sz w:val="21"/>
                <w:szCs w:val="21"/>
              </w:rPr>
              <w:t>0.61</w:t>
            </w:r>
          </w:p>
        </w:tc>
        <w:tc>
          <w:tcPr>
            <w:tcW w:w="1749" w:type="dxa"/>
            <w:tcBorders>
              <w:top w:val="nil"/>
              <w:bottom w:val="nil"/>
            </w:tcBorders>
            <w:shd w:val="clear" w:color="auto" w:fill="auto"/>
            <w:vAlign w:val="center"/>
          </w:tcPr>
          <w:p w14:paraId="68364596" w14:textId="77777777" w:rsidR="00A20A63" w:rsidRDefault="001C2EF9">
            <w:pPr>
              <w:widowControl/>
              <w:ind w:firstLine="420"/>
              <w:jc w:val="center"/>
              <w:rPr>
                <w:kern w:val="0"/>
                <w:sz w:val="21"/>
                <w:szCs w:val="21"/>
              </w:rPr>
            </w:pPr>
            <w:r>
              <w:rPr>
                <w:kern w:val="0"/>
                <w:sz w:val="21"/>
                <w:szCs w:val="21"/>
              </w:rPr>
              <w:t>0.64</w:t>
            </w:r>
          </w:p>
        </w:tc>
      </w:tr>
      <w:tr w:rsidR="00A20A63" w14:paraId="56A8C941" w14:textId="77777777">
        <w:trPr>
          <w:trHeight w:val="283"/>
          <w:jc w:val="center"/>
        </w:trPr>
        <w:tc>
          <w:tcPr>
            <w:tcW w:w="3366" w:type="dxa"/>
            <w:tcBorders>
              <w:top w:val="nil"/>
              <w:bottom w:val="single" w:sz="4" w:space="0" w:color="auto"/>
            </w:tcBorders>
            <w:shd w:val="clear" w:color="auto" w:fill="auto"/>
            <w:vAlign w:val="center"/>
          </w:tcPr>
          <w:p w14:paraId="19A59DFC"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418" w:type="dxa"/>
            <w:tcBorders>
              <w:top w:val="nil"/>
              <w:bottom w:val="single" w:sz="4" w:space="0" w:color="auto"/>
            </w:tcBorders>
            <w:shd w:val="clear" w:color="auto" w:fill="auto"/>
            <w:vAlign w:val="center"/>
          </w:tcPr>
          <w:p w14:paraId="01AA942F" w14:textId="77777777" w:rsidR="00A20A63" w:rsidRDefault="001C2EF9">
            <w:pPr>
              <w:widowControl/>
              <w:ind w:firstLine="422"/>
              <w:jc w:val="center"/>
              <w:rPr>
                <w:b/>
                <w:kern w:val="0"/>
                <w:sz w:val="21"/>
                <w:szCs w:val="21"/>
              </w:rPr>
            </w:pPr>
            <w:r>
              <w:rPr>
                <w:b/>
                <w:kern w:val="0"/>
                <w:sz w:val="21"/>
                <w:szCs w:val="21"/>
              </w:rPr>
              <w:t>0.60</w:t>
            </w:r>
          </w:p>
        </w:tc>
        <w:tc>
          <w:tcPr>
            <w:tcW w:w="1417" w:type="dxa"/>
            <w:tcBorders>
              <w:top w:val="nil"/>
              <w:bottom w:val="single" w:sz="4" w:space="0" w:color="auto"/>
            </w:tcBorders>
            <w:shd w:val="clear" w:color="auto" w:fill="auto"/>
            <w:vAlign w:val="center"/>
          </w:tcPr>
          <w:p w14:paraId="08037511" w14:textId="77777777" w:rsidR="00A20A63" w:rsidRDefault="001C2EF9">
            <w:pPr>
              <w:widowControl/>
              <w:ind w:firstLine="422"/>
              <w:jc w:val="center"/>
              <w:rPr>
                <w:b/>
                <w:kern w:val="0"/>
                <w:sz w:val="21"/>
                <w:szCs w:val="21"/>
              </w:rPr>
            </w:pPr>
            <w:r>
              <w:rPr>
                <w:b/>
                <w:kern w:val="0"/>
                <w:sz w:val="21"/>
                <w:szCs w:val="21"/>
              </w:rPr>
              <w:t>0.59</w:t>
            </w:r>
          </w:p>
        </w:tc>
        <w:tc>
          <w:tcPr>
            <w:tcW w:w="1749" w:type="dxa"/>
            <w:tcBorders>
              <w:top w:val="nil"/>
              <w:bottom w:val="single" w:sz="4" w:space="0" w:color="auto"/>
            </w:tcBorders>
            <w:shd w:val="clear" w:color="auto" w:fill="auto"/>
            <w:vAlign w:val="center"/>
          </w:tcPr>
          <w:p w14:paraId="07AEC42E" w14:textId="77777777" w:rsidR="00A20A63" w:rsidRDefault="001C2EF9">
            <w:pPr>
              <w:widowControl/>
              <w:ind w:firstLine="422"/>
              <w:jc w:val="center"/>
              <w:rPr>
                <w:b/>
                <w:kern w:val="0"/>
                <w:sz w:val="21"/>
                <w:szCs w:val="21"/>
              </w:rPr>
            </w:pPr>
            <w:r>
              <w:rPr>
                <w:b/>
                <w:kern w:val="0"/>
                <w:sz w:val="21"/>
                <w:szCs w:val="21"/>
              </w:rPr>
              <w:t>0.64</w:t>
            </w:r>
          </w:p>
        </w:tc>
      </w:tr>
      <w:tr w:rsidR="00A20A63" w14:paraId="25FCCDC1" w14:textId="77777777">
        <w:trPr>
          <w:trHeight w:val="283"/>
          <w:jc w:val="center"/>
        </w:trPr>
        <w:tc>
          <w:tcPr>
            <w:tcW w:w="3366" w:type="dxa"/>
            <w:tcBorders>
              <w:top w:val="single" w:sz="4" w:space="0" w:color="auto"/>
              <w:bottom w:val="nil"/>
            </w:tcBorders>
            <w:shd w:val="clear" w:color="auto" w:fill="auto"/>
            <w:vAlign w:val="center"/>
          </w:tcPr>
          <w:p w14:paraId="243DA82C"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418" w:type="dxa"/>
            <w:tcBorders>
              <w:top w:val="single" w:sz="4" w:space="0" w:color="auto"/>
              <w:bottom w:val="nil"/>
            </w:tcBorders>
            <w:shd w:val="clear" w:color="auto" w:fill="auto"/>
            <w:vAlign w:val="center"/>
          </w:tcPr>
          <w:p w14:paraId="6C695F99" w14:textId="77777777" w:rsidR="00A20A63" w:rsidRDefault="001C2EF9">
            <w:pPr>
              <w:widowControl/>
              <w:ind w:firstLine="420"/>
              <w:jc w:val="center"/>
              <w:rPr>
                <w:i/>
                <w:kern w:val="0"/>
                <w:sz w:val="21"/>
                <w:szCs w:val="21"/>
              </w:rPr>
            </w:pPr>
            <w:r>
              <w:rPr>
                <w:i/>
                <w:kern w:val="0"/>
                <w:sz w:val="21"/>
                <w:szCs w:val="21"/>
              </w:rPr>
              <w:t>2.15</w:t>
            </w:r>
          </w:p>
        </w:tc>
        <w:tc>
          <w:tcPr>
            <w:tcW w:w="1417" w:type="dxa"/>
            <w:tcBorders>
              <w:top w:val="single" w:sz="4" w:space="0" w:color="auto"/>
              <w:bottom w:val="nil"/>
            </w:tcBorders>
            <w:shd w:val="clear" w:color="auto" w:fill="auto"/>
            <w:vAlign w:val="center"/>
          </w:tcPr>
          <w:p w14:paraId="21855297" w14:textId="77777777" w:rsidR="00A20A63" w:rsidRDefault="001C2EF9">
            <w:pPr>
              <w:widowControl/>
              <w:ind w:firstLine="420"/>
              <w:jc w:val="center"/>
              <w:rPr>
                <w:i/>
                <w:kern w:val="0"/>
                <w:sz w:val="21"/>
                <w:szCs w:val="21"/>
              </w:rPr>
            </w:pPr>
            <w:r>
              <w:rPr>
                <w:i/>
                <w:kern w:val="0"/>
                <w:sz w:val="21"/>
                <w:szCs w:val="21"/>
              </w:rPr>
              <w:t>2.15</w:t>
            </w:r>
          </w:p>
        </w:tc>
        <w:tc>
          <w:tcPr>
            <w:tcW w:w="1749" w:type="dxa"/>
            <w:tcBorders>
              <w:top w:val="single" w:sz="4" w:space="0" w:color="auto"/>
              <w:bottom w:val="nil"/>
            </w:tcBorders>
            <w:shd w:val="clear" w:color="auto" w:fill="auto"/>
            <w:vAlign w:val="center"/>
          </w:tcPr>
          <w:p w14:paraId="12BE34D0" w14:textId="77777777" w:rsidR="00A20A63" w:rsidRDefault="001C2EF9">
            <w:pPr>
              <w:widowControl/>
              <w:ind w:firstLine="420"/>
              <w:jc w:val="center"/>
              <w:rPr>
                <w:i/>
                <w:kern w:val="0"/>
                <w:sz w:val="21"/>
                <w:szCs w:val="21"/>
              </w:rPr>
            </w:pPr>
            <w:r>
              <w:rPr>
                <w:i/>
                <w:kern w:val="0"/>
                <w:sz w:val="21"/>
                <w:szCs w:val="21"/>
              </w:rPr>
              <w:t>2.07</w:t>
            </w:r>
          </w:p>
        </w:tc>
      </w:tr>
      <w:tr w:rsidR="00A20A63" w14:paraId="33833CE2" w14:textId="77777777">
        <w:trPr>
          <w:trHeight w:val="283"/>
          <w:jc w:val="center"/>
        </w:trPr>
        <w:tc>
          <w:tcPr>
            <w:tcW w:w="3366" w:type="dxa"/>
            <w:tcBorders>
              <w:top w:val="nil"/>
            </w:tcBorders>
            <w:shd w:val="clear" w:color="auto" w:fill="auto"/>
            <w:vAlign w:val="center"/>
          </w:tcPr>
          <w:p w14:paraId="6E6E35C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418" w:type="dxa"/>
            <w:tcBorders>
              <w:top w:val="nil"/>
            </w:tcBorders>
            <w:shd w:val="clear" w:color="auto" w:fill="auto"/>
            <w:vAlign w:val="center"/>
          </w:tcPr>
          <w:p w14:paraId="15133818" w14:textId="77777777" w:rsidR="00A20A63" w:rsidRDefault="001C2EF9">
            <w:pPr>
              <w:widowControl/>
              <w:ind w:firstLine="420"/>
              <w:jc w:val="center"/>
              <w:rPr>
                <w:kern w:val="0"/>
                <w:sz w:val="21"/>
                <w:szCs w:val="21"/>
              </w:rPr>
            </w:pPr>
            <w:r>
              <w:rPr>
                <w:kern w:val="0"/>
                <w:sz w:val="21"/>
                <w:szCs w:val="21"/>
              </w:rPr>
              <w:t>2.14</w:t>
            </w:r>
          </w:p>
        </w:tc>
        <w:tc>
          <w:tcPr>
            <w:tcW w:w="1417" w:type="dxa"/>
            <w:tcBorders>
              <w:top w:val="nil"/>
            </w:tcBorders>
            <w:shd w:val="clear" w:color="auto" w:fill="auto"/>
            <w:vAlign w:val="center"/>
          </w:tcPr>
          <w:p w14:paraId="1D5BA7CB" w14:textId="77777777" w:rsidR="00A20A63" w:rsidRDefault="001C2EF9">
            <w:pPr>
              <w:widowControl/>
              <w:ind w:firstLine="420"/>
              <w:jc w:val="center"/>
              <w:rPr>
                <w:kern w:val="0"/>
                <w:sz w:val="21"/>
                <w:szCs w:val="21"/>
              </w:rPr>
            </w:pPr>
            <w:r>
              <w:rPr>
                <w:kern w:val="0"/>
                <w:sz w:val="21"/>
                <w:szCs w:val="21"/>
              </w:rPr>
              <w:t>2.13</w:t>
            </w:r>
          </w:p>
        </w:tc>
        <w:tc>
          <w:tcPr>
            <w:tcW w:w="1749" w:type="dxa"/>
            <w:tcBorders>
              <w:top w:val="nil"/>
            </w:tcBorders>
            <w:shd w:val="clear" w:color="auto" w:fill="auto"/>
            <w:vAlign w:val="center"/>
          </w:tcPr>
          <w:p w14:paraId="6040DDA0" w14:textId="77777777" w:rsidR="00A20A63" w:rsidRDefault="001C2EF9">
            <w:pPr>
              <w:widowControl/>
              <w:ind w:firstLine="420"/>
              <w:jc w:val="center"/>
              <w:rPr>
                <w:kern w:val="0"/>
                <w:sz w:val="21"/>
                <w:szCs w:val="21"/>
              </w:rPr>
            </w:pPr>
            <w:r>
              <w:rPr>
                <w:kern w:val="0"/>
                <w:sz w:val="21"/>
                <w:szCs w:val="21"/>
              </w:rPr>
              <w:t>2.07</w:t>
            </w:r>
          </w:p>
        </w:tc>
      </w:tr>
      <w:tr w:rsidR="00A20A63" w14:paraId="38107FD1" w14:textId="77777777">
        <w:trPr>
          <w:trHeight w:val="283"/>
          <w:jc w:val="center"/>
        </w:trPr>
        <w:tc>
          <w:tcPr>
            <w:tcW w:w="3366" w:type="dxa"/>
            <w:shd w:val="clear" w:color="auto" w:fill="auto"/>
            <w:vAlign w:val="center"/>
          </w:tcPr>
          <w:p w14:paraId="4CC38A4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049DDB3C"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6F03ACE"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390CB88B" w14:textId="77777777" w:rsidR="00A20A63" w:rsidRDefault="001C2EF9">
            <w:pPr>
              <w:widowControl/>
              <w:ind w:firstLine="420"/>
              <w:jc w:val="center"/>
              <w:rPr>
                <w:kern w:val="0"/>
                <w:sz w:val="21"/>
                <w:szCs w:val="21"/>
              </w:rPr>
            </w:pPr>
            <w:r>
              <w:rPr>
                <w:kern w:val="0"/>
                <w:sz w:val="21"/>
                <w:szCs w:val="21"/>
              </w:rPr>
              <w:t>2.03</w:t>
            </w:r>
          </w:p>
        </w:tc>
      </w:tr>
      <w:tr w:rsidR="00A20A63" w14:paraId="4D92717D" w14:textId="77777777">
        <w:trPr>
          <w:trHeight w:val="283"/>
          <w:jc w:val="center"/>
        </w:trPr>
        <w:tc>
          <w:tcPr>
            <w:tcW w:w="3366" w:type="dxa"/>
            <w:shd w:val="clear" w:color="auto" w:fill="auto"/>
            <w:vAlign w:val="center"/>
          </w:tcPr>
          <w:p w14:paraId="6C044E2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7C3787E8" w14:textId="77777777" w:rsidR="00A20A63" w:rsidRDefault="001C2EF9">
            <w:pPr>
              <w:widowControl/>
              <w:ind w:firstLine="420"/>
              <w:jc w:val="center"/>
              <w:rPr>
                <w:kern w:val="0"/>
                <w:sz w:val="21"/>
                <w:szCs w:val="21"/>
              </w:rPr>
            </w:pPr>
            <w:r>
              <w:rPr>
                <w:kern w:val="0"/>
                <w:sz w:val="21"/>
                <w:szCs w:val="21"/>
              </w:rPr>
              <w:t>2.15</w:t>
            </w:r>
          </w:p>
        </w:tc>
        <w:tc>
          <w:tcPr>
            <w:tcW w:w="1417" w:type="dxa"/>
            <w:shd w:val="clear" w:color="auto" w:fill="auto"/>
            <w:vAlign w:val="center"/>
          </w:tcPr>
          <w:p w14:paraId="7965C9C9"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50FB239F" w14:textId="77777777" w:rsidR="00A20A63" w:rsidRDefault="001C2EF9">
            <w:pPr>
              <w:widowControl/>
              <w:ind w:firstLine="420"/>
              <w:jc w:val="center"/>
              <w:rPr>
                <w:kern w:val="0"/>
                <w:sz w:val="21"/>
                <w:szCs w:val="21"/>
              </w:rPr>
            </w:pPr>
            <w:r>
              <w:rPr>
                <w:kern w:val="0"/>
                <w:sz w:val="21"/>
                <w:szCs w:val="21"/>
              </w:rPr>
              <w:t>2.02</w:t>
            </w:r>
          </w:p>
        </w:tc>
      </w:tr>
      <w:tr w:rsidR="00A20A63" w14:paraId="4F25237B" w14:textId="77777777">
        <w:trPr>
          <w:trHeight w:val="283"/>
          <w:jc w:val="center"/>
        </w:trPr>
        <w:tc>
          <w:tcPr>
            <w:tcW w:w="3366" w:type="dxa"/>
            <w:shd w:val="clear" w:color="auto" w:fill="auto"/>
            <w:vAlign w:val="center"/>
          </w:tcPr>
          <w:p w14:paraId="0618A36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7A4060FB" w14:textId="77777777" w:rsidR="00A20A63" w:rsidRDefault="001C2EF9">
            <w:pPr>
              <w:widowControl/>
              <w:ind w:firstLine="420"/>
              <w:jc w:val="center"/>
              <w:rPr>
                <w:kern w:val="0"/>
                <w:sz w:val="21"/>
                <w:szCs w:val="21"/>
              </w:rPr>
            </w:pPr>
            <w:r>
              <w:rPr>
                <w:kern w:val="0"/>
                <w:sz w:val="21"/>
                <w:szCs w:val="21"/>
              </w:rPr>
              <w:t>2.08</w:t>
            </w:r>
          </w:p>
        </w:tc>
        <w:tc>
          <w:tcPr>
            <w:tcW w:w="1417" w:type="dxa"/>
            <w:shd w:val="clear" w:color="auto" w:fill="auto"/>
            <w:vAlign w:val="center"/>
          </w:tcPr>
          <w:p w14:paraId="12D5657D" w14:textId="77777777" w:rsidR="00A20A63" w:rsidRDefault="001C2EF9">
            <w:pPr>
              <w:widowControl/>
              <w:ind w:firstLine="420"/>
              <w:jc w:val="center"/>
              <w:rPr>
                <w:kern w:val="0"/>
                <w:sz w:val="21"/>
                <w:szCs w:val="21"/>
              </w:rPr>
            </w:pPr>
            <w:r>
              <w:rPr>
                <w:kern w:val="0"/>
                <w:sz w:val="21"/>
                <w:szCs w:val="21"/>
              </w:rPr>
              <w:t>2.04</w:t>
            </w:r>
          </w:p>
        </w:tc>
        <w:tc>
          <w:tcPr>
            <w:tcW w:w="1749" w:type="dxa"/>
            <w:shd w:val="clear" w:color="auto" w:fill="auto"/>
            <w:vAlign w:val="center"/>
          </w:tcPr>
          <w:p w14:paraId="1FA319E5" w14:textId="77777777" w:rsidR="00A20A63" w:rsidRDefault="001C2EF9">
            <w:pPr>
              <w:widowControl/>
              <w:ind w:firstLine="420"/>
              <w:jc w:val="center"/>
              <w:rPr>
                <w:kern w:val="0"/>
                <w:sz w:val="21"/>
                <w:szCs w:val="21"/>
              </w:rPr>
            </w:pPr>
            <w:r>
              <w:rPr>
                <w:kern w:val="0"/>
                <w:sz w:val="21"/>
                <w:szCs w:val="21"/>
              </w:rPr>
              <w:t>2.01</w:t>
            </w:r>
          </w:p>
        </w:tc>
      </w:tr>
      <w:tr w:rsidR="00A20A63" w14:paraId="4B1C890E" w14:textId="77777777">
        <w:trPr>
          <w:trHeight w:val="283"/>
          <w:jc w:val="center"/>
        </w:trPr>
        <w:tc>
          <w:tcPr>
            <w:tcW w:w="3366" w:type="dxa"/>
            <w:shd w:val="clear" w:color="auto" w:fill="auto"/>
            <w:vAlign w:val="center"/>
          </w:tcPr>
          <w:p w14:paraId="5ECF15D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498622D0"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9F25E81"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222045A5" w14:textId="77777777" w:rsidR="00A20A63" w:rsidRDefault="001C2EF9">
            <w:pPr>
              <w:widowControl/>
              <w:ind w:firstLine="420"/>
              <w:jc w:val="center"/>
              <w:rPr>
                <w:kern w:val="0"/>
                <w:sz w:val="21"/>
                <w:szCs w:val="21"/>
              </w:rPr>
            </w:pPr>
            <w:r>
              <w:rPr>
                <w:kern w:val="0"/>
                <w:sz w:val="21"/>
                <w:szCs w:val="21"/>
              </w:rPr>
              <w:t>2.04</w:t>
            </w:r>
          </w:p>
        </w:tc>
      </w:tr>
      <w:tr w:rsidR="00A20A63" w14:paraId="140C6E86" w14:textId="77777777">
        <w:trPr>
          <w:trHeight w:val="283"/>
          <w:jc w:val="center"/>
        </w:trPr>
        <w:tc>
          <w:tcPr>
            <w:tcW w:w="3366" w:type="dxa"/>
            <w:shd w:val="clear" w:color="auto" w:fill="auto"/>
            <w:vAlign w:val="center"/>
          </w:tcPr>
          <w:p w14:paraId="20C2CE2E"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6C6C8A5B" w14:textId="77777777" w:rsidR="00A20A63" w:rsidRDefault="001C2EF9">
            <w:pPr>
              <w:widowControl/>
              <w:ind w:firstLine="420"/>
              <w:jc w:val="center"/>
              <w:rPr>
                <w:kern w:val="0"/>
                <w:sz w:val="21"/>
                <w:szCs w:val="21"/>
              </w:rPr>
            </w:pPr>
            <w:r>
              <w:rPr>
                <w:kern w:val="0"/>
                <w:sz w:val="21"/>
                <w:szCs w:val="21"/>
              </w:rPr>
              <w:t>2.09</w:t>
            </w:r>
          </w:p>
        </w:tc>
        <w:tc>
          <w:tcPr>
            <w:tcW w:w="1417" w:type="dxa"/>
            <w:shd w:val="clear" w:color="auto" w:fill="auto"/>
            <w:vAlign w:val="center"/>
          </w:tcPr>
          <w:p w14:paraId="1B04C87C"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218C079A" w14:textId="77777777" w:rsidR="00A20A63" w:rsidRDefault="001C2EF9">
            <w:pPr>
              <w:widowControl/>
              <w:ind w:firstLine="420"/>
              <w:jc w:val="center"/>
              <w:rPr>
                <w:kern w:val="0"/>
                <w:sz w:val="21"/>
                <w:szCs w:val="21"/>
              </w:rPr>
            </w:pPr>
            <w:r>
              <w:rPr>
                <w:kern w:val="0"/>
                <w:sz w:val="21"/>
                <w:szCs w:val="21"/>
              </w:rPr>
              <w:t>2.01</w:t>
            </w:r>
          </w:p>
        </w:tc>
      </w:tr>
      <w:tr w:rsidR="00A20A63" w14:paraId="787F94E7" w14:textId="77777777">
        <w:trPr>
          <w:trHeight w:val="283"/>
          <w:jc w:val="center"/>
        </w:trPr>
        <w:tc>
          <w:tcPr>
            <w:tcW w:w="3366" w:type="dxa"/>
            <w:shd w:val="clear" w:color="auto" w:fill="auto"/>
            <w:vAlign w:val="center"/>
          </w:tcPr>
          <w:p w14:paraId="3BF8BA69"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418" w:type="dxa"/>
            <w:shd w:val="clear" w:color="auto" w:fill="auto"/>
            <w:vAlign w:val="center"/>
          </w:tcPr>
          <w:p w14:paraId="50141CAB" w14:textId="77777777" w:rsidR="00A20A63" w:rsidRDefault="001C2EF9">
            <w:pPr>
              <w:widowControl/>
              <w:ind w:firstLine="422"/>
              <w:jc w:val="center"/>
              <w:rPr>
                <w:b/>
                <w:kern w:val="0"/>
                <w:sz w:val="21"/>
                <w:szCs w:val="21"/>
              </w:rPr>
            </w:pPr>
            <w:r>
              <w:rPr>
                <w:b/>
                <w:kern w:val="0"/>
                <w:sz w:val="21"/>
                <w:szCs w:val="21"/>
              </w:rPr>
              <w:t>2.10</w:t>
            </w:r>
          </w:p>
        </w:tc>
        <w:tc>
          <w:tcPr>
            <w:tcW w:w="1417" w:type="dxa"/>
            <w:shd w:val="clear" w:color="auto" w:fill="auto"/>
            <w:vAlign w:val="center"/>
          </w:tcPr>
          <w:p w14:paraId="2E9CB3C0" w14:textId="77777777" w:rsidR="00A20A63" w:rsidRDefault="001C2EF9">
            <w:pPr>
              <w:widowControl/>
              <w:ind w:firstLine="422"/>
              <w:jc w:val="center"/>
              <w:rPr>
                <w:b/>
                <w:kern w:val="0"/>
                <w:sz w:val="21"/>
                <w:szCs w:val="21"/>
              </w:rPr>
            </w:pPr>
            <w:r>
              <w:rPr>
                <w:b/>
                <w:kern w:val="0"/>
                <w:sz w:val="21"/>
                <w:szCs w:val="21"/>
              </w:rPr>
              <w:t>2.05</w:t>
            </w:r>
          </w:p>
        </w:tc>
        <w:tc>
          <w:tcPr>
            <w:tcW w:w="1749" w:type="dxa"/>
            <w:shd w:val="clear" w:color="auto" w:fill="auto"/>
            <w:vAlign w:val="center"/>
          </w:tcPr>
          <w:p w14:paraId="4CA8883E" w14:textId="77777777" w:rsidR="00A20A63" w:rsidRDefault="001C2EF9">
            <w:pPr>
              <w:widowControl/>
              <w:ind w:firstLine="422"/>
              <w:jc w:val="center"/>
              <w:rPr>
                <w:b/>
                <w:kern w:val="0"/>
                <w:sz w:val="21"/>
                <w:szCs w:val="21"/>
              </w:rPr>
            </w:pPr>
            <w:r>
              <w:rPr>
                <w:b/>
                <w:kern w:val="0"/>
                <w:sz w:val="21"/>
                <w:szCs w:val="21"/>
              </w:rPr>
              <w:t>2.01</w:t>
            </w:r>
          </w:p>
        </w:tc>
      </w:tr>
    </w:tbl>
    <w:p w14:paraId="51804EB7" w14:textId="77777777" w:rsidR="00A20A63" w:rsidRDefault="001C2EF9">
      <w:pPr>
        <w:pStyle w:val="33"/>
      </w:pPr>
      <w:bookmarkStart w:id="157" w:name="_Toc437135879"/>
      <w:r>
        <w:rPr>
          <w:rFonts w:hint="eastAsia"/>
        </w:rPr>
        <w:t xml:space="preserve">4.5.4 </w:t>
      </w:r>
      <w:r>
        <w:rPr>
          <w:rFonts w:hint="eastAsia"/>
        </w:rPr>
        <w:t>讨论</w:t>
      </w:r>
      <w:bookmarkEnd w:id="157"/>
    </w:p>
    <w:p w14:paraId="4258926E" w14:textId="77777777" w:rsidR="00A20A63" w:rsidRDefault="001C2EF9">
      <w:pPr>
        <w:ind w:firstLine="480"/>
        <w:rPr>
          <w:rStyle w:val="entry-content"/>
          <w:rFonts w:ascii="Verdana" w:hAnsi="Verdana"/>
          <w:szCs w:val="21"/>
        </w:rPr>
      </w:pPr>
      <w:r>
        <w:rPr>
          <w:rFonts w:hint="eastAsia"/>
        </w:rPr>
        <w:t>我们通过对深度神经网络中间层的部分可见化实现了基于言语情感生成过程的情感预测建模。对于深度网络中间层可见化的已有研究</w:t>
      </w:r>
      <w:r>
        <w:rPr>
          <w:vertAlign w:val="superscript"/>
        </w:rPr>
        <w:t>[8</w:t>
      </w:r>
      <w:r>
        <w:rPr>
          <w:rFonts w:hint="eastAsia"/>
          <w:vertAlign w:val="superscript"/>
        </w:rPr>
        <w:t>8</w:t>
      </w:r>
      <w:r>
        <w:rPr>
          <w:vertAlign w:val="superscript"/>
        </w:rPr>
        <w:t>-9</w:t>
      </w:r>
      <w:r>
        <w:rPr>
          <w:rFonts w:hint="eastAsia"/>
          <w:vertAlign w:val="superscript"/>
        </w:rPr>
        <w:t>0</w:t>
      </w:r>
      <w:r>
        <w:rPr>
          <w:vertAlign w:val="superscript"/>
        </w:rPr>
        <w:t>]</w:t>
      </w:r>
      <w:r>
        <w:rPr>
          <w:rFonts w:hint="eastAsia"/>
        </w:rPr>
        <w:t>停留于基于相同目标（最终目标）的中间层可监督训练，仍缺乏对中间层真正含义的挖掘。我们在最终目标的基础上引入不同的子目标，相当于为网络训练引入了联合目标，训练结果既满足最终目标的误差最小，同时也满足各子目标的误差最小。联合目标的引入相当于在经验风险上增加了一个正则项，即在最小化经验误差同时约束网络的结构。</w:t>
      </w:r>
      <w:r>
        <w:rPr>
          <w:rStyle w:val="entry-content"/>
          <w:rFonts w:ascii="Verdana" w:hAnsi="Verdana" w:hint="eastAsia"/>
          <w:szCs w:val="21"/>
        </w:rPr>
        <w:t>从贝叶斯估计的角度来看，该约束对应于模型的先验分布。如果先验合适，则得到的学习结果更倾向于真解，这也解释了引入子目标之后最终目标的预测误差更小</w:t>
      </w:r>
      <w:r>
        <w:rPr>
          <w:rStyle w:val="entry-content"/>
          <w:rFonts w:ascii="Verdana" w:hAnsi="Verdana" w:hint="eastAsia"/>
          <w:szCs w:val="21"/>
        </w:rPr>
        <w:lastRenderedPageBreak/>
        <w:t>的原因。</w:t>
      </w:r>
    </w:p>
    <w:p w14:paraId="5AF65888" w14:textId="77777777" w:rsidR="00A20A63" w:rsidRDefault="001C2EF9">
      <w:pPr>
        <w:ind w:firstLine="480"/>
      </w:pPr>
      <w:r>
        <w:rPr>
          <w:rFonts w:hint="eastAsia"/>
        </w:rPr>
        <w:t>联合目标的训练可以先于最终目标而分步完成，也可与最终目标同步训练。文献</w:t>
      </w:r>
      <w:r>
        <w:t>[</w:t>
      </w:r>
      <w:r>
        <w:rPr>
          <w:rFonts w:hint="eastAsia"/>
        </w:rPr>
        <w:t>88]</w:t>
      </w:r>
      <w:r>
        <w:rPr>
          <w:rFonts w:hint="eastAsia"/>
        </w:rPr>
        <w:t>和文献</w:t>
      </w:r>
      <w:r>
        <w:t>[</w:t>
      </w:r>
      <w:r>
        <w:rPr>
          <w:rFonts w:hint="eastAsia"/>
        </w:rPr>
        <w:t>89</w:t>
      </w:r>
      <w:r>
        <w:t>]</w:t>
      </w:r>
      <w:r>
        <w:rPr>
          <w:rFonts w:hint="eastAsia"/>
        </w:rPr>
        <w:t>在对中间层进行监督或半监督学习时都采用联合目标与最终目标同步训练的做法。同步训练的方式沿用深度神经网络全局运用反向误差传递的训练模式，代价函数仍是一个含多个极小值的高度非</w:t>
      </w:r>
      <w:proofErr w:type="gramStart"/>
      <w:r>
        <w:rPr>
          <w:rFonts w:hint="eastAsia"/>
        </w:rPr>
        <w:t>凸</w:t>
      </w:r>
      <w:proofErr w:type="gramEnd"/>
      <w:r>
        <w:rPr>
          <w:rFonts w:hint="eastAsia"/>
        </w:rPr>
        <w:t>空间，因此可能使网络最终收敛于局部最小，同时在反向传播的过程中还可能发生梯度消失的情况。我们采用分步训练的方式，每个模块为一浅层神经网络，代价函数由高度非</w:t>
      </w:r>
      <w:proofErr w:type="gramStart"/>
      <w:r>
        <w:rPr>
          <w:rFonts w:hint="eastAsia"/>
        </w:rPr>
        <w:t>凸</w:t>
      </w:r>
      <w:proofErr w:type="gramEnd"/>
      <w:r>
        <w:rPr>
          <w:rFonts w:hint="eastAsia"/>
        </w:rPr>
        <w:t>变成凸函数或近似凸函数，降低了网络训练复杂度并提升了网络收敛于全局最优的可能。</w:t>
      </w:r>
    </w:p>
    <w:p w14:paraId="37AF39B1" w14:textId="77777777" w:rsidR="00A20A63" w:rsidRDefault="001C2EF9">
      <w:pPr>
        <w:ind w:firstLine="480"/>
        <w:rPr>
          <w:rFonts w:ascii="Verdana" w:hAnsi="Verdana"/>
          <w:szCs w:val="21"/>
        </w:rPr>
      </w:pPr>
      <w:r>
        <w:rPr>
          <w:rFonts w:ascii="Verdana" w:hAnsi="Verdana" w:hint="eastAsia"/>
          <w:szCs w:val="21"/>
        </w:rPr>
        <w:t>本文中我们是先通过大量引入相关领域的研究成果汇总出可能与言语情感生成有关的多方面影响因素，并进一步推断出其可能的相互关系和组织结构，从而进行发音描述（最终目标）以及其他子目标的设定。除了本章中的应用，子目标还可有另一种解读，如在自然语言处理中常涉及的韵律层级结构，低层小尺度单元的训练任务可视作高层大尺度单元的子目标，从而由细到粗汇总出整个句子或篇章的训练结果（</w:t>
      </w:r>
      <w:proofErr w:type="gramStart"/>
      <w:r>
        <w:rPr>
          <w:rFonts w:ascii="Verdana" w:hAnsi="Verdana" w:hint="eastAsia"/>
          <w:szCs w:val="21"/>
        </w:rPr>
        <w:t>句子级</w:t>
      </w:r>
      <w:proofErr w:type="gramEnd"/>
      <w:r>
        <w:rPr>
          <w:rFonts w:ascii="Verdana" w:hAnsi="Verdana" w:hint="eastAsia"/>
          <w:szCs w:val="21"/>
        </w:rPr>
        <w:t>情感分析常用的做法）；或者反之高层大尺度单元也可先于低层小尺度单元进行处理，从而为小尺度单元提供上下文参考（下一章的应用）。在图像处理领域，这种由细到粗或由粗到细的层级结构仍然存在，在人脸识别的研究中已经发现某些中间层学习到了组成人脸的结构特征（边缘或器官），验证了人脑视觉系统由具体到抽象逐层组合低层特征的分级处理模式。但是，基于深度网络自动发现文本或图像中结构特征的研究都离不开大规模数据的支持，组建的网络规模也很庞大，我们希望通过人为设定某些中间层的子目标从而使网络能快速高效地学习到期待的特征，减少数据和网络规模的开销。</w:t>
      </w:r>
    </w:p>
    <w:p w14:paraId="5844FE6F" w14:textId="77777777" w:rsidR="00A20A63" w:rsidRDefault="001C2EF9">
      <w:pPr>
        <w:pStyle w:val="23"/>
      </w:pPr>
      <w:bookmarkStart w:id="158" w:name="_Toc437135880"/>
      <w:r>
        <w:t>4.</w:t>
      </w:r>
      <w:r>
        <w:rPr>
          <w:rFonts w:hint="eastAsia"/>
        </w:rPr>
        <w:t>6</w:t>
      </w:r>
      <w:r>
        <w:t xml:space="preserve"> </w:t>
      </w:r>
      <w:r>
        <w:t>本章小结</w:t>
      </w:r>
      <w:bookmarkEnd w:id="158"/>
    </w:p>
    <w:p w14:paraId="69E1DEEF" w14:textId="77777777" w:rsidR="00A20A63" w:rsidRDefault="001C2EF9">
      <w:pPr>
        <w:ind w:firstLine="480"/>
      </w:pPr>
      <w:r>
        <w:t>为表现多视角言语情感描述体系中各成分的相互关系及生成过程</w:t>
      </w:r>
      <w:r>
        <w:rPr>
          <w:rFonts w:hint="eastAsia"/>
        </w:rPr>
        <w:t>，</w:t>
      </w:r>
      <w:r>
        <w:t>我们采用具有多层非线性映射结构的深度神经网络</w:t>
      </w:r>
      <w:r>
        <w:rPr>
          <w:rFonts w:hint="eastAsia"/>
        </w:rPr>
        <w:t>搭建言语</w:t>
      </w:r>
      <w:r>
        <w:t>情感的预测模型</w:t>
      </w:r>
      <w:r>
        <w:rPr>
          <w:rFonts w:hint="eastAsia"/>
        </w:rPr>
        <w:t>。为将深度神经网络中间层可见化，基于深度堆叠网络（</w:t>
      </w:r>
      <w:r>
        <w:rPr>
          <w:rFonts w:hint="eastAsia"/>
        </w:rPr>
        <w:t>DSN</w:t>
      </w:r>
      <w:r>
        <w:rPr>
          <w:rFonts w:hint="eastAsia"/>
        </w:rPr>
        <w:t>）提出两种中间层部分可见的网络——</w:t>
      </w:r>
      <w:r>
        <w:t>输入层部分可见的深度堆叠网络（</w:t>
      </w:r>
      <w:r>
        <w:t>IVDSN</w:t>
      </w:r>
      <w:r>
        <w:t>）和隐含层部分可见的深度堆叠网络（</w:t>
      </w:r>
      <w:r>
        <w:t>HVDSN</w:t>
      </w:r>
      <w:r>
        <w:t>）</w:t>
      </w:r>
      <w:r>
        <w:rPr>
          <w:rFonts w:hint="eastAsia"/>
        </w:rPr>
        <w:t>，</w:t>
      </w:r>
      <w:r>
        <w:t>从而</w:t>
      </w:r>
      <w:r>
        <w:rPr>
          <w:rFonts w:hint="eastAsia"/>
        </w:rPr>
        <w:t>实现按照既定的言语情感生成过程人工干预深度网络的结构设置和学习过程。中间层的部分可见意味着赋予其明确的含义和显性的相互关系，在可见同时保留网络对于未知信息的提取能力和一定的容错能力。验证实验结果表明：</w:t>
      </w:r>
    </w:p>
    <w:p w14:paraId="19326545" w14:textId="77777777" w:rsidR="00A20A63" w:rsidRDefault="001C2EF9">
      <w:pPr>
        <w:ind w:firstLine="480"/>
      </w:pPr>
      <w:r>
        <w:rPr>
          <w:rFonts w:hint="eastAsia"/>
        </w:rPr>
        <w:t>（</w:t>
      </w:r>
      <w:r>
        <w:rPr>
          <w:rFonts w:hint="eastAsia"/>
        </w:rPr>
        <w:t>1</w:t>
      </w:r>
      <w:r>
        <w:rPr>
          <w:rFonts w:hint="eastAsia"/>
        </w:rPr>
        <w:t>）言语情感生成过程中各环节存在相互影响，考虑该影响</w:t>
      </w:r>
      <w:r>
        <w:t>可以提升</w:t>
      </w:r>
      <w:r>
        <w:rPr>
          <w:rFonts w:hint="eastAsia"/>
        </w:rPr>
        <w:t>发音描述</w:t>
      </w:r>
      <w:r>
        <w:t>的预测效果</w:t>
      </w:r>
      <w:r>
        <w:rPr>
          <w:rFonts w:hint="eastAsia"/>
        </w:rPr>
        <w:t>；</w:t>
      </w:r>
    </w:p>
    <w:p w14:paraId="3D63D7DE" w14:textId="77777777" w:rsidR="00A20A63" w:rsidRDefault="001C2EF9">
      <w:pPr>
        <w:ind w:firstLine="480"/>
      </w:pPr>
      <w:r>
        <w:rPr>
          <w:rFonts w:hint="eastAsia"/>
        </w:rPr>
        <w:lastRenderedPageBreak/>
        <w:t>（</w:t>
      </w:r>
      <w:r>
        <w:rPr>
          <w:rFonts w:hint="eastAsia"/>
        </w:rPr>
        <w:t>2</w:t>
      </w:r>
      <w:r>
        <w:rPr>
          <w:rFonts w:hint="eastAsia"/>
        </w:rPr>
        <w:t>）中间层的部分可见化有助于提升深度网</w:t>
      </w:r>
      <w:r w:rsidR="00251B79">
        <w:rPr>
          <w:rFonts w:hint="eastAsia"/>
        </w:rPr>
        <w:t>络的性能，尤其在数据规模有限的情况下，加入适当的先验知识可以</w:t>
      </w:r>
      <w:r>
        <w:rPr>
          <w:rFonts w:hint="eastAsia"/>
        </w:rPr>
        <w:t>使预测结果更趋近于真解，这也反向验证了言语情感生成及衍化</w:t>
      </w:r>
      <w:r w:rsidR="002211C6">
        <w:rPr>
          <w:rFonts w:hint="eastAsia"/>
        </w:rPr>
        <w:t>过程</w:t>
      </w:r>
      <w:r>
        <w:rPr>
          <w:rFonts w:hint="eastAsia"/>
        </w:rPr>
        <w:t>的合理性；</w:t>
      </w:r>
    </w:p>
    <w:p w14:paraId="3A5D2449" w14:textId="77777777" w:rsidR="00A20A63" w:rsidRDefault="001C2EF9">
      <w:pPr>
        <w:ind w:firstLine="480"/>
      </w:pPr>
      <w:r>
        <w:rPr>
          <w:rFonts w:hint="eastAsia"/>
        </w:rPr>
        <w:t>（</w:t>
      </w:r>
      <w:r>
        <w:rPr>
          <w:rFonts w:hint="eastAsia"/>
        </w:rPr>
        <w:t>3</w:t>
      </w:r>
      <w:r>
        <w:rPr>
          <w:rFonts w:hint="eastAsia"/>
        </w:rPr>
        <w:t>）对于输入特征维度以及样本数量的均衡性调整措施可以进一步优化网络的性能；</w:t>
      </w:r>
    </w:p>
    <w:p w14:paraId="2245C6AF" w14:textId="77777777" w:rsidR="00A20A63" w:rsidRDefault="001C2EF9">
      <w:pPr>
        <w:ind w:firstLine="480"/>
      </w:pPr>
      <w:r>
        <w:rPr>
          <w:rFonts w:hint="eastAsia"/>
        </w:rPr>
        <w:t>（</w:t>
      </w:r>
      <w:r>
        <w:rPr>
          <w:rFonts w:hint="eastAsia"/>
        </w:rPr>
        <w:t>4</w:t>
      </w:r>
      <w:r>
        <w:rPr>
          <w:rFonts w:hint="eastAsia"/>
        </w:rPr>
        <w:t>）在</w:t>
      </w:r>
      <w:r>
        <w:rPr>
          <w:rFonts w:hint="eastAsia"/>
        </w:rPr>
        <w:t>IVDSN</w:t>
      </w:r>
      <w:r>
        <w:rPr>
          <w:rFonts w:hint="eastAsia"/>
        </w:rPr>
        <w:t>和</w:t>
      </w:r>
      <w:r>
        <w:rPr>
          <w:rFonts w:hint="eastAsia"/>
        </w:rPr>
        <w:t>HVDSN</w:t>
      </w:r>
      <w:r>
        <w:rPr>
          <w:rFonts w:hint="eastAsia"/>
        </w:rPr>
        <w:t>两种网络的对比中，对当前的预测任务来说，</w:t>
      </w:r>
      <w:r>
        <w:t>HVDSN</w:t>
      </w:r>
      <w:r>
        <w:rPr>
          <w:rFonts w:hint="eastAsia"/>
        </w:rPr>
        <w:t>性能略优于</w:t>
      </w:r>
      <w:r>
        <w:rPr>
          <w:rFonts w:hint="eastAsia"/>
        </w:rPr>
        <w:t>IVDSN</w:t>
      </w:r>
      <w:r>
        <w:rPr>
          <w:rFonts w:hint="eastAsia"/>
        </w:rPr>
        <w:t>。但是二者均可实现中间层的可见化建模，且均具有良好的可扩展性和简便易操作的训练过程。</w:t>
      </w:r>
    </w:p>
    <w:p w14:paraId="69E3E9F5" w14:textId="77777777" w:rsidR="00A20A63" w:rsidRDefault="001C2EF9">
      <w:pPr>
        <w:ind w:firstLine="480"/>
      </w:pPr>
      <w:r>
        <w:rPr>
          <w:rFonts w:hint="eastAsia"/>
        </w:rPr>
        <w:t>言语情感生成</w:t>
      </w:r>
      <w:r w:rsidR="002211C6">
        <w:rPr>
          <w:rFonts w:hint="eastAsia"/>
        </w:rPr>
        <w:t>过程</w:t>
      </w:r>
      <w:r>
        <w:rPr>
          <w:rFonts w:hint="eastAsia"/>
        </w:rPr>
        <w:t>以及多视角情感描述体系的提出为深度网络的建模提供了结构化指导，同时网络学习到的结果又为言语情感的预测提供了结构化特征。这里的结构化特征主要指同一尺度分析单元内言语情感各成分之间的级联型结构，下一章将在此基础上讨论不同尺度的情感信息间的层级型结构关系。</w:t>
      </w:r>
    </w:p>
    <w:p w14:paraId="679359A8" w14:textId="77777777" w:rsidR="00A20A63" w:rsidRDefault="00A20A63">
      <w:pPr>
        <w:ind w:firstLine="480"/>
        <w:sectPr w:rsidR="00A20A63" w:rsidSect="00EB7CB1">
          <w:headerReference w:type="default" r:id="rId558"/>
          <w:type w:val="continuous"/>
          <w:pgSz w:w="11907" w:h="16840"/>
          <w:pgMar w:top="1701" w:right="1418" w:bottom="1418" w:left="1418" w:header="907" w:footer="851" w:gutter="567"/>
          <w:paperSrc w:first="31096" w:other="31096"/>
          <w:cols w:space="720"/>
          <w:docGrid w:type="lines" w:linePitch="326"/>
        </w:sectPr>
      </w:pPr>
    </w:p>
    <w:p w14:paraId="1AE37353" w14:textId="77777777" w:rsidR="00A20A63" w:rsidRDefault="001C2EF9">
      <w:pPr>
        <w:spacing w:before="480" w:after="360" w:line="240" w:lineRule="auto"/>
        <w:ind w:firstLineChars="0" w:firstLine="0"/>
        <w:jc w:val="center"/>
        <w:outlineLvl w:val="0"/>
        <w:rPr>
          <w:rFonts w:eastAsia="黑体"/>
          <w:sz w:val="32"/>
          <w:szCs w:val="32"/>
        </w:rPr>
      </w:pPr>
      <w:bookmarkStart w:id="159" w:name="_Toc385763105"/>
      <w:bookmarkStart w:id="160" w:name="_Toc385763065"/>
      <w:bookmarkStart w:id="161" w:name="_Toc385763163"/>
      <w:bookmarkStart w:id="162" w:name="_Toc385763033"/>
      <w:bookmarkStart w:id="163" w:name="_Toc437135881"/>
      <w:r>
        <w:rPr>
          <w:rFonts w:eastAsia="黑体" w:hint="eastAsia"/>
          <w:sz w:val="32"/>
          <w:szCs w:val="32"/>
        </w:rPr>
        <w:lastRenderedPageBreak/>
        <w:t xml:space="preserve">5  </w:t>
      </w:r>
      <w:bookmarkEnd w:id="159"/>
      <w:bookmarkEnd w:id="160"/>
      <w:bookmarkEnd w:id="161"/>
      <w:bookmarkEnd w:id="162"/>
      <w:r>
        <w:rPr>
          <w:rFonts w:eastAsia="黑体" w:hint="eastAsia"/>
          <w:sz w:val="32"/>
          <w:szCs w:val="32"/>
        </w:rPr>
        <w:t>多尺度情感预测建模</w:t>
      </w:r>
      <w:bookmarkEnd w:id="163"/>
    </w:p>
    <w:p w14:paraId="22CC0335" w14:textId="77777777" w:rsidR="00A20A63" w:rsidRDefault="001C2EF9">
      <w:pPr>
        <w:ind w:firstLine="480"/>
      </w:pPr>
      <w:r>
        <w:rPr>
          <w:rFonts w:hint="eastAsia"/>
        </w:rPr>
        <w:t>情感的生成过程错综复杂，期间可能涉及来自不同方面的影响因素，上一章介绍的是同一文本单元内不同情感成分间的相互影响；同时，基于文本</w:t>
      </w:r>
      <w:r>
        <w:t>的</w:t>
      </w:r>
      <w:r>
        <w:rPr>
          <w:rFonts w:hint="eastAsia"/>
        </w:rPr>
        <w:t>情感预测还可能牵涉来自不同尺度的特征参数的相互交融。如何对这些特征的相互关系进行梳理，并将其与来自同一尺度的其他情感信息进行融合，构建更为健全的言语情感</w:t>
      </w:r>
      <w:r w:rsidR="002211C6">
        <w:rPr>
          <w:rFonts w:hint="eastAsia"/>
        </w:rPr>
        <w:t>预测模型</w:t>
      </w:r>
      <w:r>
        <w:rPr>
          <w:rFonts w:hint="eastAsia"/>
        </w:rPr>
        <w:t>，是本章的主要研究内容。</w:t>
      </w:r>
    </w:p>
    <w:p w14:paraId="07A3C9BF" w14:textId="77777777" w:rsidR="00A20A63" w:rsidRDefault="001C2EF9">
      <w:pPr>
        <w:pStyle w:val="23"/>
      </w:pPr>
      <w:bookmarkStart w:id="164" w:name="_Toc437135882"/>
      <w:r>
        <w:rPr>
          <w:rFonts w:hint="eastAsia"/>
        </w:rPr>
        <w:t xml:space="preserve">5.1 </w:t>
      </w:r>
      <w:r>
        <w:rPr>
          <w:rFonts w:hint="eastAsia"/>
        </w:rPr>
        <w:t>问题分析</w:t>
      </w:r>
      <w:bookmarkEnd w:id="164"/>
    </w:p>
    <w:p w14:paraId="317F4E6C" w14:textId="77777777" w:rsidR="00A20A63" w:rsidRDefault="001C2EF9">
      <w:pPr>
        <w:ind w:firstLine="480"/>
      </w:pPr>
      <w:r>
        <w:rPr>
          <w:rFonts w:hint="eastAsia"/>
        </w:rPr>
        <w:t>在情感语音合成的研究中，情感分析的尺度常定位于句子级，一方面由于</w:t>
      </w:r>
      <w:proofErr w:type="gramStart"/>
      <w:r>
        <w:rPr>
          <w:rFonts w:hint="eastAsia"/>
        </w:rPr>
        <w:t>句子级</w:t>
      </w:r>
      <w:proofErr w:type="gramEnd"/>
      <w:r>
        <w:rPr>
          <w:rFonts w:hint="eastAsia"/>
        </w:rPr>
        <w:t>文本比短语和词包含更丰富的语义和情感信息，对于情感的判别更容易也更准确，另一方面由于</w:t>
      </w:r>
      <w:proofErr w:type="gramStart"/>
      <w:r>
        <w:rPr>
          <w:rFonts w:hint="eastAsia"/>
        </w:rPr>
        <w:t>句子级</w:t>
      </w:r>
      <w:proofErr w:type="gramEnd"/>
      <w:r>
        <w:rPr>
          <w:rFonts w:hint="eastAsia"/>
        </w:rPr>
        <w:t>情感相比</w:t>
      </w:r>
      <w:proofErr w:type="gramStart"/>
      <w:r>
        <w:rPr>
          <w:rFonts w:hint="eastAsia"/>
        </w:rPr>
        <w:t>篇章级</w:t>
      </w:r>
      <w:proofErr w:type="gramEnd"/>
      <w:r>
        <w:rPr>
          <w:rFonts w:hint="eastAsia"/>
        </w:rPr>
        <w:t>情感更细腻，能反映篇章或段落内部情感的衍化。本文中，输入文本是</w:t>
      </w:r>
      <w:proofErr w:type="gramStart"/>
      <w:r>
        <w:rPr>
          <w:rFonts w:hint="eastAsia"/>
        </w:rPr>
        <w:t>篇章级</w:t>
      </w:r>
      <w:proofErr w:type="gramEnd"/>
      <w:r>
        <w:rPr>
          <w:rFonts w:hint="eastAsia"/>
        </w:rPr>
        <w:t>文档，我们将情感分析单元定为句子级，篇章和段落相对于</w:t>
      </w:r>
      <w:proofErr w:type="gramStart"/>
      <w:r>
        <w:rPr>
          <w:rFonts w:hint="eastAsia"/>
        </w:rPr>
        <w:t>句子级</w:t>
      </w:r>
      <w:proofErr w:type="gramEnd"/>
      <w:r>
        <w:rPr>
          <w:rFonts w:hint="eastAsia"/>
        </w:rPr>
        <w:t>是更大尺度的分析单元。考虑到</w:t>
      </w:r>
      <w:proofErr w:type="gramStart"/>
      <w:r>
        <w:rPr>
          <w:rFonts w:hint="eastAsia"/>
        </w:rPr>
        <w:t>句子级</w:t>
      </w:r>
      <w:proofErr w:type="gramEnd"/>
      <w:r>
        <w:rPr>
          <w:rFonts w:hint="eastAsia"/>
        </w:rPr>
        <w:t>可利用信息的有限性，对</w:t>
      </w:r>
      <w:proofErr w:type="gramStart"/>
      <w:r>
        <w:rPr>
          <w:rFonts w:hint="eastAsia"/>
        </w:rPr>
        <w:t>篇章级和段落级</w:t>
      </w:r>
      <w:proofErr w:type="gramEnd"/>
      <w:r>
        <w:rPr>
          <w:rFonts w:hint="eastAsia"/>
        </w:rPr>
        <w:t>也进行情感预测，并将这些粗粒度下提取到的情感特征作为</w:t>
      </w:r>
      <w:proofErr w:type="gramStart"/>
      <w:r>
        <w:rPr>
          <w:rFonts w:hint="eastAsia"/>
        </w:rPr>
        <w:t>句子级</w:t>
      </w:r>
      <w:proofErr w:type="gramEnd"/>
      <w:r>
        <w:rPr>
          <w:rFonts w:hint="eastAsia"/>
        </w:rPr>
        <w:t>情感预测的上下文环境，为</w:t>
      </w:r>
      <w:proofErr w:type="gramStart"/>
      <w:r>
        <w:rPr>
          <w:rFonts w:hint="eastAsia"/>
        </w:rPr>
        <w:t>句子级</w:t>
      </w:r>
      <w:proofErr w:type="gramEnd"/>
      <w:r>
        <w:rPr>
          <w:rFonts w:hint="eastAsia"/>
        </w:rPr>
        <w:t>情感的衍化提供变化基调，同时扩展</w:t>
      </w:r>
      <w:proofErr w:type="gramStart"/>
      <w:r>
        <w:rPr>
          <w:rFonts w:hint="eastAsia"/>
        </w:rPr>
        <w:t>句子级</w:t>
      </w:r>
      <w:proofErr w:type="gramEnd"/>
      <w:r>
        <w:rPr>
          <w:rFonts w:hint="eastAsia"/>
        </w:rPr>
        <w:t>情感预测的可用信息。</w:t>
      </w:r>
    </w:p>
    <w:p w14:paraId="7BF05B40" w14:textId="77777777" w:rsidR="00A20A63" w:rsidRDefault="001C2EF9">
      <w:pPr>
        <w:ind w:firstLine="480"/>
      </w:pPr>
      <w:r>
        <w:rPr>
          <w:rFonts w:hint="eastAsia"/>
        </w:rPr>
        <w:t>从篇章到段落再到句子这种由上至下的分层情感分析构成情感特征间的多尺度层级结构。上一章提到，多尺度层级结构也可视为另一种结构关系已知的情况（层级型结构关系），不同尺度信息的融合也可通过深度堆叠网络实现，不同尺度下的情感信息可以作为其他尺度下目标任务的子目标，因此多尺度情感建模也可以利用中间层部分可见的深度堆叠网络实现。除了不同尺度间的相互影响，上下文环境还有一种更为具体的存在形式，即同一尺度下不同文本单元间的影响。除此之外还有上一章所研究的同一文本单元内不同情感成分间的影响。综合这些影响，我们基于中间层部分可见的深度堆叠网络搭建了更为完善的支持多尺度情感分析的预测模型。</w:t>
      </w:r>
    </w:p>
    <w:p w14:paraId="4EE9942B" w14:textId="77777777" w:rsidR="00A20A63" w:rsidRDefault="001C2EF9">
      <w:pPr>
        <w:ind w:firstLine="480"/>
      </w:pPr>
      <w:r>
        <w:rPr>
          <w:rFonts w:hint="eastAsia"/>
        </w:rPr>
        <w:t>接下来将介绍多尺度情感预测模型的网络结构和多尺度下文本特征提取的主要步骤，然后给出整个系统的框图并对多尺度情感预测网络的性能进行测试。</w:t>
      </w:r>
    </w:p>
    <w:p w14:paraId="71E62171" w14:textId="77777777" w:rsidR="00A20A63" w:rsidRDefault="001C2EF9">
      <w:pPr>
        <w:pStyle w:val="23"/>
      </w:pPr>
      <w:bookmarkStart w:id="165" w:name="_Toc437135883"/>
      <w:r>
        <w:t>5.</w:t>
      </w:r>
      <w:r>
        <w:rPr>
          <w:rFonts w:hint="eastAsia"/>
        </w:rPr>
        <w:t>2</w:t>
      </w:r>
      <w:r>
        <w:t xml:space="preserve"> </w:t>
      </w:r>
      <w:r>
        <w:rPr>
          <w:rFonts w:hint="eastAsia"/>
        </w:rPr>
        <w:t>多尺度情感预测模型</w:t>
      </w:r>
      <w:bookmarkEnd w:id="165"/>
    </w:p>
    <w:p w14:paraId="249DD481" w14:textId="77777777" w:rsidR="00A20A63" w:rsidRDefault="001C2EF9">
      <w:pPr>
        <w:ind w:firstLine="480"/>
      </w:pPr>
      <w:r>
        <w:rPr>
          <w:rFonts w:hint="eastAsia"/>
        </w:rPr>
        <w:t>影响情感产生的因素有很多，本文关注的是由语言符号（文字）刺激产生的言</w:t>
      </w:r>
      <w:r>
        <w:rPr>
          <w:rFonts w:hint="eastAsia"/>
        </w:rPr>
        <w:lastRenderedPageBreak/>
        <w:t>语情感。主要考虑两方面的影响因素：</w:t>
      </w:r>
      <w:r>
        <w:t>1</w:t>
      </w:r>
      <w:r>
        <w:rPr>
          <w:rFonts w:hint="eastAsia"/>
        </w:rPr>
        <w:t>）言语情感产生过程中各步骤之间的相互影响；</w:t>
      </w:r>
      <w:r>
        <w:t>2</w:t>
      </w:r>
      <w:r>
        <w:rPr>
          <w:rFonts w:hint="eastAsia"/>
        </w:rPr>
        <w:t>）不同的文本分析单元间的相互影响。第</w:t>
      </w:r>
      <w:r>
        <w:t>2</w:t>
      </w:r>
      <w:r>
        <w:rPr>
          <w:rFonts w:hint="eastAsia"/>
        </w:rPr>
        <w:t>）点既包括不同尺度的文本单元间的影响，又包括同一尺度内不同分析单元间的影响；而第</w:t>
      </w:r>
      <w:r>
        <w:t>1</w:t>
      </w:r>
      <w:r>
        <w:rPr>
          <w:rFonts w:hint="eastAsia"/>
        </w:rPr>
        <w:t>）点讨论的是同一分析单元内部情感的衍化过程。由此，就构成了由上至下、由粗到细的情感信息生成及衍化过程。图</w:t>
      </w:r>
      <w:r>
        <w:t>5-1</w:t>
      </w:r>
      <w:r>
        <w:rPr>
          <w:rFonts w:hint="eastAsia"/>
        </w:rPr>
        <w:t>给出了综合多尺度影响因素的文本</w:t>
      </w:r>
      <w:r>
        <w:t>-</w:t>
      </w:r>
      <w:r>
        <w:rPr>
          <w:rFonts w:hint="eastAsia"/>
        </w:rPr>
        <w:t>情感预测模型示意图，由上至下依次对篇章级、</w:t>
      </w:r>
      <w:proofErr w:type="gramStart"/>
      <w:r>
        <w:rPr>
          <w:rFonts w:hint="eastAsia"/>
        </w:rPr>
        <w:t>段落级和句子级</w:t>
      </w:r>
      <w:proofErr w:type="gramEnd"/>
      <w:r>
        <w:rPr>
          <w:rFonts w:hint="eastAsia"/>
        </w:rPr>
        <w:t>的各种情感成分进行预测，在预测时融合同一分析单元内部各情感成分的影响和不同分析单元间的影响，大尺度特征为小尺度的预测提供全局上下文参考，小尺度单元间提供局部上下文参考。</w:t>
      </w:r>
    </w:p>
    <w:p w14:paraId="55EE146E" w14:textId="77777777" w:rsidR="00A20A63" w:rsidRDefault="00154E69">
      <w:pPr>
        <w:topLinePunct/>
        <w:spacing w:line="480" w:lineRule="auto"/>
        <w:ind w:firstLine="480"/>
        <w:jc w:val="center"/>
      </w:pPr>
      <w:r>
        <w:object w:dxaOrig="6855" w:dyaOrig="4965" w14:anchorId="47DD9F94">
          <v:shape id="_x0000_i1322" type="#_x0000_t75" style="width:366pt;height:265.5pt" o:ole="">
            <v:imagedata r:id="rId559" o:title=""/>
          </v:shape>
          <o:OLEObject Type="Embed" ProgID="Visio.Drawing.11" ShapeID="_x0000_i1322" DrawAspect="Content" ObjectID="_1512233120" r:id="rId560"/>
        </w:object>
      </w:r>
    </w:p>
    <w:p w14:paraId="2992A950" w14:textId="77777777" w:rsidR="00A20A63" w:rsidRDefault="001C2EF9">
      <w:pPr>
        <w:topLinePunct/>
        <w:spacing w:line="480" w:lineRule="auto"/>
        <w:ind w:firstLine="420"/>
        <w:jc w:val="center"/>
        <w:rPr>
          <w:sz w:val="21"/>
        </w:rPr>
      </w:pPr>
      <w:r>
        <w:rPr>
          <w:rFonts w:hint="eastAsia"/>
          <w:sz w:val="21"/>
        </w:rPr>
        <w:t>图</w:t>
      </w:r>
      <w:r>
        <w:rPr>
          <w:sz w:val="21"/>
        </w:rPr>
        <w:t xml:space="preserve">5-1 </w:t>
      </w:r>
      <w:r>
        <w:rPr>
          <w:rFonts w:hint="eastAsia"/>
          <w:sz w:val="21"/>
        </w:rPr>
        <w:t>多尺度文本</w:t>
      </w:r>
      <w:r>
        <w:rPr>
          <w:sz w:val="21"/>
        </w:rPr>
        <w:t>-</w:t>
      </w:r>
      <w:r>
        <w:rPr>
          <w:rFonts w:hint="eastAsia"/>
          <w:sz w:val="21"/>
        </w:rPr>
        <w:t>情感预测模型网络结构</w:t>
      </w:r>
    </w:p>
    <w:p w14:paraId="7A76245F" w14:textId="77777777" w:rsidR="00A20A63" w:rsidRDefault="001C2EF9">
      <w:pPr>
        <w:topLinePunct/>
        <w:spacing w:line="480" w:lineRule="auto"/>
        <w:ind w:firstLine="420"/>
        <w:jc w:val="center"/>
        <w:rPr>
          <w:sz w:val="21"/>
        </w:rPr>
      </w:pPr>
      <w:r>
        <w:rPr>
          <w:sz w:val="21"/>
        </w:rPr>
        <w:t xml:space="preserve">Fig. 5-1 </w:t>
      </w:r>
      <w:proofErr w:type="gramStart"/>
      <w:r>
        <w:rPr>
          <w:sz w:val="21"/>
        </w:rPr>
        <w:t>The</w:t>
      </w:r>
      <w:proofErr w:type="gramEnd"/>
      <w:r>
        <w:rPr>
          <w:rFonts w:hint="eastAsia"/>
          <w:sz w:val="21"/>
        </w:rPr>
        <w:t xml:space="preserve"> n</w:t>
      </w:r>
      <w:r>
        <w:rPr>
          <w:sz w:val="21"/>
        </w:rPr>
        <w:t xml:space="preserve">etwork of the multi-scale text-based </w:t>
      </w:r>
      <w:r>
        <w:rPr>
          <w:rFonts w:hint="eastAsia"/>
          <w:sz w:val="21"/>
        </w:rPr>
        <w:t>emotion predicting</w:t>
      </w:r>
      <w:r>
        <w:rPr>
          <w:sz w:val="21"/>
        </w:rPr>
        <w:t xml:space="preserve"> model</w:t>
      </w:r>
    </w:p>
    <w:p w14:paraId="215E4733" w14:textId="77777777" w:rsidR="00A20A63" w:rsidRDefault="001C2EF9">
      <w:pPr>
        <w:ind w:firstLine="480"/>
      </w:pPr>
      <w:r>
        <w:rPr>
          <w:rFonts w:hint="eastAsia"/>
        </w:rPr>
        <w:t>图</w:t>
      </w:r>
      <w:r>
        <w:t>5-1</w:t>
      </w:r>
      <w:r>
        <w:rPr>
          <w:rFonts w:hint="eastAsia"/>
        </w:rPr>
        <w:t>中橘色弯箭头表示同一文本单元内部不同情感成分间的相互影响，即前面模块的输出依次堆叠到后面模块作为部分输入（本章使用的网络为</w:t>
      </w:r>
      <w:r>
        <w:t>IVDSN</w:t>
      </w:r>
      <w:r>
        <w:rPr>
          <w:rFonts w:hint="eastAsia"/>
        </w:rPr>
        <w:t>）。图</w:t>
      </w:r>
      <w:r>
        <w:t>5-1</w:t>
      </w:r>
      <w:r>
        <w:rPr>
          <w:rFonts w:hint="eastAsia"/>
        </w:rPr>
        <w:t>出于可观性</w:t>
      </w:r>
      <w:proofErr w:type="gramStart"/>
      <w:r>
        <w:rPr>
          <w:rFonts w:hint="eastAsia"/>
        </w:rPr>
        <w:t>考虑仅</w:t>
      </w:r>
      <w:proofErr w:type="gramEnd"/>
      <w:r>
        <w:rPr>
          <w:rFonts w:hint="eastAsia"/>
        </w:rPr>
        <w:t>给出方向指示性连接，部分连接未给出，实际实现过程中前面模块的所有输出都可输送给后面模块作为部分输入，这样做的好处是确保信息的完整利用，不足是会扩张网络规模，造成更多的网络参数，因此可根据所拥有训练数据的多少对堆叠信息进行取舍。</w:t>
      </w:r>
    </w:p>
    <w:p w14:paraId="38DE3E94" w14:textId="77777777" w:rsidR="00A20A63" w:rsidRDefault="001C2EF9">
      <w:pPr>
        <w:ind w:firstLine="480"/>
      </w:pPr>
      <w:r>
        <w:rPr>
          <w:rFonts w:hint="eastAsia"/>
        </w:rPr>
        <w:t>对于不同文本分析单元间的影响，在多尺度情感分析下可以有两种存在形式：一种是同一尺度不同文本分析单元间的影响，这是常用的构建当前所分析单元上下文环境的方法，类似于语言模型中的</w:t>
      </w:r>
      <w:r>
        <w:t>n-gram</w:t>
      </w:r>
      <w:r>
        <w:rPr>
          <w:rFonts w:hint="eastAsia"/>
        </w:rPr>
        <w:t>；另一种是不同尺度</w:t>
      </w:r>
      <w:proofErr w:type="gramStart"/>
      <w:r>
        <w:rPr>
          <w:rFonts w:hint="eastAsia"/>
        </w:rPr>
        <w:t>间分析</w:t>
      </w:r>
      <w:proofErr w:type="gramEnd"/>
      <w:r>
        <w:rPr>
          <w:rFonts w:hint="eastAsia"/>
        </w:rPr>
        <w:t>单元的</w:t>
      </w:r>
      <w:r>
        <w:rPr>
          <w:rFonts w:hint="eastAsia"/>
        </w:rPr>
        <w:lastRenderedPageBreak/>
        <w:t>交互作用，该作用可以由粗粒度到细粒度，粗粒度信息为细粒度信息提供变化的基调，也可以由细粒度到粗粒度，通过整合细粒度信息推断出粗粒度信息，如基于关键词的</w:t>
      </w:r>
      <w:proofErr w:type="gramStart"/>
      <w:r>
        <w:rPr>
          <w:rFonts w:hint="eastAsia"/>
        </w:rPr>
        <w:t>句子级</w:t>
      </w:r>
      <w:proofErr w:type="gramEnd"/>
      <w:r>
        <w:rPr>
          <w:rFonts w:hint="eastAsia"/>
        </w:rPr>
        <w:t>情感分析就是通过将</w:t>
      </w:r>
      <w:proofErr w:type="gramStart"/>
      <w:r>
        <w:rPr>
          <w:rFonts w:hint="eastAsia"/>
        </w:rPr>
        <w:t>当前句</w:t>
      </w:r>
      <w:proofErr w:type="gramEnd"/>
      <w:r>
        <w:rPr>
          <w:rFonts w:hint="eastAsia"/>
        </w:rPr>
        <w:t>中所有情感关键词对应的情感属性进行</w:t>
      </w:r>
      <w:proofErr w:type="gramStart"/>
      <w:r>
        <w:rPr>
          <w:rFonts w:hint="eastAsia"/>
        </w:rPr>
        <w:t>求平均</w:t>
      </w:r>
      <w:proofErr w:type="gramEnd"/>
      <w:r>
        <w:rPr>
          <w:rFonts w:hint="eastAsia"/>
        </w:rPr>
        <w:t>或取最大值等整合方式得到整句话的情感属性。此处我们关注的是</w:t>
      </w:r>
      <w:proofErr w:type="gramStart"/>
      <w:r>
        <w:rPr>
          <w:rFonts w:hint="eastAsia"/>
        </w:rPr>
        <w:t>句子级</w:t>
      </w:r>
      <w:proofErr w:type="gramEnd"/>
      <w:r>
        <w:rPr>
          <w:rFonts w:hint="eastAsia"/>
        </w:rPr>
        <w:t>情感分析单元的上下文环境，因此不同尺度间的影响采用由粗到细的模式。在图</w:t>
      </w:r>
      <w:r>
        <w:t>5-1</w:t>
      </w:r>
      <w:r>
        <w:rPr>
          <w:rFonts w:hint="eastAsia"/>
        </w:rPr>
        <w:t>中用蓝色箭头表示大尺度信息对于小尺度单元的作用，</w:t>
      </w:r>
      <w:proofErr w:type="gramStart"/>
      <w:r>
        <w:rPr>
          <w:rFonts w:hint="eastAsia"/>
        </w:rPr>
        <w:t>篇章级</w:t>
      </w:r>
      <w:proofErr w:type="gramEnd"/>
      <w:r>
        <w:rPr>
          <w:rFonts w:hint="eastAsia"/>
        </w:rPr>
        <w:t>可以作为</w:t>
      </w:r>
      <w:proofErr w:type="gramStart"/>
      <w:r>
        <w:rPr>
          <w:rFonts w:hint="eastAsia"/>
        </w:rPr>
        <w:t>段落级</w:t>
      </w:r>
      <w:proofErr w:type="gramEnd"/>
      <w:r>
        <w:rPr>
          <w:rFonts w:hint="eastAsia"/>
        </w:rPr>
        <w:t>的上下文环境，</w:t>
      </w:r>
      <w:proofErr w:type="gramStart"/>
      <w:r>
        <w:rPr>
          <w:rFonts w:hint="eastAsia"/>
        </w:rPr>
        <w:t>段落级作为句子级</w:t>
      </w:r>
      <w:proofErr w:type="gramEnd"/>
      <w:r>
        <w:rPr>
          <w:rFonts w:hint="eastAsia"/>
        </w:rPr>
        <w:t>的上下文环境，同样</w:t>
      </w:r>
      <w:proofErr w:type="gramStart"/>
      <w:r>
        <w:rPr>
          <w:rFonts w:hint="eastAsia"/>
        </w:rPr>
        <w:t>篇章级</w:t>
      </w:r>
      <w:proofErr w:type="gramEnd"/>
      <w:r>
        <w:rPr>
          <w:rFonts w:hint="eastAsia"/>
        </w:rPr>
        <w:t>也可直接影响句子级，即</w:t>
      </w:r>
      <w:proofErr w:type="gramStart"/>
      <w:r>
        <w:rPr>
          <w:rFonts w:hint="eastAsia"/>
        </w:rPr>
        <w:t>当前句所在</w:t>
      </w:r>
      <w:proofErr w:type="gramEnd"/>
      <w:r>
        <w:rPr>
          <w:rFonts w:hint="eastAsia"/>
        </w:rPr>
        <w:t>篇章和段落的情感信息均可传送给</w:t>
      </w:r>
      <w:proofErr w:type="gramStart"/>
      <w:r>
        <w:rPr>
          <w:rFonts w:hint="eastAsia"/>
        </w:rPr>
        <w:t>句子级</w:t>
      </w:r>
      <w:proofErr w:type="gramEnd"/>
      <w:r>
        <w:rPr>
          <w:rFonts w:hint="eastAsia"/>
        </w:rPr>
        <w:t>单元作为基准参考，图</w:t>
      </w:r>
      <w:r>
        <w:t>5-1</w:t>
      </w:r>
      <w:r>
        <w:rPr>
          <w:rFonts w:hint="eastAsia"/>
        </w:rPr>
        <w:t>同样出于可观性考虑没有画出全部连接。</w:t>
      </w:r>
    </w:p>
    <w:p w14:paraId="41137F72" w14:textId="77777777" w:rsidR="00A20A63" w:rsidRDefault="001C2EF9">
      <w:pPr>
        <w:ind w:firstLine="480"/>
      </w:pPr>
      <w:r>
        <w:rPr>
          <w:rFonts w:hint="eastAsia"/>
        </w:rPr>
        <w:t>基于图</w:t>
      </w:r>
      <w:r>
        <w:rPr>
          <w:rFonts w:hint="eastAsia"/>
        </w:rPr>
        <w:t>5-1</w:t>
      </w:r>
      <w:r>
        <w:rPr>
          <w:rFonts w:hint="eastAsia"/>
        </w:rPr>
        <w:t>，利用中间层部分可见的深度堆叠网络对多尺度情感预测进行建模。首先，提取</w:t>
      </w:r>
      <w:proofErr w:type="gramStart"/>
      <w:r>
        <w:rPr>
          <w:rFonts w:hint="eastAsia"/>
        </w:rPr>
        <w:t>篇章级</w:t>
      </w:r>
      <w:proofErr w:type="gramEnd"/>
      <w:r>
        <w:rPr>
          <w:rFonts w:hint="eastAsia"/>
        </w:rPr>
        <w:t>情感信息，按第</w:t>
      </w:r>
      <w:r>
        <w:t>4</w:t>
      </w:r>
      <w:r>
        <w:rPr>
          <w:rFonts w:hint="eastAsia"/>
        </w:rPr>
        <w:t>章所述的生成顺序，采用</w:t>
      </w:r>
      <w:r>
        <w:t>IVDSN</w:t>
      </w:r>
      <w:r>
        <w:rPr>
          <w:rFonts w:hint="eastAsia"/>
        </w:rPr>
        <w:t>网络，各模块依次生成认知评价、心理感受、生理反应和发音描述四种成分，前面模块的输出逐层堆叠到后面模块的输入层作为部分已知信息，同时文本特征作为包含未解信息的原始输入传送给每个模块。之后，提取</w:t>
      </w:r>
      <w:proofErr w:type="gramStart"/>
      <w:r>
        <w:rPr>
          <w:rFonts w:hint="eastAsia"/>
        </w:rPr>
        <w:t>段落级</w:t>
      </w:r>
      <w:proofErr w:type="gramEnd"/>
      <w:r>
        <w:rPr>
          <w:rFonts w:hint="eastAsia"/>
        </w:rPr>
        <w:t>情感信息，不同情感成分间的堆叠方式与</w:t>
      </w:r>
      <w:proofErr w:type="gramStart"/>
      <w:r>
        <w:rPr>
          <w:rFonts w:hint="eastAsia"/>
        </w:rPr>
        <w:t>篇章级</w:t>
      </w:r>
      <w:proofErr w:type="gramEnd"/>
      <w:r>
        <w:rPr>
          <w:rFonts w:hint="eastAsia"/>
        </w:rPr>
        <w:t>相同，只是在每个模块堆叠本段落其他情感成分的同时，当前段所在篇章对应模块的输出也作为部分输入传送给</w:t>
      </w:r>
      <w:proofErr w:type="gramStart"/>
      <w:r>
        <w:rPr>
          <w:rFonts w:hint="eastAsia"/>
        </w:rPr>
        <w:t>段落级</w:t>
      </w:r>
      <w:proofErr w:type="gramEnd"/>
      <w:r>
        <w:rPr>
          <w:rFonts w:hint="eastAsia"/>
        </w:rPr>
        <w:t>模块。为避免输入层节点扩张过多而造成网络过拟合，不同文本单元间的影响未采取四种情感成分全部传送的方式，只传送与当前预测目标相同的上级单元的预测结果，比如：</w:t>
      </w:r>
      <w:proofErr w:type="gramStart"/>
      <w:r>
        <w:rPr>
          <w:rFonts w:hint="eastAsia"/>
        </w:rPr>
        <w:t>段落级心理</w:t>
      </w:r>
      <w:proofErr w:type="gramEnd"/>
      <w:r>
        <w:rPr>
          <w:rFonts w:hint="eastAsia"/>
        </w:rPr>
        <w:t>感受的预测，输入层包含本段落的文本特征、认知评价模块的输出结果以及</w:t>
      </w:r>
      <w:proofErr w:type="gramStart"/>
      <w:r>
        <w:rPr>
          <w:rFonts w:hint="eastAsia"/>
        </w:rPr>
        <w:t>篇章级心理</w:t>
      </w:r>
      <w:proofErr w:type="gramEnd"/>
      <w:r>
        <w:rPr>
          <w:rFonts w:hint="eastAsia"/>
        </w:rPr>
        <w:t>感受模块的输出结果。最后，预测</w:t>
      </w:r>
      <w:proofErr w:type="gramStart"/>
      <w:r>
        <w:rPr>
          <w:rFonts w:hint="eastAsia"/>
        </w:rPr>
        <w:t>句子级</w:t>
      </w:r>
      <w:proofErr w:type="gramEnd"/>
      <w:r>
        <w:rPr>
          <w:rFonts w:hint="eastAsia"/>
        </w:rPr>
        <w:t>情感信息，与上文叙述方式类似，不同情感成分的堆叠采用逐层累加的方式，</w:t>
      </w:r>
      <w:proofErr w:type="gramStart"/>
      <w:r>
        <w:rPr>
          <w:rFonts w:hint="eastAsia"/>
        </w:rPr>
        <w:t>段落级和篇章级</w:t>
      </w:r>
      <w:proofErr w:type="gramEnd"/>
      <w:r>
        <w:rPr>
          <w:rFonts w:hint="eastAsia"/>
        </w:rPr>
        <w:t>情感信息可以均作为</w:t>
      </w:r>
      <w:proofErr w:type="gramStart"/>
      <w:r>
        <w:rPr>
          <w:rFonts w:hint="eastAsia"/>
        </w:rPr>
        <w:t>句子级</w:t>
      </w:r>
      <w:proofErr w:type="gramEnd"/>
      <w:r>
        <w:rPr>
          <w:rFonts w:hint="eastAsia"/>
        </w:rPr>
        <w:t>的上下文信息进行传递，也可视情况选择其中一个，同样篇章或段落的情感成分只传递给</w:t>
      </w:r>
      <w:proofErr w:type="gramStart"/>
      <w:r>
        <w:rPr>
          <w:rFonts w:hint="eastAsia"/>
        </w:rPr>
        <w:t>句子级预测</w:t>
      </w:r>
      <w:proofErr w:type="gramEnd"/>
      <w:r>
        <w:rPr>
          <w:rFonts w:hint="eastAsia"/>
        </w:rPr>
        <w:t>目标相同的模块。另一种上下文影响的实现形式与之类似，由于情感衍化存在一定连续性，我们选用当前分析句的前一句的情感预测结果作为其部分输入，前一句的预测结果也采用只传递</w:t>
      </w:r>
      <w:proofErr w:type="gramStart"/>
      <w:r>
        <w:rPr>
          <w:rFonts w:hint="eastAsia"/>
        </w:rPr>
        <w:t>给相同</w:t>
      </w:r>
      <w:proofErr w:type="gramEnd"/>
      <w:r>
        <w:rPr>
          <w:rFonts w:hint="eastAsia"/>
        </w:rPr>
        <w:t>预测模块的方式，以避免输入层维度扩张过于严重。</w:t>
      </w:r>
    </w:p>
    <w:p w14:paraId="240CFD6D" w14:textId="77777777" w:rsidR="00A20A63" w:rsidRDefault="001C2EF9">
      <w:pPr>
        <w:ind w:firstLine="480"/>
      </w:pPr>
      <w:r>
        <w:rPr>
          <w:rFonts w:hint="eastAsia"/>
        </w:rPr>
        <w:t>至此，通过分层处理的方式搭建了多尺度文本</w:t>
      </w:r>
      <w:r>
        <w:t>-</w:t>
      </w:r>
      <w:r>
        <w:rPr>
          <w:rFonts w:hint="eastAsia"/>
        </w:rPr>
        <w:t>情感预测模型，考虑了来自不同尺度和不同方面影响因素的作用，各尺度内部遵从言语情感生成</w:t>
      </w:r>
      <w:r w:rsidR="002211C6">
        <w:rPr>
          <w:rFonts w:hint="eastAsia"/>
        </w:rPr>
        <w:t>过程</w:t>
      </w:r>
      <w:r>
        <w:rPr>
          <w:rFonts w:hint="eastAsia"/>
        </w:rPr>
        <w:t>对于情感成分间相互关系的设定，不同尺度间采用由粗到细的层级结构，上级单元为下级单元提供变化的参考，下级单元的预测结果反映上级单元内部的衍化过程。在言语情感产生</w:t>
      </w:r>
      <w:r w:rsidR="002211C6">
        <w:rPr>
          <w:rFonts w:hint="eastAsia"/>
        </w:rPr>
        <w:t>过程</w:t>
      </w:r>
      <w:r>
        <w:rPr>
          <w:rFonts w:hint="eastAsia"/>
        </w:rPr>
        <w:t>中，发音描述作为最终目标，其他情感成分作为其子目标，子目标依次作为后续预测目标中的已知信息，该生成关系构成级联型结构关系。不同尺度的依次生成与相互作用构成层级型结构关系，大尺度单元的预测目标作为小尺度单元的子目标，同样也为小尺度单元的预测提供已知参考，因此也可采用中间层部分可</w:t>
      </w:r>
      <w:r>
        <w:rPr>
          <w:rFonts w:hint="eastAsia"/>
        </w:rPr>
        <w:lastRenderedPageBreak/>
        <w:t>见的深度堆叠网络进行建模。本章仅使用</w:t>
      </w:r>
      <w:r>
        <w:t>IVDSN</w:t>
      </w:r>
      <w:r>
        <w:rPr>
          <w:rFonts w:hint="eastAsia"/>
        </w:rPr>
        <w:t>进行实验以说明加入上下文影响的作用，同样也可采用</w:t>
      </w:r>
      <w:r>
        <w:t>HVDSN</w:t>
      </w:r>
      <w:r>
        <w:rPr>
          <w:rFonts w:hint="eastAsia"/>
        </w:rPr>
        <w:t>进行建模，即</w:t>
      </w:r>
      <w:proofErr w:type="gramStart"/>
      <w:r>
        <w:rPr>
          <w:rFonts w:hint="eastAsia"/>
        </w:rPr>
        <w:t>段落级或篇章级</w:t>
      </w:r>
      <w:proofErr w:type="gramEnd"/>
      <w:r>
        <w:rPr>
          <w:rFonts w:hint="eastAsia"/>
        </w:rPr>
        <w:t>或前一句训练的隐含层作为</w:t>
      </w:r>
      <w:proofErr w:type="gramStart"/>
      <w:r>
        <w:rPr>
          <w:rFonts w:hint="eastAsia"/>
        </w:rPr>
        <w:t>句子级</w:t>
      </w:r>
      <w:proofErr w:type="gramEnd"/>
      <w:r>
        <w:rPr>
          <w:rFonts w:hint="eastAsia"/>
        </w:rPr>
        <w:t>对应模块的部分隐含层的初始值。对于大尺度单元到小尺度的堆叠也许比较陌生，但同一尺度不同文本单元</w:t>
      </w:r>
      <w:proofErr w:type="gramStart"/>
      <w:r>
        <w:rPr>
          <w:rFonts w:hint="eastAsia"/>
        </w:rPr>
        <w:t>间训练</w:t>
      </w:r>
      <w:proofErr w:type="gramEnd"/>
      <w:r>
        <w:rPr>
          <w:rFonts w:hint="eastAsia"/>
        </w:rPr>
        <w:t>结果的堆叠在其他应用中并不陌生，如语言模型中相邻词语的特征表示（词向量）的堆叠，以及语音识别中音素的特征参数的堆叠。训练特征的堆叠一定程度上可以扩展输入特征的时间跨度，这是深度学习在很多领域取得突破性进展的原因之一。</w:t>
      </w:r>
    </w:p>
    <w:p w14:paraId="2162FD3D" w14:textId="77777777" w:rsidR="00A20A63" w:rsidRDefault="001C2EF9">
      <w:pPr>
        <w:pStyle w:val="23"/>
      </w:pPr>
      <w:bookmarkStart w:id="166" w:name="_Toc437135884"/>
      <w:r>
        <w:t>5.</w:t>
      </w:r>
      <w:r>
        <w:rPr>
          <w:rFonts w:hint="eastAsia"/>
        </w:rPr>
        <w:t>3</w:t>
      </w:r>
      <w:r>
        <w:t xml:space="preserve"> </w:t>
      </w:r>
      <w:r>
        <w:rPr>
          <w:rFonts w:hint="eastAsia"/>
        </w:rPr>
        <w:t>多尺度文本特征提取</w:t>
      </w:r>
      <w:bookmarkEnd w:id="166"/>
    </w:p>
    <w:p w14:paraId="6D99E14D" w14:textId="77777777" w:rsidR="00A20A63" w:rsidRDefault="001C2EF9">
      <w:pPr>
        <w:ind w:firstLine="480"/>
        <w:rPr>
          <w:sz w:val="21"/>
        </w:rPr>
      </w:pPr>
      <w:r>
        <w:rPr>
          <w:rFonts w:hint="eastAsia"/>
        </w:rPr>
        <w:t>基于</w:t>
      </w:r>
      <w:proofErr w:type="gramStart"/>
      <w:r>
        <w:rPr>
          <w:rFonts w:hint="eastAsia"/>
        </w:rPr>
        <w:t>篇章级</w:t>
      </w:r>
      <w:proofErr w:type="gramEnd"/>
      <w:r>
        <w:rPr>
          <w:rFonts w:hint="eastAsia"/>
        </w:rPr>
        <w:t>文档的多尺度文本特征的提取主要经历分词、文本分割、特征词提取和</w:t>
      </w:r>
      <w:proofErr w:type="gramStart"/>
      <w:r>
        <w:rPr>
          <w:rFonts w:hint="eastAsia"/>
        </w:rPr>
        <w:t>特征降维四步</w:t>
      </w:r>
      <w:proofErr w:type="gramEnd"/>
      <w:r>
        <w:rPr>
          <w:rFonts w:hint="eastAsia"/>
        </w:rPr>
        <w:t>，其中，</w:t>
      </w:r>
      <w:proofErr w:type="gramStart"/>
      <w:r>
        <w:rPr>
          <w:rFonts w:hint="eastAsia"/>
        </w:rPr>
        <w:t>分词仍</w:t>
      </w:r>
      <w:proofErr w:type="gramEnd"/>
      <w:r>
        <w:rPr>
          <w:rFonts w:hint="eastAsia"/>
        </w:rPr>
        <w:t>采用</w:t>
      </w:r>
      <w:r>
        <w:t>NLPIR</w:t>
      </w:r>
      <w:r>
        <w:rPr>
          <w:rFonts w:hint="eastAsia"/>
        </w:rPr>
        <w:t>汉语分词系统，将连续文本分割成词序列；文本分割的目的是提取段落和句边界，将</w:t>
      </w:r>
      <w:proofErr w:type="gramStart"/>
      <w:r>
        <w:rPr>
          <w:rFonts w:hint="eastAsia"/>
        </w:rPr>
        <w:t>篇章级</w:t>
      </w:r>
      <w:proofErr w:type="gramEnd"/>
      <w:r>
        <w:rPr>
          <w:rFonts w:hint="eastAsia"/>
        </w:rPr>
        <w:t>文档分割成段和句；特征词提取与第</w:t>
      </w:r>
      <w:r>
        <w:t>4</w:t>
      </w:r>
      <w:r>
        <w:rPr>
          <w:rFonts w:hint="eastAsia"/>
        </w:rPr>
        <w:t>章相同，将滤掉功能词等虚词之后的词称为内容词，</w:t>
      </w:r>
      <w:r>
        <w:t>HowNet</w:t>
      </w:r>
      <w:r>
        <w:rPr>
          <w:rFonts w:hint="eastAsia"/>
        </w:rPr>
        <w:t>情感词典中的词作为情感词，内容词和情感词都作为可能负载情感特征的特征词；</w:t>
      </w:r>
      <w:proofErr w:type="gramStart"/>
      <w:r>
        <w:rPr>
          <w:rFonts w:hint="eastAsia"/>
        </w:rPr>
        <w:t>特征降维仍</w:t>
      </w:r>
      <w:proofErr w:type="gramEnd"/>
      <w:r>
        <w:rPr>
          <w:rFonts w:hint="eastAsia"/>
        </w:rPr>
        <w:t>采用</w:t>
      </w:r>
      <w:r>
        <w:t>LDA</w:t>
      </w:r>
      <w:r>
        <w:rPr>
          <w:rFonts w:hint="eastAsia"/>
        </w:rPr>
        <w:t>主题模型，分别提取“文档</w:t>
      </w:r>
      <w:r>
        <w:t>-</w:t>
      </w:r>
      <w:r>
        <w:rPr>
          <w:rFonts w:hint="eastAsia"/>
        </w:rPr>
        <w:t>主题”分布、“段落</w:t>
      </w:r>
      <w:r>
        <w:t>-</w:t>
      </w:r>
      <w:r>
        <w:rPr>
          <w:rFonts w:hint="eastAsia"/>
        </w:rPr>
        <w:t>主题”分布和“句子</w:t>
      </w:r>
      <w:r>
        <w:t>-</w:t>
      </w:r>
      <w:r>
        <w:rPr>
          <w:rFonts w:hint="eastAsia"/>
        </w:rPr>
        <w:t>主题”分布作为三个尺度单元</w:t>
      </w:r>
      <w:proofErr w:type="gramStart"/>
      <w:r>
        <w:rPr>
          <w:rFonts w:hint="eastAsia"/>
        </w:rPr>
        <w:t>降维之后</w:t>
      </w:r>
      <w:proofErr w:type="gramEnd"/>
      <w:r>
        <w:rPr>
          <w:rFonts w:hint="eastAsia"/>
        </w:rPr>
        <w:t>的文本特征。以下重点介绍第</w:t>
      </w:r>
      <w:r>
        <w:t>4</w:t>
      </w:r>
      <w:r>
        <w:rPr>
          <w:rFonts w:hint="eastAsia"/>
        </w:rPr>
        <w:t>章未涉及到的文本分割和多尺度的文本特征降维。</w:t>
      </w:r>
    </w:p>
    <w:p w14:paraId="43654680" w14:textId="77777777" w:rsidR="00A20A63" w:rsidRDefault="001C2EF9">
      <w:pPr>
        <w:pStyle w:val="33"/>
        <w:rPr>
          <w:sz w:val="24"/>
        </w:rPr>
      </w:pPr>
      <w:bookmarkStart w:id="167" w:name="_Toc437135885"/>
      <w:r>
        <w:t>5.</w:t>
      </w:r>
      <w:r>
        <w:rPr>
          <w:rFonts w:hint="eastAsia"/>
        </w:rPr>
        <w:t>3</w:t>
      </w:r>
      <w:r>
        <w:t xml:space="preserve">.1 </w:t>
      </w:r>
      <w:r>
        <w:rPr>
          <w:rFonts w:hint="eastAsia"/>
        </w:rPr>
        <w:t>文本分割</w:t>
      </w:r>
      <w:bookmarkEnd w:id="167"/>
    </w:p>
    <w:p w14:paraId="1F4E7C56" w14:textId="77777777" w:rsidR="00A20A63" w:rsidRDefault="001C2EF9">
      <w:pPr>
        <w:ind w:firstLine="480"/>
      </w:pPr>
      <w:r>
        <w:rPr>
          <w:rFonts w:hint="eastAsia"/>
        </w:rPr>
        <w:t>本文中文本分割即将整篇文档分割成段落和句子。句边界可以通过标点符号（句号、问号、感叹号和省略号）判别。段落可被视为语义关联的文本块，而语义关联又可以被认为是具有相似的主题，因此，语义信息可以通过主题模型建模，而面向段落的文本分割可以采取基于主题模型的方法。</w:t>
      </w:r>
      <w:r>
        <w:t>TextTiling</w:t>
      </w:r>
      <w:r>
        <w:rPr>
          <w:vertAlign w:val="superscript"/>
        </w:rPr>
        <w:t>[</w:t>
      </w:r>
      <w:r>
        <w:rPr>
          <w:rFonts w:hint="eastAsia"/>
          <w:vertAlign w:val="superscript"/>
        </w:rPr>
        <w:t>113</w:t>
      </w:r>
      <w:r>
        <w:rPr>
          <w:vertAlign w:val="superscript"/>
        </w:rPr>
        <w:t>]</w:t>
      </w:r>
      <w:r>
        <w:rPr>
          <w:rFonts w:hint="eastAsia"/>
        </w:rPr>
        <w:t>是最早的</w:t>
      </w:r>
      <w:proofErr w:type="gramStart"/>
      <w:r>
        <w:rPr>
          <w:rFonts w:hint="eastAsia"/>
        </w:rPr>
        <w:t>非监督</w:t>
      </w:r>
      <w:proofErr w:type="gramEnd"/>
      <w:r>
        <w:rPr>
          <w:rFonts w:hint="eastAsia"/>
        </w:rPr>
        <w:t>线性主题分割方法。该方法首先通过</w:t>
      </w:r>
      <w:r>
        <w:t>LDA</w:t>
      </w:r>
      <w:r>
        <w:rPr>
          <w:rFonts w:hint="eastAsia"/>
        </w:rPr>
        <w:t>提取文档集的“主题</w:t>
      </w:r>
      <w:r>
        <w:t>-</w:t>
      </w:r>
      <w:r>
        <w:rPr>
          <w:rFonts w:hint="eastAsia"/>
        </w:rPr>
        <w:t>词项”分布，分布中每个元素表示该位置对应词语属于该位置对应主题的概率，通过选取概率最大的主题为每个词语设定其对应的唯一主题</w:t>
      </w:r>
      <w:r>
        <w:t>ID</w:t>
      </w:r>
      <w:r>
        <w:rPr>
          <w:rFonts w:hint="eastAsia"/>
        </w:rPr>
        <w:t>，然后用这些主题</w:t>
      </w:r>
      <w:r>
        <w:t>ID</w:t>
      </w:r>
      <w:r>
        <w:rPr>
          <w:rFonts w:hint="eastAsia"/>
        </w:rPr>
        <w:t>替代文档中的词语，将文档表示</w:t>
      </w:r>
      <w:proofErr w:type="gramStart"/>
      <w:r>
        <w:rPr>
          <w:rFonts w:hint="eastAsia"/>
        </w:rPr>
        <w:t>成主题</w:t>
      </w:r>
      <w:proofErr w:type="gramEnd"/>
      <w:r>
        <w:rPr>
          <w:rFonts w:hint="eastAsia"/>
        </w:rPr>
        <w:t>序列。之后通过设定固定的窗</w:t>
      </w:r>
      <w:proofErr w:type="gramStart"/>
      <w:r>
        <w:rPr>
          <w:rFonts w:hint="eastAsia"/>
        </w:rPr>
        <w:t>长首先</w:t>
      </w:r>
      <w:proofErr w:type="gramEnd"/>
      <w:r>
        <w:rPr>
          <w:rFonts w:hint="eastAsia"/>
        </w:rPr>
        <w:t>将文档切分成一系列的主题块，以主题块为基本单元分别计算每两个相邻主题块的余弦相似性，值越趋近于</w:t>
      </w:r>
      <w:r>
        <w:t>1</w:t>
      </w:r>
      <w:r>
        <w:rPr>
          <w:rFonts w:hint="eastAsia"/>
        </w:rPr>
        <w:t>表示这两个主题块语义相似性越高，趋近于</w:t>
      </w:r>
      <w:r>
        <w:t>0</w:t>
      </w:r>
      <w:r>
        <w:rPr>
          <w:rFonts w:hint="eastAsia"/>
        </w:rPr>
        <w:t>则表示这两个主题块语义相似性越低。接下来计算每个主题块间隔的“深度值”，用以描述余弦相似性的变化，深度值的计算公式如式</w:t>
      </w:r>
      <w:r>
        <w:rPr>
          <w:rFonts w:hint="eastAsia"/>
        </w:rPr>
        <w:t>(</w:t>
      </w:r>
      <w:r>
        <w:t>5-1</w:t>
      </w:r>
      <w:r>
        <w:rPr>
          <w:rFonts w:hint="eastAsia"/>
        </w:rPr>
        <w:t>)</w:t>
      </w:r>
      <w:r>
        <w:rPr>
          <w:rFonts w:hint="eastAsia"/>
        </w:rPr>
        <w:t>所示，其中</w:t>
      </w:r>
      <w:r>
        <w:rPr>
          <w:position w:val="-12"/>
        </w:rPr>
        <w:object w:dxaOrig="225" w:dyaOrig="360" w14:anchorId="1C3FDB04">
          <v:shape id="_x0000_i1323" type="#_x0000_t75" style="width:11.25pt;height:18.75pt" o:ole="">
            <v:imagedata r:id="rId561" o:title=""/>
          </v:shape>
          <o:OLEObject Type="Embed" ProgID="Equation.DSMT4" ShapeID="_x0000_i1323" DrawAspect="Content" ObjectID="_1512233121" r:id="rId562"/>
        </w:object>
      </w:r>
      <w:r>
        <w:rPr>
          <w:rFonts w:hint="eastAsia"/>
        </w:rPr>
        <w:t>表示第</w:t>
      </w:r>
      <w:r>
        <w:rPr>
          <w:position w:val="-6"/>
        </w:rPr>
        <w:object w:dxaOrig="135" w:dyaOrig="255" w14:anchorId="58C1F1A8">
          <v:shape id="_x0000_i1324" type="#_x0000_t75" style="width:6.75pt;height:12.75pt" o:ole="">
            <v:imagedata r:id="rId563" o:title=""/>
          </v:shape>
          <o:OLEObject Type="Embed" ProgID="Equation.DSMT4" ShapeID="_x0000_i1324" DrawAspect="Content" ObjectID="_1512233122" r:id="rId564"/>
        </w:object>
      </w:r>
      <w:proofErr w:type="gramStart"/>
      <w:r>
        <w:rPr>
          <w:rFonts w:hint="eastAsia"/>
        </w:rPr>
        <w:t>个</w:t>
      </w:r>
      <w:proofErr w:type="gramEnd"/>
      <w:r>
        <w:rPr>
          <w:rFonts w:hint="eastAsia"/>
        </w:rPr>
        <w:t>主题块间隔对应的余弦相似性值，</w:t>
      </w:r>
      <w:r>
        <w:rPr>
          <w:position w:val="-14"/>
        </w:rPr>
        <w:object w:dxaOrig="555" w:dyaOrig="405" w14:anchorId="2360A5A1">
          <v:shape id="_x0000_i1325" type="#_x0000_t75" style="width:27.75pt;height:20.25pt" o:ole="">
            <v:imagedata r:id="rId565" o:title=""/>
          </v:shape>
          <o:OLEObject Type="Embed" ProgID="Equation.DSMT4" ShapeID="_x0000_i1325" DrawAspect="Content" ObjectID="_1512233123" r:id="rId566"/>
        </w:object>
      </w:r>
      <w:r>
        <w:rPr>
          <w:rFonts w:hint="eastAsia"/>
        </w:rPr>
        <w:t>表示该间隔左侧余弦相似性的峰值，</w:t>
      </w:r>
      <w:r>
        <w:rPr>
          <w:position w:val="-14"/>
        </w:rPr>
        <w:object w:dxaOrig="585" w:dyaOrig="405" w14:anchorId="4DBEE508">
          <v:shape id="_x0000_i1326" type="#_x0000_t75" style="width:29.25pt;height:20.25pt" o:ole="">
            <v:imagedata r:id="rId567" o:title=""/>
          </v:shape>
          <o:OLEObject Type="Embed" ProgID="Equation.DSMT4" ShapeID="_x0000_i1326" DrawAspect="Content" ObjectID="_1512233124" r:id="rId568"/>
        </w:object>
      </w:r>
      <w:r>
        <w:rPr>
          <w:rFonts w:hint="eastAsia"/>
        </w:rPr>
        <w:t>表示该间隔右侧余弦相似性的</w:t>
      </w:r>
      <w:r>
        <w:rPr>
          <w:rFonts w:hint="eastAsia"/>
        </w:rPr>
        <w:lastRenderedPageBreak/>
        <w:t>峰值。若给定要分割的段落数</w:t>
      </w:r>
      <w:r>
        <w:rPr>
          <w:position w:val="-6"/>
        </w:rPr>
        <w:object w:dxaOrig="195" w:dyaOrig="225" w14:anchorId="2F65520D">
          <v:shape id="_x0000_i1327" type="#_x0000_t75" style="width:9.75pt;height:11.25pt" o:ole="">
            <v:imagedata r:id="rId569" o:title=""/>
          </v:shape>
          <o:OLEObject Type="Embed" ProgID="Equation.DSMT4" ShapeID="_x0000_i1327" DrawAspect="Content" ObjectID="_1512233125" r:id="rId570"/>
        </w:object>
      </w:r>
      <w:r>
        <w:rPr>
          <w:rFonts w:hint="eastAsia"/>
        </w:rPr>
        <w:t>，则对深度值进行排序，选取前</w:t>
      </w:r>
      <w:r>
        <w:rPr>
          <w:position w:val="-6"/>
        </w:rPr>
        <w:object w:dxaOrig="195" w:dyaOrig="225" w14:anchorId="5D099703">
          <v:shape id="_x0000_i1328" type="#_x0000_t75" style="width:9.75pt;height:11.25pt" o:ole="">
            <v:imagedata r:id="rId569" o:title=""/>
          </v:shape>
          <o:OLEObject Type="Embed" ProgID="Equation.DSMT4" ShapeID="_x0000_i1328" DrawAspect="Content" ObjectID="_1512233126" r:id="rId571"/>
        </w:object>
      </w:r>
      <w:proofErr w:type="gramStart"/>
      <w:r>
        <w:rPr>
          <w:rFonts w:hint="eastAsia"/>
        </w:rPr>
        <w:t>个</w:t>
      </w:r>
      <w:proofErr w:type="gramEnd"/>
      <w:r>
        <w:rPr>
          <w:rFonts w:hint="eastAsia"/>
        </w:rPr>
        <w:t>深度值对应的主题块间隔作为段落边界；否则设定一个阈值（通常采用</w:t>
      </w:r>
      <w:r>
        <w:rPr>
          <w:position w:val="-10"/>
        </w:rPr>
        <w:object w:dxaOrig="885" w:dyaOrig="315" w14:anchorId="53F32335">
          <v:shape id="_x0000_i1329" type="#_x0000_t75" style="width:44.25pt;height:15.75pt" o:ole="">
            <v:imagedata r:id="rId572" o:title=""/>
          </v:shape>
          <o:OLEObject Type="Embed" ProgID="Equation.DSMT4" ShapeID="_x0000_i1329" DrawAspect="Content" ObjectID="_1512233127" r:id="rId573"/>
        </w:object>
      </w:r>
      <w:r>
        <w:rPr>
          <w:rFonts w:hint="eastAsia"/>
        </w:rPr>
        <w:t>，其中</w:t>
      </w:r>
      <w:r>
        <w:rPr>
          <w:position w:val="-10"/>
        </w:rPr>
        <w:object w:dxaOrig="240" w:dyaOrig="255" w14:anchorId="319A8F48">
          <v:shape id="_x0000_i1330" type="#_x0000_t75" style="width:12pt;height:12.75pt" o:ole="">
            <v:imagedata r:id="rId574" o:title=""/>
          </v:shape>
          <o:OLEObject Type="Embed" ProgID="Equation.DSMT4" ShapeID="_x0000_i1330" DrawAspect="Content" ObjectID="_1512233128" r:id="rId575"/>
        </w:object>
      </w:r>
      <w:r>
        <w:rPr>
          <w:rFonts w:hint="eastAsia"/>
        </w:rPr>
        <w:t>为所有深度值的期望，</w:t>
      </w:r>
      <w:r>
        <w:rPr>
          <w:position w:val="-6"/>
        </w:rPr>
        <w:object w:dxaOrig="240" w:dyaOrig="225" w14:anchorId="11778DA2">
          <v:shape id="_x0000_i1331" type="#_x0000_t75" style="width:12pt;height:11.25pt" o:ole="">
            <v:imagedata r:id="rId576" o:title=""/>
          </v:shape>
          <o:OLEObject Type="Embed" ProgID="Equation.DSMT4" ShapeID="_x0000_i1331" DrawAspect="Content" ObjectID="_1512233129" r:id="rId577"/>
        </w:object>
      </w:r>
      <w:r>
        <w:rPr>
          <w:rFonts w:hint="eastAsia"/>
        </w:rPr>
        <w:t>为深度值的标准差），若某个间隔对应的深度值大于阈值，该间隔则被认为是主题变化显著的位置，即段落边界。</w:t>
      </w:r>
    </w:p>
    <w:p w14:paraId="2104AEEF" w14:textId="77777777" w:rsidR="00A20A63" w:rsidRDefault="001C2EF9">
      <w:pPr>
        <w:wordWrap w:val="0"/>
        <w:ind w:firstLine="420"/>
        <w:jc w:val="right"/>
      </w:pPr>
      <w:r>
        <w:rPr>
          <w:rFonts w:eastAsiaTheme="minorEastAsia"/>
          <w:kern w:val="0"/>
          <w:position w:val="-14"/>
          <w:sz w:val="21"/>
          <w:szCs w:val="22"/>
        </w:rPr>
        <w:object w:dxaOrig="2640" w:dyaOrig="405" w14:anchorId="3281367A">
          <v:shape id="_x0000_i1332" type="#_x0000_t75" style="width:132pt;height:20.25pt" o:ole="">
            <v:imagedata r:id="rId578" o:title=""/>
          </v:shape>
          <o:OLEObject Type="Embed" ProgID="Equation.DSMT4" ShapeID="_x0000_i1332" DrawAspect="Content" ObjectID="_1512233130" r:id="rId579"/>
        </w:object>
      </w:r>
      <w:r>
        <w:rPr>
          <w:rFonts w:eastAsiaTheme="minorEastAsia"/>
          <w:kern w:val="0"/>
          <w:sz w:val="21"/>
          <w:szCs w:val="22"/>
        </w:rPr>
        <w:t xml:space="preserve">                    </w:t>
      </w:r>
      <w:r>
        <w:rPr>
          <w:rFonts w:eastAsiaTheme="minorEastAsia"/>
          <w:kern w:val="0"/>
          <w:szCs w:val="22"/>
        </w:rPr>
        <w:t>(5-1)</w:t>
      </w:r>
    </w:p>
    <w:p w14:paraId="4BB7C96F" w14:textId="77777777" w:rsidR="00A20A63" w:rsidRDefault="001C2EF9">
      <w:pPr>
        <w:ind w:firstLine="480"/>
      </w:pPr>
      <w:r>
        <w:t>TextTiling</w:t>
      </w:r>
      <w:r>
        <w:rPr>
          <w:rFonts w:hint="eastAsia"/>
        </w:rPr>
        <w:t>的缺陷是可能使段边界落在一句话内部，</w:t>
      </w:r>
      <w:r>
        <w:t>TopicTiling</w:t>
      </w:r>
      <w:r>
        <w:rPr>
          <w:vertAlign w:val="superscript"/>
        </w:rPr>
        <w:t>[1</w:t>
      </w:r>
      <w:r>
        <w:rPr>
          <w:rFonts w:hint="eastAsia"/>
          <w:vertAlign w:val="superscript"/>
        </w:rPr>
        <w:t>14</w:t>
      </w:r>
      <w:r>
        <w:rPr>
          <w:vertAlign w:val="superscript"/>
        </w:rPr>
        <w:t>]</w:t>
      </w:r>
      <w:r>
        <w:rPr>
          <w:rFonts w:hint="eastAsia"/>
        </w:rPr>
        <w:t>的方法在此基础上做了改进，以每句话作为基本单元，替代</w:t>
      </w:r>
      <w:r>
        <w:t>TextTiling</w:t>
      </w:r>
      <w:r>
        <w:rPr>
          <w:rFonts w:hint="eastAsia"/>
        </w:rPr>
        <w:t>中的主题块。我们的做法基于</w:t>
      </w:r>
      <w:r>
        <w:t>TopicTiling</w:t>
      </w:r>
      <w:r>
        <w:rPr>
          <w:rFonts w:hint="eastAsia"/>
        </w:rPr>
        <w:t>方法。由于句子长度不固定，而相似性的计算需要长度一致的特征向量，因此</w:t>
      </w:r>
      <w:r>
        <w:t>TopicTiling</w:t>
      </w:r>
      <w:r>
        <w:rPr>
          <w:rFonts w:hint="eastAsia"/>
        </w:rPr>
        <w:t>采用长度为主题数的向量表示每句话，每个元素为该位置所对应主题</w:t>
      </w:r>
      <w:r>
        <w:t>ID</w:t>
      </w:r>
      <w:r>
        <w:rPr>
          <w:rFonts w:hint="eastAsia"/>
        </w:rPr>
        <w:t>在</w:t>
      </w:r>
      <w:proofErr w:type="gramStart"/>
      <w:r>
        <w:rPr>
          <w:rFonts w:hint="eastAsia"/>
        </w:rPr>
        <w:t>当前句</w:t>
      </w:r>
      <w:proofErr w:type="gramEnd"/>
      <w:r>
        <w:rPr>
          <w:rFonts w:hint="eastAsia"/>
        </w:rPr>
        <w:t>中出现的频数。然后利用这些向量计算每两个相邻句子间的余弦相似性，同样余弦相似性值越大代表两句话的语义相似性越高。之后搜寻这些余弦相似性的局部最小值作为候选位置，利用式</w:t>
      </w:r>
      <w:r>
        <w:rPr>
          <w:rFonts w:hint="eastAsia"/>
        </w:rPr>
        <w:t>(</w:t>
      </w:r>
      <w:r>
        <w:t>5-1</w:t>
      </w:r>
      <w:r>
        <w:rPr>
          <w:rFonts w:hint="eastAsia"/>
        </w:rPr>
        <w:t>)</w:t>
      </w:r>
      <w:r>
        <w:rPr>
          <w:rFonts w:hint="eastAsia"/>
        </w:rPr>
        <w:t>计算这些局部最小点的深度值，这是</w:t>
      </w:r>
      <w:r>
        <w:t>TopicTilling</w:t>
      </w:r>
      <w:r>
        <w:rPr>
          <w:rFonts w:hint="eastAsia"/>
        </w:rPr>
        <w:t>与</w:t>
      </w:r>
      <w:r>
        <w:t>TextTiling</w:t>
      </w:r>
      <w:r>
        <w:rPr>
          <w:rFonts w:hint="eastAsia"/>
        </w:rPr>
        <w:t>的另一个不同。但是这种做法对本文的应用并不适合，本文采用的数据集篇章长度有限，筛选出的局部最小点也非常有限，因此采用仅计算局部最小值的方式很容易造成文本的欠分割，所以我们直接计算了</w:t>
      </w:r>
      <w:proofErr w:type="gramStart"/>
      <w:r>
        <w:rPr>
          <w:rFonts w:hint="eastAsia"/>
        </w:rPr>
        <w:t>所有句</w:t>
      </w:r>
      <w:proofErr w:type="gramEnd"/>
      <w:r>
        <w:rPr>
          <w:rFonts w:hint="eastAsia"/>
        </w:rPr>
        <w:t>间隔的深度值。另外，</w:t>
      </w:r>
      <w:r>
        <w:t>TopicTiling</w:t>
      </w:r>
      <w:r>
        <w:rPr>
          <w:rFonts w:hint="eastAsia"/>
        </w:rPr>
        <w:t>也是通过设定边界数然后对深度值排序的方式或者设定阈值的方式决定最终的边界位置。我们采用设定阈值的方式，该方法可以自动决定边界数，但是不同于两种方法常用的</w:t>
      </w:r>
      <w:r>
        <w:rPr>
          <w:position w:val="-10"/>
        </w:rPr>
        <w:object w:dxaOrig="885" w:dyaOrig="315" w14:anchorId="2213A9C2">
          <v:shape id="_x0000_i1333" type="#_x0000_t75" style="width:44.25pt;height:15.75pt" o:ole="">
            <v:imagedata r:id="rId572" o:title=""/>
          </v:shape>
          <o:OLEObject Type="Embed" ProgID="Equation.DSMT4" ShapeID="_x0000_i1333" DrawAspect="Content" ObjectID="_1512233131" r:id="rId580"/>
        </w:object>
      </w:r>
      <w:r>
        <w:rPr>
          <w:rFonts w:hint="eastAsia"/>
        </w:rPr>
        <w:t>（该阈值会造成我们所用文档集的过分割），我们将该阈值调大为</w:t>
      </w:r>
      <w:r>
        <w:rPr>
          <w:position w:val="-10"/>
        </w:rPr>
        <w:object w:dxaOrig="840" w:dyaOrig="315" w14:anchorId="67643D3C">
          <v:shape id="_x0000_i1334" type="#_x0000_t75" style="width:42pt;height:15.75pt" o:ole="">
            <v:imagedata r:id="rId581" o:title=""/>
          </v:shape>
          <o:OLEObject Type="Embed" ProgID="Equation.DSMT4" ShapeID="_x0000_i1334" DrawAspect="Content" ObjectID="_1512233132" r:id="rId582"/>
        </w:object>
      </w:r>
      <w:r>
        <w:rPr>
          <w:rFonts w:hint="eastAsia"/>
        </w:rPr>
        <w:t>，从而获得边界数目适当的分割结果。</w:t>
      </w:r>
    </w:p>
    <w:p w14:paraId="64B79385" w14:textId="77777777" w:rsidR="00A20A63" w:rsidRDefault="001C2EF9">
      <w:pPr>
        <w:pStyle w:val="33"/>
      </w:pPr>
      <w:bookmarkStart w:id="168" w:name="_Toc437135886"/>
      <w:r>
        <w:t>5.</w:t>
      </w:r>
      <w:r>
        <w:rPr>
          <w:rFonts w:hint="eastAsia"/>
        </w:rPr>
        <w:t>3</w:t>
      </w:r>
      <w:r>
        <w:t xml:space="preserve">.2 </w:t>
      </w:r>
      <w:r>
        <w:rPr>
          <w:rFonts w:hint="eastAsia"/>
        </w:rPr>
        <w:t>多尺度特征降维</w:t>
      </w:r>
      <w:bookmarkEnd w:id="168"/>
    </w:p>
    <w:p w14:paraId="71A33A3E" w14:textId="77777777" w:rsidR="00A20A63" w:rsidRDefault="001C2EF9">
      <w:pPr>
        <w:ind w:firstLine="480"/>
      </w:pPr>
      <w:r>
        <w:rPr>
          <w:rFonts w:hint="eastAsia"/>
        </w:rPr>
        <w:t>多尺度文本的特征</w:t>
      </w:r>
      <w:proofErr w:type="gramStart"/>
      <w:r>
        <w:rPr>
          <w:rFonts w:hint="eastAsia"/>
        </w:rPr>
        <w:t>降维同样</w:t>
      </w:r>
      <w:proofErr w:type="gramEnd"/>
      <w:r>
        <w:rPr>
          <w:rFonts w:hint="eastAsia"/>
        </w:rPr>
        <w:t>通过</w:t>
      </w:r>
      <w:r>
        <w:t>LDA</w:t>
      </w:r>
      <w:r>
        <w:rPr>
          <w:rFonts w:hint="eastAsia"/>
        </w:rPr>
        <w:t>主题模型进行，模型具体训练过程已在第</w:t>
      </w:r>
      <w:r>
        <w:t>4</w:t>
      </w:r>
      <w:r>
        <w:rPr>
          <w:rFonts w:hint="eastAsia"/>
        </w:rPr>
        <w:t>章给出，这里介绍在文本单元具有多个尺度时的处理方式。首先通过</w:t>
      </w:r>
      <w:r>
        <w:t>LDA</w:t>
      </w:r>
      <w:r>
        <w:rPr>
          <w:rFonts w:hint="eastAsia"/>
        </w:rPr>
        <w:t>训练所有</w:t>
      </w:r>
      <w:proofErr w:type="gramStart"/>
      <w:r>
        <w:rPr>
          <w:rFonts w:hint="eastAsia"/>
        </w:rPr>
        <w:t>篇章级</w:t>
      </w:r>
      <w:proofErr w:type="gramEnd"/>
      <w:r>
        <w:rPr>
          <w:rFonts w:hint="eastAsia"/>
        </w:rPr>
        <w:t>文档的主题模型，</w:t>
      </w:r>
      <w:proofErr w:type="gramStart"/>
      <w:r>
        <w:rPr>
          <w:rFonts w:hint="eastAsia"/>
        </w:rPr>
        <w:t>模型超</w:t>
      </w:r>
      <w:proofErr w:type="gramEnd"/>
      <w:r>
        <w:rPr>
          <w:rFonts w:hint="eastAsia"/>
        </w:rPr>
        <w:t>参数和主题数根据上一章的测试实验设定。模型训练结果会得到两个分布：每篇文档在所有主题上的多项式分布（简称“文档</w:t>
      </w:r>
      <w:r>
        <w:t>-</w:t>
      </w:r>
      <w:r>
        <w:rPr>
          <w:rFonts w:hint="eastAsia"/>
        </w:rPr>
        <w:t>主题”分布）和每个主题在所有词项上的多项式分布（简称“主题</w:t>
      </w:r>
      <w:r>
        <w:t>-</w:t>
      </w:r>
      <w:r>
        <w:rPr>
          <w:rFonts w:hint="eastAsia"/>
        </w:rPr>
        <w:t>词项”分布）。其中，“文档</w:t>
      </w:r>
      <w:r>
        <w:t>-</w:t>
      </w:r>
      <w:r>
        <w:rPr>
          <w:rFonts w:hint="eastAsia"/>
        </w:rPr>
        <w:t>主题”分布直接作为</w:t>
      </w:r>
      <w:proofErr w:type="gramStart"/>
      <w:r>
        <w:rPr>
          <w:rFonts w:hint="eastAsia"/>
        </w:rPr>
        <w:t>篇章级文档降维之后</w:t>
      </w:r>
      <w:proofErr w:type="gramEnd"/>
      <w:r>
        <w:rPr>
          <w:rFonts w:hint="eastAsia"/>
        </w:rPr>
        <w:t>的文本特征，特征维度从词典</w:t>
      </w:r>
      <w:proofErr w:type="gramStart"/>
      <w:r>
        <w:rPr>
          <w:rFonts w:hint="eastAsia"/>
        </w:rPr>
        <w:t>集大小</w:t>
      </w:r>
      <w:proofErr w:type="gramEnd"/>
      <w:r>
        <w:rPr>
          <w:rFonts w:hint="eastAsia"/>
        </w:rPr>
        <w:t>降为主题的个数，每个元素对应当前文档属于</w:t>
      </w:r>
      <w:proofErr w:type="gramStart"/>
      <w:r>
        <w:rPr>
          <w:rFonts w:hint="eastAsia"/>
        </w:rPr>
        <w:t>各主题</w:t>
      </w:r>
      <w:proofErr w:type="gramEnd"/>
      <w:r>
        <w:rPr>
          <w:rFonts w:hint="eastAsia"/>
        </w:rPr>
        <w:t>的概率。</w:t>
      </w:r>
      <w:proofErr w:type="gramStart"/>
      <w:r>
        <w:rPr>
          <w:rFonts w:hint="eastAsia"/>
        </w:rPr>
        <w:t>段落级和句子级</w:t>
      </w:r>
      <w:proofErr w:type="gramEnd"/>
      <w:r>
        <w:rPr>
          <w:rFonts w:hint="eastAsia"/>
        </w:rPr>
        <w:t>的降维文</w:t>
      </w:r>
      <w:proofErr w:type="gramStart"/>
      <w:r>
        <w:rPr>
          <w:rFonts w:hint="eastAsia"/>
        </w:rPr>
        <w:t>本特征</w:t>
      </w:r>
      <w:proofErr w:type="gramEnd"/>
      <w:r>
        <w:rPr>
          <w:rFonts w:hint="eastAsia"/>
        </w:rPr>
        <w:t>通过</w:t>
      </w:r>
      <w:r>
        <w:rPr>
          <w:rFonts w:hint="eastAsia"/>
        </w:rPr>
        <w:t>LDA</w:t>
      </w:r>
      <w:r>
        <w:rPr>
          <w:rFonts w:hint="eastAsia"/>
        </w:rPr>
        <w:t>的另一训练结果“主题</w:t>
      </w:r>
      <w:r>
        <w:t>-</w:t>
      </w:r>
      <w:r>
        <w:rPr>
          <w:rFonts w:hint="eastAsia"/>
        </w:rPr>
        <w:t>词项”分布得到。利用该分布，将文档中每个词替换成其所对应的最大可能的主题</w:t>
      </w:r>
      <w:r>
        <w:t>ID</w:t>
      </w:r>
      <w:r>
        <w:rPr>
          <w:rFonts w:hint="eastAsia"/>
        </w:rPr>
        <w:t>（做法与文本分割中方法一致），然后通过计算每一段中每个主题出现的频数可以得到段落在所有主题数上的多项式分布（利用式</w:t>
      </w:r>
      <w:r>
        <w:rPr>
          <w:rFonts w:hint="eastAsia"/>
        </w:rPr>
        <w:t>(</w:t>
      </w:r>
      <w:r>
        <w:t>4-24</w:t>
      </w:r>
      <w:r>
        <w:rPr>
          <w:rFonts w:hint="eastAsia"/>
        </w:rPr>
        <w:t>)</w:t>
      </w:r>
      <w:r>
        <w:rPr>
          <w:rFonts w:hint="eastAsia"/>
        </w:rPr>
        <w:t>计算），简称“段落</w:t>
      </w:r>
      <w:r>
        <w:t>-</w:t>
      </w:r>
      <w:r>
        <w:rPr>
          <w:rFonts w:hint="eastAsia"/>
        </w:rPr>
        <w:t>主题”分布，被用于</w:t>
      </w:r>
      <w:proofErr w:type="gramStart"/>
      <w:r>
        <w:rPr>
          <w:rFonts w:hint="eastAsia"/>
        </w:rPr>
        <w:t>段落级</w:t>
      </w:r>
      <w:proofErr w:type="gramEnd"/>
      <w:r>
        <w:rPr>
          <w:rFonts w:hint="eastAsia"/>
        </w:rPr>
        <w:t>文</w:t>
      </w:r>
      <w:r>
        <w:rPr>
          <w:rFonts w:hint="eastAsia"/>
        </w:rPr>
        <w:lastRenderedPageBreak/>
        <w:t>本</w:t>
      </w:r>
      <w:proofErr w:type="gramStart"/>
      <w:r>
        <w:rPr>
          <w:rFonts w:hint="eastAsia"/>
        </w:rPr>
        <w:t>的降维特征</w:t>
      </w:r>
      <w:proofErr w:type="gramEnd"/>
      <w:r>
        <w:rPr>
          <w:rFonts w:hint="eastAsia"/>
        </w:rPr>
        <w:t>。</w:t>
      </w:r>
      <w:proofErr w:type="gramStart"/>
      <w:r>
        <w:rPr>
          <w:rFonts w:hint="eastAsia"/>
        </w:rPr>
        <w:t>句子级</w:t>
      </w:r>
      <w:proofErr w:type="gramEnd"/>
      <w:r>
        <w:rPr>
          <w:rFonts w:hint="eastAsia"/>
        </w:rPr>
        <w:t>的处理方式与段落类似，即计算每一句中每个主题出现的频数并通过式</w:t>
      </w:r>
      <w:r>
        <w:rPr>
          <w:rFonts w:hint="eastAsia"/>
        </w:rPr>
        <w:t>(4-24)</w:t>
      </w:r>
      <w:r>
        <w:rPr>
          <w:rFonts w:hint="eastAsia"/>
        </w:rPr>
        <w:t>计算</w:t>
      </w:r>
      <w:r w:rsidR="004C3108">
        <w:rPr>
          <w:rFonts w:hint="eastAsia"/>
        </w:rPr>
        <w:t>“</w:t>
      </w:r>
      <w:r>
        <w:rPr>
          <w:rFonts w:hint="eastAsia"/>
        </w:rPr>
        <w:t>句子</w:t>
      </w:r>
      <w:r>
        <w:t>-</w:t>
      </w:r>
      <w:r>
        <w:rPr>
          <w:rFonts w:hint="eastAsia"/>
        </w:rPr>
        <w:t>主题”分布，用作</w:t>
      </w:r>
      <w:proofErr w:type="gramStart"/>
      <w:r>
        <w:rPr>
          <w:rFonts w:hint="eastAsia"/>
        </w:rPr>
        <w:t>句子级</w:t>
      </w:r>
      <w:proofErr w:type="gramEnd"/>
      <w:r>
        <w:rPr>
          <w:rFonts w:hint="eastAsia"/>
        </w:rPr>
        <w:t>文本</w:t>
      </w:r>
      <w:proofErr w:type="gramStart"/>
      <w:r>
        <w:rPr>
          <w:rFonts w:hint="eastAsia"/>
        </w:rPr>
        <w:t>的降维表示</w:t>
      </w:r>
      <w:proofErr w:type="gramEnd"/>
      <w:r>
        <w:rPr>
          <w:rFonts w:hint="eastAsia"/>
        </w:rPr>
        <w:t>。</w:t>
      </w:r>
    </w:p>
    <w:p w14:paraId="1DFE5011" w14:textId="77777777" w:rsidR="00A20A63" w:rsidRDefault="001C2EF9">
      <w:pPr>
        <w:pStyle w:val="23"/>
      </w:pPr>
      <w:bookmarkStart w:id="169" w:name="_Toc437135887"/>
      <w:r>
        <w:t>5.</w:t>
      </w:r>
      <w:r>
        <w:rPr>
          <w:rFonts w:hint="eastAsia"/>
        </w:rPr>
        <w:t>4</w:t>
      </w:r>
      <w:r>
        <w:t xml:space="preserve"> </w:t>
      </w:r>
      <w:r>
        <w:t>系统框图</w:t>
      </w:r>
      <w:bookmarkEnd w:id="169"/>
    </w:p>
    <w:p w14:paraId="40525340" w14:textId="77777777" w:rsidR="00A20A63" w:rsidRDefault="001C2EF9" w:rsidP="00833FB6">
      <w:pPr>
        <w:ind w:firstLine="480"/>
      </w:pPr>
      <w:r>
        <w:rPr>
          <w:rFonts w:hint="eastAsia"/>
          <w:kern w:val="0"/>
        </w:rPr>
        <w:t>综合上述所有对基于文本的多尺度情感预测模型的介绍，图</w:t>
      </w:r>
      <w:r>
        <w:rPr>
          <w:kern w:val="0"/>
        </w:rPr>
        <w:t>5-2</w:t>
      </w:r>
      <w:r>
        <w:rPr>
          <w:rFonts w:hint="eastAsia"/>
          <w:kern w:val="0"/>
        </w:rPr>
        <w:t>给出</w:t>
      </w:r>
      <w:r w:rsidR="00833FB6">
        <w:rPr>
          <w:rFonts w:hint="eastAsia"/>
          <w:kern w:val="0"/>
        </w:rPr>
        <w:t>模型整体框图及其在情感语音合成系统中的位置。模型</w:t>
      </w:r>
      <w:r>
        <w:rPr>
          <w:rFonts w:hint="eastAsia"/>
        </w:rPr>
        <w:t>主要分为两个模块：语言学分析（</w:t>
      </w:r>
      <w:r>
        <w:t>linguistic analysis</w:t>
      </w:r>
      <w:r>
        <w:rPr>
          <w:rFonts w:hint="eastAsia"/>
        </w:rPr>
        <w:t>）模块与情感生成（</w:t>
      </w:r>
      <w:r>
        <w:t>emotion generation</w:t>
      </w:r>
      <w:r>
        <w:rPr>
          <w:rFonts w:hint="eastAsia"/>
        </w:rPr>
        <w:t>）模块。这两部分的输出均会作为情感语音合成系统的输入传送给</w:t>
      </w:r>
      <w:r w:rsidR="0017032C">
        <w:rPr>
          <w:rFonts w:hint="eastAsia"/>
        </w:rPr>
        <w:t>语音合成</w:t>
      </w:r>
      <w:r>
        <w:rPr>
          <w:rFonts w:hint="eastAsia"/>
        </w:rPr>
        <w:t>系统。其中，语言学分析的结果也为情感信息的生成提供文本特征。语言学分析包含分词处理、文本分割、特征词过滤和</w:t>
      </w:r>
      <w:proofErr w:type="gramStart"/>
      <w:r>
        <w:rPr>
          <w:rFonts w:hint="eastAsia"/>
        </w:rPr>
        <w:t>特征降维几步</w:t>
      </w:r>
      <w:proofErr w:type="gramEnd"/>
      <w:r>
        <w:rPr>
          <w:rFonts w:hint="eastAsia"/>
        </w:rPr>
        <w:t>，其中，文本分割的结果是获取篇章级、</w:t>
      </w:r>
      <w:proofErr w:type="gramStart"/>
      <w:r>
        <w:rPr>
          <w:rFonts w:hint="eastAsia"/>
        </w:rPr>
        <w:t>段落级和句子级</w:t>
      </w:r>
      <w:proofErr w:type="gramEnd"/>
      <w:r>
        <w:rPr>
          <w:rFonts w:hint="eastAsia"/>
        </w:rPr>
        <w:t>三个尺度的文本单元，特征词包含内容词和情感词两大类，均作为情感信息的载体。情感生成模块包含认知评价、心理感受、生理反应和发音描述四步，各步骤生成结果依次向后堆叠作为后续步骤的部分已知信息，以此方式刻画各</w:t>
      </w:r>
      <w:proofErr w:type="gramStart"/>
      <w:r>
        <w:rPr>
          <w:rFonts w:hint="eastAsia"/>
        </w:rPr>
        <w:t>步之间</w:t>
      </w:r>
      <w:proofErr w:type="gramEnd"/>
      <w:r>
        <w:rPr>
          <w:rFonts w:hint="eastAsia"/>
        </w:rPr>
        <w:t>的相互影响，同时不同尺度以及不同分析单元间也存在交互作用，也采用类似方式进行刻画。接下来将对融合多尺度相互影响的预测模型进行测试。</w:t>
      </w:r>
    </w:p>
    <w:p w14:paraId="31508522" w14:textId="77777777" w:rsidR="00833FB6" w:rsidRDefault="00833FB6" w:rsidP="006318B0">
      <w:pPr>
        <w:topLinePunct/>
        <w:spacing w:beforeLines="100" w:before="312" w:line="480" w:lineRule="auto"/>
        <w:ind w:firstLineChars="0" w:firstLine="0"/>
      </w:pPr>
      <w:r>
        <w:rPr>
          <w:noProof/>
        </w:rPr>
        <w:drawing>
          <wp:inline distT="0" distB="0" distL="0" distR="0" wp14:anchorId="0B8E04C3" wp14:editId="625957C6">
            <wp:extent cx="5026831" cy="2238375"/>
            <wp:effectExtent l="0" t="0" r="2540" b="0"/>
            <wp:docPr id="48236" name="图片 4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025755" cy="2237896"/>
                    </a:xfrm>
                    <a:prstGeom prst="rect">
                      <a:avLst/>
                    </a:prstGeom>
                    <a:noFill/>
                  </pic:spPr>
                </pic:pic>
              </a:graphicData>
            </a:graphic>
          </wp:inline>
        </w:drawing>
      </w:r>
    </w:p>
    <w:p w14:paraId="79103CBE" w14:textId="77777777" w:rsidR="00A20A63" w:rsidRDefault="001C2EF9">
      <w:pPr>
        <w:topLinePunct/>
        <w:spacing w:line="480" w:lineRule="auto"/>
        <w:ind w:firstLine="420"/>
        <w:jc w:val="center"/>
        <w:rPr>
          <w:sz w:val="21"/>
        </w:rPr>
      </w:pPr>
      <w:r>
        <w:rPr>
          <w:rFonts w:hint="eastAsia"/>
          <w:sz w:val="21"/>
        </w:rPr>
        <w:t>图</w:t>
      </w:r>
      <w:r>
        <w:rPr>
          <w:sz w:val="21"/>
        </w:rPr>
        <w:t xml:space="preserve">5-2 </w:t>
      </w:r>
      <w:r>
        <w:rPr>
          <w:rFonts w:hint="eastAsia"/>
          <w:sz w:val="21"/>
        </w:rPr>
        <w:t>支持多尺度</w:t>
      </w:r>
      <w:r w:rsidR="00063618">
        <w:rPr>
          <w:rFonts w:hint="eastAsia"/>
          <w:sz w:val="21"/>
        </w:rPr>
        <w:t>特征</w:t>
      </w:r>
      <w:r>
        <w:rPr>
          <w:rFonts w:hint="eastAsia"/>
          <w:sz w:val="21"/>
        </w:rPr>
        <w:t>的</w:t>
      </w:r>
      <w:r w:rsidR="008571DD">
        <w:rPr>
          <w:rFonts w:hint="eastAsia"/>
          <w:sz w:val="21"/>
        </w:rPr>
        <w:t>情感</w:t>
      </w:r>
      <w:r w:rsidR="008571DD">
        <w:rPr>
          <w:sz w:val="21"/>
        </w:rPr>
        <w:t>语音合成</w:t>
      </w:r>
      <w:r w:rsidR="008571DD">
        <w:rPr>
          <w:rFonts w:hint="eastAsia"/>
          <w:sz w:val="21"/>
        </w:rPr>
        <w:t>系统</w:t>
      </w:r>
    </w:p>
    <w:p w14:paraId="7EF74B97" w14:textId="77777777" w:rsidR="00A20A63" w:rsidRDefault="001C2EF9">
      <w:pPr>
        <w:topLinePunct/>
        <w:spacing w:line="480" w:lineRule="auto"/>
        <w:ind w:firstLine="420"/>
        <w:jc w:val="center"/>
        <w:rPr>
          <w:sz w:val="21"/>
        </w:rPr>
      </w:pPr>
      <w:r>
        <w:rPr>
          <w:sz w:val="21"/>
        </w:rPr>
        <w:t xml:space="preserve">Fig. 5-2 </w:t>
      </w:r>
      <w:proofErr w:type="gramStart"/>
      <w:r>
        <w:rPr>
          <w:rFonts w:hint="eastAsia"/>
          <w:sz w:val="21"/>
        </w:rPr>
        <w:t>The</w:t>
      </w:r>
      <w:proofErr w:type="gramEnd"/>
      <w:r>
        <w:rPr>
          <w:rFonts w:hint="eastAsia"/>
          <w:sz w:val="21"/>
        </w:rPr>
        <w:t xml:space="preserve"> </w:t>
      </w:r>
      <w:r w:rsidR="008571DD">
        <w:rPr>
          <w:rFonts w:hint="eastAsia"/>
          <w:sz w:val="21"/>
        </w:rPr>
        <w:t>expressive speech synthesis</w:t>
      </w:r>
      <w:r>
        <w:rPr>
          <w:sz w:val="21"/>
        </w:rPr>
        <w:t xml:space="preserve"> system supporting multi-scale </w:t>
      </w:r>
      <w:r>
        <w:rPr>
          <w:rFonts w:hint="eastAsia"/>
          <w:sz w:val="21"/>
        </w:rPr>
        <w:t>emotion prediction</w:t>
      </w:r>
    </w:p>
    <w:p w14:paraId="701BE8BF" w14:textId="77777777" w:rsidR="00A20A63" w:rsidRDefault="001C2EF9">
      <w:pPr>
        <w:pStyle w:val="23"/>
      </w:pPr>
      <w:bookmarkStart w:id="170" w:name="_Toc437135888"/>
      <w:r>
        <w:rPr>
          <w:kern w:val="0"/>
        </w:rPr>
        <w:t>5.</w:t>
      </w:r>
      <w:r>
        <w:rPr>
          <w:rFonts w:hint="eastAsia"/>
          <w:kern w:val="0"/>
        </w:rPr>
        <w:t>5</w:t>
      </w:r>
      <w:r>
        <w:rPr>
          <w:kern w:val="0"/>
        </w:rPr>
        <w:t xml:space="preserve"> </w:t>
      </w:r>
      <w:r>
        <w:rPr>
          <w:rFonts w:hint="eastAsia"/>
          <w:kern w:val="0"/>
        </w:rPr>
        <w:t>实验与分析</w:t>
      </w:r>
      <w:bookmarkEnd w:id="170"/>
    </w:p>
    <w:p w14:paraId="79BCE231" w14:textId="77777777" w:rsidR="00A20A63" w:rsidRDefault="001C2EF9">
      <w:pPr>
        <w:ind w:firstLine="480"/>
      </w:pPr>
      <w:r>
        <w:rPr>
          <w:rFonts w:hint="eastAsia"/>
        </w:rPr>
        <w:t>本节将在第</w:t>
      </w:r>
      <w:r>
        <w:rPr>
          <w:rFonts w:hint="eastAsia"/>
        </w:rPr>
        <w:t>4</w:t>
      </w:r>
      <w:proofErr w:type="gramStart"/>
      <w:r>
        <w:rPr>
          <w:rFonts w:hint="eastAsia"/>
        </w:rPr>
        <w:t>章考虑</w:t>
      </w:r>
      <w:proofErr w:type="gramEnd"/>
      <w:r>
        <w:rPr>
          <w:rFonts w:hint="eastAsia"/>
        </w:rPr>
        <w:t>成分间相互影响的基础上加入不同文本分析单元间的影响，即上下文环境的影响，包括不同尺度文本单元间的影响和同一尺度下不同分析</w:t>
      </w:r>
      <w:r>
        <w:rPr>
          <w:rFonts w:hint="eastAsia"/>
        </w:rPr>
        <w:lastRenderedPageBreak/>
        <w:t>单元间的影响两种形式。本节将分别测试这两种形式的上下文信息对于</w:t>
      </w:r>
      <w:proofErr w:type="gramStart"/>
      <w:r>
        <w:rPr>
          <w:rFonts w:hint="eastAsia"/>
        </w:rPr>
        <w:t>句子级</w:t>
      </w:r>
      <w:proofErr w:type="gramEnd"/>
      <w:r>
        <w:rPr>
          <w:rFonts w:hint="eastAsia"/>
        </w:rPr>
        <w:t>情感分析的作用，最后将给出融合所有不同形式的影响的综合结果。</w:t>
      </w:r>
    </w:p>
    <w:p w14:paraId="5E3E66EA" w14:textId="77777777" w:rsidR="00A20A63" w:rsidRDefault="001C2EF9">
      <w:pPr>
        <w:ind w:firstLine="480"/>
      </w:pPr>
      <w:r>
        <w:rPr>
          <w:rFonts w:hint="eastAsia"/>
        </w:rPr>
        <w:t>评价指标仍以均方</w:t>
      </w:r>
      <w:r w:rsidR="00922C8E">
        <w:rPr>
          <w:rFonts w:hint="eastAsia"/>
        </w:rPr>
        <w:t>根</w:t>
      </w:r>
      <w:r>
        <w:rPr>
          <w:rFonts w:hint="eastAsia"/>
        </w:rPr>
        <w:t>误差</w:t>
      </w:r>
      <w:r>
        <w:rPr>
          <w:rFonts w:hint="eastAsia"/>
        </w:rPr>
        <w:t>RMSE</w:t>
      </w:r>
      <w:r>
        <w:rPr>
          <w:rFonts w:hint="eastAsia"/>
        </w:rPr>
        <w:t>为主，因为该预测任务仍是多维预测任务。除此之外，由于现有的情感分析工作多被当作分类任务，因此常使用的评价指标是可以综合衡量分类结果好坏的精准率（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值，其中，精准</w:t>
      </w:r>
      <w:proofErr w:type="gramStart"/>
      <w:r>
        <w:rPr>
          <w:rFonts w:hint="eastAsia"/>
        </w:rPr>
        <w:t>率表示</w:t>
      </w:r>
      <w:proofErr w:type="gramEnd"/>
      <w:r>
        <w:rPr>
          <w:rFonts w:hint="eastAsia"/>
        </w:rPr>
        <w:t>分给类别</w:t>
      </w:r>
      <w:r>
        <w:rPr>
          <w:rFonts w:hint="eastAsia"/>
        </w:rPr>
        <w:t>C</w:t>
      </w:r>
      <w:r>
        <w:rPr>
          <w:rFonts w:hint="eastAsia"/>
        </w:rPr>
        <w:t>中所有样本正确分类的比例，召回</w:t>
      </w:r>
      <w:proofErr w:type="gramStart"/>
      <w:r>
        <w:rPr>
          <w:rFonts w:hint="eastAsia"/>
        </w:rPr>
        <w:t>率表示</w:t>
      </w:r>
      <w:proofErr w:type="gramEnd"/>
      <w:r>
        <w:rPr>
          <w:rFonts w:hint="eastAsia"/>
        </w:rPr>
        <w:t>分给类别</w:t>
      </w:r>
      <w:r>
        <w:rPr>
          <w:rFonts w:hint="eastAsia"/>
        </w:rPr>
        <w:t>C</w:t>
      </w:r>
      <w:r>
        <w:rPr>
          <w:rFonts w:hint="eastAsia"/>
        </w:rPr>
        <w:t>中正确分类的样本</w:t>
      </w:r>
      <w:proofErr w:type="gramStart"/>
      <w:r>
        <w:rPr>
          <w:rFonts w:hint="eastAsia"/>
        </w:rPr>
        <w:t>占应该</w:t>
      </w:r>
      <w:proofErr w:type="gramEnd"/>
      <w:r>
        <w:rPr>
          <w:rFonts w:hint="eastAsia"/>
        </w:rPr>
        <w:t>分到类别</w:t>
      </w:r>
      <w:r>
        <w:rPr>
          <w:rFonts w:hint="eastAsia"/>
        </w:rPr>
        <w:t>C</w:t>
      </w:r>
      <w:r>
        <w:rPr>
          <w:rFonts w:hint="eastAsia"/>
        </w:rPr>
        <w:t>的比例，</w:t>
      </w:r>
      <w:r>
        <w:rPr>
          <w:rFonts w:hint="eastAsia"/>
        </w:rPr>
        <w:t>F1</w:t>
      </w:r>
      <w:r>
        <w:rPr>
          <w:rFonts w:hint="eastAsia"/>
        </w:rPr>
        <w:t>值表示二者的调和均值，即</w:t>
      </w:r>
      <w:r w:rsidR="00DD66D4" w:rsidRPr="00DD66D4">
        <w:rPr>
          <w:position w:val="-8"/>
          <w:sz w:val="21"/>
        </w:rPr>
        <w:object w:dxaOrig="5160" w:dyaOrig="340" w14:anchorId="188923D8">
          <v:shape id="_x0000_i1335" type="#_x0000_t75" style="width:258pt;height:17.25pt" o:ole="">
            <v:imagedata r:id="rId584" o:title=""/>
          </v:shape>
          <o:OLEObject Type="Embed" ProgID="Equation.DSMT4" ShapeID="_x0000_i1335" DrawAspect="Content" ObjectID="_1512233133" r:id="rId585"/>
        </w:object>
      </w:r>
      <w:r>
        <w:t xml:space="preserve"> </w:t>
      </w:r>
      <w:r>
        <w:rPr>
          <w:rFonts w:hint="eastAsia"/>
        </w:rPr>
        <w:t>。为使我们的工作与他人具有可比性，我们在最后也将给出使用这三个指标计算的结果。由于我们使用的情感模型描述内容众多且具有多维多强度的划分（分布式表示），因此难以做到对每个标注类别（每个维度上的每种强度）计算精准率、召回率和</w:t>
      </w:r>
      <w:r>
        <w:rPr>
          <w:rFonts w:hint="eastAsia"/>
        </w:rPr>
        <w:t>F1</w:t>
      </w:r>
      <w:r>
        <w:rPr>
          <w:rFonts w:hint="eastAsia"/>
        </w:rPr>
        <w:t>值，我们以发音描述为最终结果，给出其所有维度和所有强度的平均</w:t>
      </w:r>
      <w:r>
        <w:rPr>
          <w:rFonts w:hint="eastAsia"/>
        </w:rPr>
        <w:t>F1</w:t>
      </w:r>
      <w:r>
        <w:rPr>
          <w:rFonts w:hint="eastAsia"/>
        </w:rPr>
        <w:t>值、平均精准率和平均召回率。</w:t>
      </w:r>
    </w:p>
    <w:p w14:paraId="1AFEF541" w14:textId="77777777" w:rsidR="00A20A63" w:rsidRDefault="001C2EF9">
      <w:pPr>
        <w:ind w:firstLine="480"/>
      </w:pPr>
      <w:r>
        <w:rPr>
          <w:rFonts w:hint="eastAsia"/>
        </w:rPr>
        <w:t>测试所用数据集为第</w:t>
      </w:r>
      <w:r>
        <w:rPr>
          <w:rFonts w:hint="eastAsia"/>
        </w:rPr>
        <w:t>3</w:t>
      </w:r>
      <w:r>
        <w:rPr>
          <w:rFonts w:hint="eastAsia"/>
        </w:rPr>
        <w:t>章建立的情感语料库，共</w:t>
      </w:r>
      <w:r>
        <w:rPr>
          <w:rFonts w:hint="eastAsia"/>
        </w:rPr>
        <w:t>8600</w:t>
      </w:r>
      <w:r>
        <w:rPr>
          <w:rFonts w:hint="eastAsia"/>
        </w:rPr>
        <w:t>篇新闻播音稿，可分割为</w:t>
      </w:r>
      <w:r>
        <w:rPr>
          <w:rFonts w:hint="eastAsia"/>
        </w:rPr>
        <w:t>27431</w:t>
      </w:r>
      <w:r>
        <w:rPr>
          <w:rFonts w:hint="eastAsia"/>
        </w:rPr>
        <w:t>段和</w:t>
      </w:r>
      <w:r>
        <w:rPr>
          <w:rFonts w:hint="eastAsia"/>
        </w:rPr>
        <w:t>64568</w:t>
      </w:r>
      <w:r>
        <w:rPr>
          <w:rFonts w:hint="eastAsia"/>
        </w:rPr>
        <w:t>句，其中</w:t>
      </w:r>
      <w:r>
        <w:rPr>
          <w:rFonts w:hint="eastAsia"/>
        </w:rPr>
        <w:t>150</w:t>
      </w:r>
      <w:r>
        <w:rPr>
          <w:rFonts w:hint="eastAsia"/>
        </w:rPr>
        <w:t>篇为有标数据，可以分割为</w:t>
      </w:r>
      <w:r>
        <w:rPr>
          <w:rFonts w:hint="eastAsia"/>
        </w:rPr>
        <w:t>461</w:t>
      </w:r>
      <w:r>
        <w:rPr>
          <w:rFonts w:hint="eastAsia"/>
        </w:rPr>
        <w:t>段和</w:t>
      </w:r>
      <w:r>
        <w:rPr>
          <w:rFonts w:hint="eastAsia"/>
        </w:rPr>
        <w:t>661</w:t>
      </w:r>
      <w:r>
        <w:rPr>
          <w:rFonts w:hint="eastAsia"/>
        </w:rPr>
        <w:t>句。</w:t>
      </w:r>
    </w:p>
    <w:p w14:paraId="421374B6" w14:textId="77777777" w:rsidR="00A20A63" w:rsidRDefault="001C2EF9">
      <w:pPr>
        <w:ind w:firstLine="480"/>
      </w:pPr>
      <w:r>
        <w:rPr>
          <w:rFonts w:hint="eastAsia"/>
        </w:rPr>
        <w:t>主题模型和深度网络训练参数按第</w:t>
      </w:r>
      <w:r>
        <w:rPr>
          <w:rFonts w:hint="eastAsia"/>
        </w:rPr>
        <w:t>4</w:t>
      </w:r>
      <w:r>
        <w:rPr>
          <w:rFonts w:hint="eastAsia"/>
        </w:rPr>
        <w:t>章测试的结果进行设置，主题数</w:t>
      </w:r>
      <w:r>
        <w:rPr>
          <w:position w:val="-6"/>
        </w:rPr>
        <w:object w:dxaOrig="750" w:dyaOrig="300" w14:anchorId="6030D1EF">
          <v:shape id="_x0000_i1336" type="#_x0000_t75" style="width:37.5pt;height:15pt" o:ole="">
            <v:imagedata r:id="rId586" o:title=""/>
          </v:shape>
          <o:OLEObject Type="Embed" ProgID="Equation.DSMT4" ShapeID="_x0000_i1336" DrawAspect="Content" ObjectID="_1512233134" r:id="rId587"/>
        </w:object>
      </w:r>
      <w:r>
        <w:rPr>
          <w:rFonts w:hint="eastAsia"/>
        </w:rPr>
        <w:t>，</w:t>
      </w:r>
      <w:r>
        <w:t>超参数</w:t>
      </w:r>
      <w:r>
        <w:rPr>
          <w:position w:val="-10"/>
        </w:rPr>
        <w:object w:dxaOrig="870" w:dyaOrig="345" w14:anchorId="4BF2AE11">
          <v:shape id="_x0000_i1337" type="#_x0000_t75" style="width:43.5pt;height:17.25pt" o:ole="">
            <v:imagedata r:id="rId588" o:title=""/>
          </v:shape>
          <o:OLEObject Type="Embed" ProgID="Equation.DSMT4" ShapeID="_x0000_i1337" DrawAspect="Content" ObjectID="_1512233135" r:id="rId589"/>
        </w:object>
      </w:r>
      <w:r>
        <w:t>，</w:t>
      </w:r>
      <w:r>
        <w:rPr>
          <w:position w:val="-10"/>
        </w:rPr>
        <w:object w:dxaOrig="810" w:dyaOrig="315" w14:anchorId="380C9FC3">
          <v:shape id="_x0000_i1338" type="#_x0000_t75" style="width:40.5pt;height:15.75pt" o:ole="">
            <v:imagedata r:id="rId590" o:title=""/>
          </v:shape>
          <o:OLEObject Type="Embed" ProgID="Equation.DSMT4" ShapeID="_x0000_i1338" DrawAspect="Content" ObjectID="_1512233136" r:id="rId591"/>
        </w:object>
      </w:r>
      <w:r>
        <w:rPr>
          <w:rFonts w:hint="eastAsia"/>
        </w:rPr>
        <w:t>。本章采用</w:t>
      </w:r>
      <w:r>
        <w:rPr>
          <w:rFonts w:hint="eastAsia"/>
        </w:rPr>
        <w:t>IVDSN</w:t>
      </w:r>
      <w:r>
        <w:rPr>
          <w:rFonts w:hint="eastAsia"/>
        </w:rPr>
        <w:t>网络，隐含层节点数均设置为</w:t>
      </w:r>
      <w:r>
        <w:rPr>
          <w:rFonts w:hint="eastAsia"/>
        </w:rPr>
        <w:t>10</w:t>
      </w:r>
      <w:r>
        <w:rPr>
          <w:rFonts w:hint="eastAsia"/>
        </w:rPr>
        <w:t>，微调迭代次数和</w:t>
      </w:r>
      <w:r>
        <w:rPr>
          <w:rFonts w:hint="eastAsia"/>
        </w:rPr>
        <w:t>RBM</w:t>
      </w:r>
      <w:r>
        <w:rPr>
          <w:rFonts w:hint="eastAsia"/>
        </w:rPr>
        <w:t>循环周期也均设为</w:t>
      </w:r>
      <w:r>
        <w:rPr>
          <w:rFonts w:hint="eastAsia"/>
        </w:rPr>
        <w:t>10</w:t>
      </w:r>
      <w:r>
        <w:rPr>
          <w:rFonts w:hint="eastAsia"/>
        </w:rPr>
        <w:t>。</w:t>
      </w:r>
    </w:p>
    <w:p w14:paraId="7F71497F" w14:textId="77777777" w:rsidR="00A20A63" w:rsidRDefault="001C2EF9">
      <w:pPr>
        <w:ind w:firstLine="480"/>
      </w:pPr>
      <w:r>
        <w:rPr>
          <w:rFonts w:hint="eastAsia"/>
        </w:rPr>
        <w:t>网络仍通过首先利用全部样本（有标和无标）进行无监督预训练，之后利用有</w:t>
      </w:r>
      <w:proofErr w:type="gramStart"/>
      <w:r>
        <w:rPr>
          <w:rFonts w:hint="eastAsia"/>
        </w:rPr>
        <w:t>标数据</w:t>
      </w:r>
      <w:proofErr w:type="gramEnd"/>
      <w:r>
        <w:rPr>
          <w:rFonts w:hint="eastAsia"/>
        </w:rPr>
        <w:t>进行有监督微调的方法进行训练。由于本章进行</w:t>
      </w:r>
      <w:proofErr w:type="gramStart"/>
      <w:r>
        <w:rPr>
          <w:rFonts w:hint="eastAsia"/>
        </w:rPr>
        <w:t>句子级</w:t>
      </w:r>
      <w:proofErr w:type="gramEnd"/>
      <w:r>
        <w:rPr>
          <w:rFonts w:hint="eastAsia"/>
        </w:rPr>
        <w:t>情感预测，样本数相对</w:t>
      </w:r>
      <w:proofErr w:type="gramStart"/>
      <w:r>
        <w:rPr>
          <w:rFonts w:hint="eastAsia"/>
        </w:rPr>
        <w:t>篇章级</w:t>
      </w:r>
      <w:proofErr w:type="gramEnd"/>
      <w:r>
        <w:rPr>
          <w:rFonts w:hint="eastAsia"/>
        </w:rPr>
        <w:t>有所增加，因此且采用十折交叉验证的方法进行网络性能验证；同时由于神经网络预测结果的随机性，运行</w:t>
      </w:r>
      <w:r>
        <w:rPr>
          <w:rFonts w:hint="eastAsia"/>
        </w:rPr>
        <w:t>10</w:t>
      </w:r>
      <w:r>
        <w:rPr>
          <w:rFonts w:hint="eastAsia"/>
        </w:rPr>
        <w:t>次十折交叉验证，取其平均结果作为最终预测结果。</w:t>
      </w:r>
    </w:p>
    <w:p w14:paraId="381D961B" w14:textId="77777777" w:rsidR="00A20A63" w:rsidRDefault="001C2EF9">
      <w:pPr>
        <w:pStyle w:val="33"/>
      </w:pPr>
      <w:bookmarkStart w:id="171" w:name="_Toc437135889"/>
      <w:r>
        <w:rPr>
          <w:rFonts w:hint="eastAsia"/>
        </w:rPr>
        <w:t xml:space="preserve">5.5.1 </w:t>
      </w:r>
      <w:r>
        <w:rPr>
          <w:rFonts w:hint="eastAsia"/>
        </w:rPr>
        <w:t>不同尺度文本单元的影响</w:t>
      </w:r>
      <w:bookmarkEnd w:id="171"/>
    </w:p>
    <w:p w14:paraId="62146525" w14:textId="77777777" w:rsidR="00E37AC8" w:rsidRPr="0093201F" w:rsidRDefault="001C2EF9" w:rsidP="0093201F">
      <w:pPr>
        <w:ind w:firstLine="480"/>
      </w:pPr>
      <w:r>
        <w:t>本实验用于测试加入</w:t>
      </w:r>
      <w:r>
        <w:rPr>
          <w:rFonts w:hint="eastAsia"/>
        </w:rPr>
        <w:t>大</w:t>
      </w:r>
      <w:r>
        <w:t>尺度文本单元</w:t>
      </w:r>
      <w:r>
        <w:rPr>
          <w:rFonts w:hint="eastAsia"/>
        </w:rPr>
        <w:t>的情感信息</w:t>
      </w:r>
      <w:r>
        <w:t>对于小尺度单元情感预测的影响</w:t>
      </w:r>
      <w:r>
        <w:rPr>
          <w:rFonts w:hint="eastAsia"/>
        </w:rPr>
        <w:t>，</w:t>
      </w:r>
      <w:r>
        <w:t>以及该方式</w:t>
      </w:r>
      <w:r>
        <w:rPr>
          <w:rFonts w:hint="eastAsia"/>
        </w:rPr>
        <w:t>作为提供上下文环境的方法的有效性。以不加入其他尺度情感特征仅考虑本尺度本单元特征的预测结果作为基准（表</w:t>
      </w:r>
      <w:r>
        <w:rPr>
          <w:rFonts w:hint="eastAsia"/>
        </w:rPr>
        <w:t>5-1</w:t>
      </w:r>
      <w:r>
        <w:rPr>
          <w:rFonts w:hint="eastAsia"/>
        </w:rPr>
        <w:t>中斜体行），分别预测了</w:t>
      </w:r>
      <w:proofErr w:type="gramStart"/>
      <w:r>
        <w:rPr>
          <w:rFonts w:hint="eastAsia"/>
        </w:rPr>
        <w:t>段落级和句子级</w:t>
      </w:r>
      <w:proofErr w:type="gramEnd"/>
      <w:r>
        <w:rPr>
          <w:rFonts w:hint="eastAsia"/>
        </w:rPr>
        <w:t>的四种情感成分。本章实验在第</w:t>
      </w:r>
      <w:r>
        <w:rPr>
          <w:rFonts w:hint="eastAsia"/>
        </w:rPr>
        <w:t>4</w:t>
      </w:r>
      <w:r>
        <w:rPr>
          <w:rFonts w:hint="eastAsia"/>
        </w:rPr>
        <w:t>章提出的言语情感预测模型基础上进行，因此本尺度特征在文本特征基础上还要考虑其他情感成分的影响，即</w:t>
      </w:r>
      <w:proofErr w:type="gramStart"/>
      <w:r>
        <w:rPr>
          <w:rFonts w:hint="eastAsia"/>
        </w:rPr>
        <w:t>各其他</w:t>
      </w:r>
      <w:proofErr w:type="gramEnd"/>
      <w:r>
        <w:rPr>
          <w:rFonts w:hint="eastAsia"/>
        </w:rPr>
        <w:t>成分按生成顺序依次堆叠作为后面成分的部分输入。跨尺度特征采用</w:t>
      </w:r>
      <w:r>
        <w:rPr>
          <w:rFonts w:hint="eastAsia"/>
        </w:rPr>
        <w:t>5.2</w:t>
      </w:r>
      <w:r>
        <w:rPr>
          <w:rFonts w:hint="eastAsia"/>
        </w:rPr>
        <w:t>节所叙述的大尺度单元相同情感成分间的堆叠。</w:t>
      </w:r>
    </w:p>
    <w:p w14:paraId="43792664" w14:textId="77777777" w:rsidR="007A7053" w:rsidRDefault="007A7053" w:rsidP="00154E69">
      <w:pPr>
        <w:ind w:firstLineChars="0" w:firstLine="0"/>
        <w:rPr>
          <w:sz w:val="21"/>
        </w:rPr>
      </w:pPr>
    </w:p>
    <w:p w14:paraId="19C29E07" w14:textId="77777777" w:rsidR="00A20A63" w:rsidRDefault="001C2EF9">
      <w:pPr>
        <w:ind w:firstLine="420"/>
        <w:jc w:val="center"/>
        <w:rPr>
          <w:sz w:val="21"/>
        </w:rPr>
      </w:pPr>
      <w:r>
        <w:rPr>
          <w:rFonts w:hint="eastAsia"/>
          <w:sz w:val="21"/>
        </w:rPr>
        <w:t>表</w:t>
      </w:r>
      <w:r>
        <w:rPr>
          <w:rFonts w:hint="eastAsia"/>
          <w:sz w:val="21"/>
        </w:rPr>
        <w:t xml:space="preserve">5-1 </w:t>
      </w:r>
      <w:r>
        <w:rPr>
          <w:rFonts w:hint="eastAsia"/>
          <w:sz w:val="21"/>
        </w:rPr>
        <w:t>加入不同尺度文本单元影响的</w:t>
      </w:r>
      <w:proofErr w:type="gramStart"/>
      <w:r>
        <w:rPr>
          <w:rFonts w:hint="eastAsia"/>
          <w:sz w:val="21"/>
        </w:rPr>
        <w:t>段落级和句子级</w:t>
      </w:r>
      <w:proofErr w:type="gramEnd"/>
      <w:r>
        <w:rPr>
          <w:rFonts w:hint="eastAsia"/>
          <w:sz w:val="21"/>
        </w:rPr>
        <w:t>情感预测结果</w:t>
      </w:r>
      <w:r>
        <w:rPr>
          <w:rFonts w:hint="eastAsia"/>
          <w:sz w:val="21"/>
        </w:rPr>
        <w:t>(RMSE)</w:t>
      </w:r>
    </w:p>
    <w:p w14:paraId="5A3521E5" w14:textId="77777777" w:rsidR="00A20A63" w:rsidRDefault="001C2EF9">
      <w:pPr>
        <w:ind w:firstLine="420"/>
        <w:jc w:val="center"/>
        <w:rPr>
          <w:sz w:val="21"/>
        </w:rPr>
      </w:pPr>
      <w:r>
        <w:rPr>
          <w:rFonts w:hint="eastAsia"/>
          <w:sz w:val="21"/>
        </w:rPr>
        <w:lastRenderedPageBreak/>
        <w:t xml:space="preserve">Table 5-1 </w:t>
      </w:r>
      <w:r>
        <w:rPr>
          <w:sz w:val="21"/>
        </w:rPr>
        <w:t>The RMSEs of the four components at paragraph level and sentence level</w:t>
      </w:r>
      <w:r>
        <w:rPr>
          <w:rFonts w:hint="eastAsia"/>
          <w:sz w:val="21"/>
        </w:rPr>
        <w:t xml:space="preserve"> </w:t>
      </w:r>
      <w:r>
        <w:rPr>
          <w:sz w:val="21"/>
        </w:rPr>
        <w:t>with or without higher-level features stacked</w:t>
      </w:r>
    </w:p>
    <w:tbl>
      <w:tblPr>
        <w:tblW w:w="7886" w:type="dxa"/>
        <w:jc w:val="center"/>
        <w:tblLayout w:type="fixed"/>
        <w:tblCellMar>
          <w:left w:w="85" w:type="dxa"/>
          <w:right w:w="85" w:type="dxa"/>
        </w:tblCellMar>
        <w:tblLook w:val="04A0" w:firstRow="1" w:lastRow="0" w:firstColumn="1" w:lastColumn="0" w:noHBand="0" w:noVBand="1"/>
      </w:tblPr>
      <w:tblGrid>
        <w:gridCol w:w="854"/>
        <w:gridCol w:w="1962"/>
        <w:gridCol w:w="1161"/>
        <w:gridCol w:w="1595"/>
        <w:gridCol w:w="1161"/>
        <w:gridCol w:w="1153"/>
      </w:tblGrid>
      <w:tr w:rsidR="00A20A63" w14:paraId="562C8FFD" w14:textId="77777777">
        <w:trPr>
          <w:trHeight w:val="283"/>
          <w:jc w:val="center"/>
        </w:trPr>
        <w:tc>
          <w:tcPr>
            <w:tcW w:w="854" w:type="dxa"/>
            <w:tcBorders>
              <w:top w:val="single" w:sz="4" w:space="0" w:color="auto"/>
              <w:left w:val="nil"/>
              <w:bottom w:val="single" w:sz="4" w:space="0" w:color="auto"/>
              <w:right w:val="nil"/>
            </w:tcBorders>
            <w:shd w:val="clear" w:color="auto" w:fill="auto"/>
            <w:vAlign w:val="center"/>
          </w:tcPr>
          <w:p w14:paraId="4362469A" w14:textId="77777777" w:rsidR="00A20A63" w:rsidRDefault="00A20A63">
            <w:pPr>
              <w:ind w:firstLineChars="0" w:firstLine="0"/>
              <w:rPr>
                <w:sz w:val="21"/>
              </w:rPr>
            </w:pPr>
          </w:p>
        </w:tc>
        <w:tc>
          <w:tcPr>
            <w:tcW w:w="1962" w:type="dxa"/>
            <w:tcBorders>
              <w:top w:val="single" w:sz="4" w:space="0" w:color="auto"/>
              <w:left w:val="nil"/>
              <w:bottom w:val="single" w:sz="4" w:space="0" w:color="auto"/>
              <w:right w:val="nil"/>
            </w:tcBorders>
            <w:shd w:val="clear" w:color="auto" w:fill="auto"/>
            <w:vAlign w:val="center"/>
          </w:tcPr>
          <w:p w14:paraId="2C3B57D1" w14:textId="77777777" w:rsidR="00A20A63" w:rsidRDefault="001C2EF9">
            <w:pPr>
              <w:ind w:firstLineChars="0" w:firstLine="0"/>
              <w:rPr>
                <w:sz w:val="21"/>
              </w:rPr>
            </w:pPr>
            <w:r>
              <w:rPr>
                <w:rFonts w:hint="eastAsia"/>
                <w:sz w:val="21"/>
              </w:rPr>
              <w:t>特征组合</w:t>
            </w:r>
          </w:p>
        </w:tc>
        <w:tc>
          <w:tcPr>
            <w:tcW w:w="1161" w:type="dxa"/>
            <w:tcBorders>
              <w:top w:val="single" w:sz="4" w:space="0" w:color="auto"/>
              <w:left w:val="nil"/>
              <w:bottom w:val="single" w:sz="4" w:space="0" w:color="auto"/>
              <w:right w:val="nil"/>
            </w:tcBorders>
            <w:shd w:val="clear" w:color="auto" w:fill="auto"/>
            <w:vAlign w:val="center"/>
          </w:tcPr>
          <w:p w14:paraId="7BA4A68B"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7696167B" w14:textId="77777777" w:rsidR="00A20A63" w:rsidRDefault="001C2EF9">
            <w:pPr>
              <w:ind w:firstLineChars="0" w:firstLine="0"/>
              <w:rPr>
                <w:sz w:val="21"/>
              </w:rPr>
            </w:pPr>
            <w:r>
              <w:rPr>
                <w:rFonts w:hint="eastAsia"/>
                <w:sz w:val="21"/>
              </w:rPr>
              <w:t>心理</w:t>
            </w:r>
            <w:r>
              <w:rPr>
                <w:sz w:val="21"/>
              </w:rPr>
              <w:t>感受</w:t>
            </w:r>
          </w:p>
        </w:tc>
        <w:tc>
          <w:tcPr>
            <w:tcW w:w="1161" w:type="dxa"/>
            <w:tcBorders>
              <w:top w:val="single" w:sz="4" w:space="0" w:color="auto"/>
              <w:left w:val="nil"/>
              <w:bottom w:val="single" w:sz="4" w:space="0" w:color="auto"/>
              <w:right w:val="nil"/>
            </w:tcBorders>
            <w:shd w:val="clear" w:color="auto" w:fill="auto"/>
            <w:vAlign w:val="center"/>
          </w:tcPr>
          <w:p w14:paraId="76E973C7"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750B8650" w14:textId="77777777" w:rsidR="00A20A63" w:rsidRDefault="001C2EF9">
            <w:pPr>
              <w:ind w:firstLineChars="0" w:firstLine="0"/>
              <w:rPr>
                <w:sz w:val="21"/>
              </w:rPr>
            </w:pPr>
            <w:r>
              <w:rPr>
                <w:rFonts w:hint="eastAsia"/>
                <w:sz w:val="21"/>
              </w:rPr>
              <w:t>发音</w:t>
            </w:r>
            <w:r>
              <w:rPr>
                <w:sz w:val="21"/>
              </w:rPr>
              <w:t>描述</w:t>
            </w:r>
          </w:p>
        </w:tc>
      </w:tr>
      <w:tr w:rsidR="00A20A63" w14:paraId="7CFCA214" w14:textId="77777777">
        <w:trPr>
          <w:trHeight w:val="283"/>
          <w:jc w:val="center"/>
        </w:trPr>
        <w:tc>
          <w:tcPr>
            <w:tcW w:w="854" w:type="dxa"/>
            <w:tcBorders>
              <w:top w:val="single" w:sz="4" w:space="0" w:color="auto"/>
              <w:left w:val="nil"/>
              <w:right w:val="nil"/>
            </w:tcBorders>
            <w:shd w:val="clear" w:color="auto" w:fill="auto"/>
            <w:vAlign w:val="center"/>
          </w:tcPr>
          <w:p w14:paraId="069CD087" w14:textId="77777777" w:rsidR="00A20A63" w:rsidRDefault="001C2EF9">
            <w:pPr>
              <w:ind w:firstLineChars="0" w:firstLine="0"/>
              <w:rPr>
                <w:sz w:val="21"/>
              </w:rPr>
            </w:pPr>
            <w:proofErr w:type="gramStart"/>
            <w:r>
              <w:rPr>
                <w:rFonts w:hint="eastAsia"/>
                <w:sz w:val="21"/>
              </w:rPr>
              <w:t>段预测</w:t>
            </w:r>
            <w:proofErr w:type="gramEnd"/>
          </w:p>
        </w:tc>
        <w:tc>
          <w:tcPr>
            <w:tcW w:w="1962" w:type="dxa"/>
            <w:tcBorders>
              <w:top w:val="single" w:sz="4" w:space="0" w:color="auto"/>
              <w:left w:val="nil"/>
              <w:right w:val="nil"/>
            </w:tcBorders>
            <w:shd w:val="clear" w:color="auto" w:fill="auto"/>
            <w:vAlign w:val="center"/>
          </w:tcPr>
          <w:p w14:paraId="48F888EF" w14:textId="77777777" w:rsidR="00A20A63" w:rsidRDefault="001C2EF9">
            <w:pPr>
              <w:ind w:firstLineChars="0" w:firstLine="0"/>
              <w:rPr>
                <w:i/>
                <w:sz w:val="21"/>
              </w:rPr>
            </w:pPr>
            <w:r>
              <w:rPr>
                <w:i/>
                <w:sz w:val="21"/>
              </w:rPr>
              <w:t>para</w:t>
            </w:r>
            <w:r>
              <w:rPr>
                <w:rFonts w:hint="eastAsia"/>
                <w:i/>
                <w:sz w:val="21"/>
              </w:rPr>
              <w:t>1</w:t>
            </w:r>
          </w:p>
        </w:tc>
        <w:tc>
          <w:tcPr>
            <w:tcW w:w="1161" w:type="dxa"/>
            <w:tcBorders>
              <w:top w:val="single" w:sz="4" w:space="0" w:color="auto"/>
              <w:left w:val="nil"/>
              <w:right w:val="nil"/>
            </w:tcBorders>
            <w:shd w:val="clear" w:color="auto" w:fill="auto"/>
            <w:vAlign w:val="center"/>
          </w:tcPr>
          <w:p w14:paraId="01AA1404" w14:textId="77777777" w:rsidR="00A20A63" w:rsidRDefault="001C2EF9">
            <w:pPr>
              <w:ind w:firstLineChars="0" w:firstLine="0"/>
              <w:rPr>
                <w:i/>
                <w:sz w:val="21"/>
              </w:rPr>
            </w:pPr>
            <w:r>
              <w:rPr>
                <w:i/>
                <w:sz w:val="21"/>
              </w:rPr>
              <w:t>2.40</w:t>
            </w:r>
          </w:p>
        </w:tc>
        <w:tc>
          <w:tcPr>
            <w:tcW w:w="1595" w:type="dxa"/>
            <w:tcBorders>
              <w:top w:val="single" w:sz="4" w:space="0" w:color="auto"/>
              <w:left w:val="nil"/>
              <w:right w:val="nil"/>
            </w:tcBorders>
            <w:shd w:val="clear" w:color="auto" w:fill="auto"/>
            <w:vAlign w:val="center"/>
          </w:tcPr>
          <w:p w14:paraId="74CE9319" w14:textId="77777777" w:rsidR="00A20A63" w:rsidRDefault="001C2EF9">
            <w:pPr>
              <w:ind w:firstLineChars="0" w:firstLine="0"/>
              <w:rPr>
                <w:i/>
                <w:sz w:val="21"/>
              </w:rPr>
            </w:pPr>
            <w:r>
              <w:rPr>
                <w:i/>
                <w:sz w:val="21"/>
              </w:rPr>
              <w:t>1.64</w:t>
            </w:r>
          </w:p>
        </w:tc>
        <w:tc>
          <w:tcPr>
            <w:tcW w:w="1161" w:type="dxa"/>
            <w:tcBorders>
              <w:top w:val="single" w:sz="4" w:space="0" w:color="auto"/>
              <w:left w:val="nil"/>
              <w:right w:val="nil"/>
            </w:tcBorders>
            <w:shd w:val="clear" w:color="auto" w:fill="auto"/>
            <w:vAlign w:val="center"/>
          </w:tcPr>
          <w:p w14:paraId="33EE2862" w14:textId="77777777" w:rsidR="00A20A63" w:rsidRDefault="001C2EF9">
            <w:pPr>
              <w:ind w:firstLineChars="0" w:firstLine="0"/>
              <w:rPr>
                <w:i/>
                <w:sz w:val="21"/>
              </w:rPr>
            </w:pPr>
            <w:r>
              <w:rPr>
                <w:i/>
                <w:sz w:val="21"/>
              </w:rPr>
              <w:t>0.55</w:t>
            </w:r>
          </w:p>
        </w:tc>
        <w:tc>
          <w:tcPr>
            <w:tcW w:w="1153" w:type="dxa"/>
            <w:tcBorders>
              <w:top w:val="single" w:sz="4" w:space="0" w:color="auto"/>
              <w:left w:val="nil"/>
              <w:right w:val="nil"/>
            </w:tcBorders>
            <w:shd w:val="clear" w:color="auto" w:fill="auto"/>
            <w:vAlign w:val="center"/>
          </w:tcPr>
          <w:p w14:paraId="5290182F" w14:textId="77777777" w:rsidR="00A20A63" w:rsidRDefault="001C2EF9">
            <w:pPr>
              <w:ind w:firstLineChars="0" w:firstLine="0"/>
              <w:rPr>
                <w:i/>
                <w:sz w:val="21"/>
              </w:rPr>
            </w:pPr>
            <w:r>
              <w:rPr>
                <w:i/>
                <w:sz w:val="21"/>
              </w:rPr>
              <w:t>2.25</w:t>
            </w:r>
          </w:p>
        </w:tc>
      </w:tr>
      <w:tr w:rsidR="00A20A63" w14:paraId="76394F73" w14:textId="77777777">
        <w:trPr>
          <w:trHeight w:val="283"/>
          <w:jc w:val="center"/>
        </w:trPr>
        <w:tc>
          <w:tcPr>
            <w:tcW w:w="854" w:type="dxa"/>
            <w:tcBorders>
              <w:top w:val="nil"/>
              <w:left w:val="nil"/>
              <w:bottom w:val="single" w:sz="4" w:space="0" w:color="auto"/>
              <w:right w:val="nil"/>
            </w:tcBorders>
            <w:shd w:val="clear" w:color="auto" w:fill="auto"/>
            <w:vAlign w:val="center"/>
          </w:tcPr>
          <w:p w14:paraId="02E2E5C3"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5950D21" w14:textId="77777777" w:rsidR="00A20A63" w:rsidRDefault="001C2EF9">
            <w:pPr>
              <w:ind w:firstLineChars="0" w:firstLine="0"/>
              <w:rPr>
                <w:sz w:val="21"/>
              </w:rPr>
            </w:pPr>
            <w:r>
              <w:rPr>
                <w:sz w:val="21"/>
              </w:rPr>
              <w:t>para</w:t>
            </w:r>
            <w:r>
              <w:rPr>
                <w:rFonts w:hint="eastAsia"/>
                <w:sz w:val="21"/>
              </w:rPr>
              <w:t>1</w:t>
            </w:r>
            <w:r>
              <w:rPr>
                <w:sz w:val="21"/>
              </w:rPr>
              <w:t>+doc</w:t>
            </w:r>
          </w:p>
        </w:tc>
        <w:tc>
          <w:tcPr>
            <w:tcW w:w="1161" w:type="dxa"/>
            <w:tcBorders>
              <w:top w:val="nil"/>
              <w:left w:val="nil"/>
              <w:bottom w:val="single" w:sz="4" w:space="0" w:color="auto"/>
              <w:right w:val="nil"/>
            </w:tcBorders>
            <w:shd w:val="clear" w:color="auto" w:fill="auto"/>
            <w:vAlign w:val="center"/>
          </w:tcPr>
          <w:p w14:paraId="52259A09" w14:textId="77777777" w:rsidR="00A20A63" w:rsidRDefault="001C2EF9">
            <w:pPr>
              <w:ind w:firstLineChars="0" w:firstLine="0"/>
              <w:rPr>
                <w:b/>
                <w:sz w:val="21"/>
              </w:rPr>
            </w:pPr>
            <w:r>
              <w:rPr>
                <w:b/>
                <w:sz w:val="21"/>
              </w:rPr>
              <w:t>1.93</w:t>
            </w:r>
          </w:p>
        </w:tc>
        <w:tc>
          <w:tcPr>
            <w:tcW w:w="1595" w:type="dxa"/>
            <w:tcBorders>
              <w:top w:val="nil"/>
              <w:left w:val="nil"/>
              <w:bottom w:val="single" w:sz="4" w:space="0" w:color="auto"/>
              <w:right w:val="nil"/>
            </w:tcBorders>
            <w:shd w:val="clear" w:color="auto" w:fill="auto"/>
            <w:vAlign w:val="center"/>
          </w:tcPr>
          <w:p w14:paraId="07931D18" w14:textId="77777777" w:rsidR="00A20A63" w:rsidRDefault="001C2EF9">
            <w:pPr>
              <w:ind w:firstLineChars="0" w:firstLine="0"/>
              <w:rPr>
                <w:b/>
                <w:sz w:val="21"/>
              </w:rPr>
            </w:pPr>
            <w:r>
              <w:rPr>
                <w:b/>
                <w:sz w:val="21"/>
              </w:rPr>
              <w:t>1.55</w:t>
            </w:r>
          </w:p>
        </w:tc>
        <w:tc>
          <w:tcPr>
            <w:tcW w:w="1161" w:type="dxa"/>
            <w:tcBorders>
              <w:top w:val="nil"/>
              <w:left w:val="nil"/>
              <w:bottom w:val="single" w:sz="4" w:space="0" w:color="auto"/>
              <w:right w:val="nil"/>
            </w:tcBorders>
            <w:shd w:val="clear" w:color="auto" w:fill="auto"/>
            <w:vAlign w:val="center"/>
          </w:tcPr>
          <w:p w14:paraId="31CFE2AF" w14:textId="77777777" w:rsidR="00A20A63" w:rsidRDefault="001C2EF9">
            <w:pPr>
              <w:ind w:firstLineChars="0" w:firstLine="0"/>
              <w:rPr>
                <w:b/>
                <w:sz w:val="21"/>
              </w:rPr>
            </w:pPr>
            <w:r>
              <w:rPr>
                <w:b/>
                <w:sz w:val="21"/>
              </w:rPr>
              <w:t>0.55</w:t>
            </w:r>
          </w:p>
        </w:tc>
        <w:tc>
          <w:tcPr>
            <w:tcW w:w="1153" w:type="dxa"/>
            <w:tcBorders>
              <w:top w:val="nil"/>
              <w:left w:val="nil"/>
              <w:bottom w:val="single" w:sz="4" w:space="0" w:color="auto"/>
              <w:right w:val="nil"/>
            </w:tcBorders>
            <w:shd w:val="clear" w:color="auto" w:fill="auto"/>
            <w:vAlign w:val="center"/>
          </w:tcPr>
          <w:p w14:paraId="0F381990" w14:textId="77777777" w:rsidR="00A20A63" w:rsidRDefault="001C2EF9">
            <w:pPr>
              <w:ind w:firstLineChars="0" w:firstLine="0"/>
              <w:rPr>
                <w:b/>
                <w:sz w:val="21"/>
              </w:rPr>
            </w:pPr>
            <w:r>
              <w:rPr>
                <w:b/>
                <w:sz w:val="21"/>
              </w:rPr>
              <w:t>2.04</w:t>
            </w:r>
          </w:p>
        </w:tc>
      </w:tr>
      <w:tr w:rsidR="00A20A63" w14:paraId="0CD1E040" w14:textId="77777777">
        <w:trPr>
          <w:trHeight w:val="283"/>
          <w:jc w:val="center"/>
        </w:trPr>
        <w:tc>
          <w:tcPr>
            <w:tcW w:w="854" w:type="dxa"/>
            <w:tcBorders>
              <w:top w:val="single" w:sz="4" w:space="0" w:color="auto"/>
              <w:left w:val="nil"/>
              <w:bottom w:val="nil"/>
              <w:right w:val="nil"/>
            </w:tcBorders>
            <w:shd w:val="clear" w:color="auto" w:fill="auto"/>
            <w:vAlign w:val="center"/>
          </w:tcPr>
          <w:p w14:paraId="0FA9DA14" w14:textId="77777777" w:rsidR="00A20A63" w:rsidRDefault="001C2EF9">
            <w:pPr>
              <w:ind w:firstLineChars="0" w:firstLine="0"/>
              <w:rPr>
                <w:sz w:val="21"/>
              </w:rPr>
            </w:pPr>
            <w:proofErr w:type="gramStart"/>
            <w:r>
              <w:rPr>
                <w:sz w:val="21"/>
              </w:rPr>
              <w:t>句预测</w:t>
            </w:r>
            <w:proofErr w:type="gramEnd"/>
          </w:p>
        </w:tc>
        <w:tc>
          <w:tcPr>
            <w:tcW w:w="1962" w:type="dxa"/>
            <w:tcBorders>
              <w:top w:val="single" w:sz="4" w:space="0" w:color="auto"/>
              <w:left w:val="nil"/>
              <w:bottom w:val="nil"/>
              <w:right w:val="nil"/>
            </w:tcBorders>
            <w:shd w:val="clear" w:color="auto" w:fill="auto"/>
            <w:vAlign w:val="center"/>
          </w:tcPr>
          <w:p w14:paraId="021FE8F1" w14:textId="77777777" w:rsidR="00A20A63" w:rsidRDefault="001C2EF9">
            <w:pPr>
              <w:ind w:firstLineChars="0" w:firstLine="0"/>
              <w:rPr>
                <w:i/>
                <w:sz w:val="21"/>
              </w:rPr>
            </w:pPr>
            <w:r>
              <w:rPr>
                <w:i/>
                <w:sz w:val="21"/>
              </w:rPr>
              <w:t>sen</w:t>
            </w:r>
          </w:p>
        </w:tc>
        <w:tc>
          <w:tcPr>
            <w:tcW w:w="1161" w:type="dxa"/>
            <w:tcBorders>
              <w:top w:val="single" w:sz="4" w:space="0" w:color="auto"/>
              <w:left w:val="nil"/>
              <w:bottom w:val="nil"/>
              <w:right w:val="nil"/>
            </w:tcBorders>
            <w:shd w:val="clear" w:color="auto" w:fill="auto"/>
            <w:vAlign w:val="center"/>
          </w:tcPr>
          <w:p w14:paraId="1D381775"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0BE895F0" w14:textId="77777777" w:rsidR="00A20A63" w:rsidRDefault="001C2EF9">
            <w:pPr>
              <w:ind w:firstLineChars="0" w:firstLine="0"/>
              <w:rPr>
                <w:i/>
                <w:sz w:val="21"/>
              </w:rPr>
            </w:pPr>
            <w:r>
              <w:rPr>
                <w:i/>
                <w:sz w:val="21"/>
              </w:rPr>
              <w:t>1.60</w:t>
            </w:r>
          </w:p>
        </w:tc>
        <w:tc>
          <w:tcPr>
            <w:tcW w:w="1161" w:type="dxa"/>
            <w:tcBorders>
              <w:top w:val="single" w:sz="4" w:space="0" w:color="auto"/>
              <w:left w:val="nil"/>
              <w:bottom w:val="nil"/>
              <w:right w:val="nil"/>
            </w:tcBorders>
            <w:shd w:val="clear" w:color="auto" w:fill="auto"/>
            <w:vAlign w:val="center"/>
          </w:tcPr>
          <w:p w14:paraId="74CCC5AB"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6EC814C6" w14:textId="77777777" w:rsidR="00A20A63" w:rsidRDefault="001C2EF9">
            <w:pPr>
              <w:ind w:firstLineChars="0" w:firstLine="0"/>
              <w:rPr>
                <w:i/>
                <w:sz w:val="21"/>
              </w:rPr>
            </w:pPr>
            <w:r>
              <w:rPr>
                <w:i/>
                <w:sz w:val="21"/>
              </w:rPr>
              <w:t>2.21</w:t>
            </w:r>
          </w:p>
        </w:tc>
      </w:tr>
      <w:tr w:rsidR="00A20A63" w14:paraId="055CEAA8" w14:textId="77777777">
        <w:trPr>
          <w:trHeight w:val="283"/>
          <w:jc w:val="center"/>
        </w:trPr>
        <w:tc>
          <w:tcPr>
            <w:tcW w:w="854" w:type="dxa"/>
            <w:tcBorders>
              <w:top w:val="nil"/>
              <w:left w:val="nil"/>
              <w:bottom w:val="nil"/>
              <w:right w:val="nil"/>
            </w:tcBorders>
            <w:shd w:val="clear" w:color="auto" w:fill="auto"/>
            <w:vAlign w:val="center"/>
          </w:tcPr>
          <w:p w14:paraId="6A94B583" w14:textId="77777777" w:rsidR="00A20A63" w:rsidRDefault="00A20A63">
            <w:pPr>
              <w:ind w:firstLineChars="0" w:firstLine="0"/>
              <w:rPr>
                <w:sz w:val="21"/>
              </w:rPr>
            </w:pPr>
          </w:p>
        </w:tc>
        <w:tc>
          <w:tcPr>
            <w:tcW w:w="1962" w:type="dxa"/>
            <w:tcBorders>
              <w:top w:val="nil"/>
              <w:left w:val="nil"/>
              <w:bottom w:val="nil"/>
              <w:right w:val="nil"/>
            </w:tcBorders>
            <w:shd w:val="clear" w:color="auto" w:fill="auto"/>
            <w:vAlign w:val="center"/>
          </w:tcPr>
          <w:p w14:paraId="6604609E" w14:textId="77777777" w:rsidR="00A20A63" w:rsidRDefault="001C2EF9">
            <w:pPr>
              <w:ind w:firstLineChars="0" w:firstLine="0"/>
              <w:rPr>
                <w:sz w:val="21"/>
              </w:rPr>
            </w:pPr>
            <w:r>
              <w:rPr>
                <w:sz w:val="21"/>
              </w:rPr>
              <w:t>sen + doc</w:t>
            </w:r>
          </w:p>
        </w:tc>
        <w:tc>
          <w:tcPr>
            <w:tcW w:w="1161" w:type="dxa"/>
            <w:tcBorders>
              <w:top w:val="nil"/>
              <w:left w:val="nil"/>
              <w:bottom w:val="nil"/>
              <w:right w:val="nil"/>
            </w:tcBorders>
            <w:shd w:val="clear" w:color="auto" w:fill="auto"/>
            <w:vAlign w:val="center"/>
          </w:tcPr>
          <w:p w14:paraId="50FB7B2B" w14:textId="77777777" w:rsidR="00A20A63" w:rsidRDefault="001C2EF9">
            <w:pPr>
              <w:ind w:firstLineChars="0" w:firstLine="0"/>
              <w:rPr>
                <w:sz w:val="21"/>
              </w:rPr>
            </w:pPr>
            <w:r>
              <w:rPr>
                <w:sz w:val="21"/>
              </w:rPr>
              <w:t>1.93</w:t>
            </w:r>
          </w:p>
        </w:tc>
        <w:tc>
          <w:tcPr>
            <w:tcW w:w="1595" w:type="dxa"/>
            <w:tcBorders>
              <w:top w:val="nil"/>
              <w:left w:val="nil"/>
              <w:bottom w:val="nil"/>
              <w:right w:val="nil"/>
            </w:tcBorders>
            <w:shd w:val="clear" w:color="auto" w:fill="auto"/>
            <w:vAlign w:val="center"/>
          </w:tcPr>
          <w:p w14:paraId="5AB0FE6E" w14:textId="77777777" w:rsidR="00A20A63" w:rsidRDefault="001C2EF9">
            <w:pPr>
              <w:ind w:firstLineChars="0" w:firstLine="0"/>
              <w:rPr>
                <w:sz w:val="21"/>
              </w:rPr>
            </w:pPr>
            <w:r>
              <w:rPr>
                <w:sz w:val="21"/>
              </w:rPr>
              <w:t>1.48</w:t>
            </w:r>
          </w:p>
        </w:tc>
        <w:tc>
          <w:tcPr>
            <w:tcW w:w="1161" w:type="dxa"/>
            <w:tcBorders>
              <w:top w:val="nil"/>
              <w:left w:val="nil"/>
              <w:bottom w:val="nil"/>
              <w:right w:val="nil"/>
            </w:tcBorders>
            <w:shd w:val="clear" w:color="auto" w:fill="auto"/>
            <w:vAlign w:val="center"/>
          </w:tcPr>
          <w:p w14:paraId="531DABAF" w14:textId="77777777" w:rsidR="00A20A63" w:rsidRDefault="001C2EF9">
            <w:pPr>
              <w:ind w:firstLineChars="0" w:firstLine="0"/>
              <w:rPr>
                <w:sz w:val="21"/>
              </w:rPr>
            </w:pPr>
            <w:r>
              <w:rPr>
                <w:sz w:val="21"/>
              </w:rPr>
              <w:t>0.61</w:t>
            </w:r>
          </w:p>
        </w:tc>
        <w:tc>
          <w:tcPr>
            <w:tcW w:w="1153" w:type="dxa"/>
            <w:tcBorders>
              <w:top w:val="nil"/>
              <w:left w:val="nil"/>
              <w:bottom w:val="nil"/>
              <w:right w:val="nil"/>
            </w:tcBorders>
            <w:shd w:val="clear" w:color="auto" w:fill="auto"/>
            <w:vAlign w:val="center"/>
          </w:tcPr>
          <w:p w14:paraId="34503DBA" w14:textId="77777777" w:rsidR="00A20A63" w:rsidRDefault="001C2EF9">
            <w:pPr>
              <w:ind w:firstLineChars="0" w:firstLine="0"/>
              <w:rPr>
                <w:sz w:val="21"/>
              </w:rPr>
            </w:pPr>
            <w:r>
              <w:rPr>
                <w:sz w:val="21"/>
              </w:rPr>
              <w:t>2.06</w:t>
            </w:r>
          </w:p>
        </w:tc>
      </w:tr>
      <w:tr w:rsidR="00A20A63" w14:paraId="2F887EDC" w14:textId="77777777">
        <w:trPr>
          <w:trHeight w:val="283"/>
          <w:jc w:val="center"/>
        </w:trPr>
        <w:tc>
          <w:tcPr>
            <w:tcW w:w="854" w:type="dxa"/>
            <w:tcBorders>
              <w:top w:val="nil"/>
              <w:left w:val="nil"/>
              <w:right w:val="nil"/>
            </w:tcBorders>
            <w:shd w:val="clear" w:color="auto" w:fill="auto"/>
            <w:vAlign w:val="center"/>
          </w:tcPr>
          <w:p w14:paraId="58A2D997" w14:textId="77777777" w:rsidR="00A20A63" w:rsidRDefault="00A20A63">
            <w:pPr>
              <w:ind w:firstLineChars="0" w:firstLine="0"/>
              <w:rPr>
                <w:sz w:val="21"/>
              </w:rPr>
            </w:pPr>
          </w:p>
        </w:tc>
        <w:tc>
          <w:tcPr>
            <w:tcW w:w="1962" w:type="dxa"/>
            <w:tcBorders>
              <w:top w:val="nil"/>
              <w:left w:val="nil"/>
              <w:right w:val="nil"/>
            </w:tcBorders>
            <w:shd w:val="clear" w:color="auto" w:fill="auto"/>
            <w:vAlign w:val="center"/>
          </w:tcPr>
          <w:p w14:paraId="7A825649" w14:textId="77777777" w:rsidR="00A20A63" w:rsidRDefault="001C2EF9">
            <w:pPr>
              <w:ind w:firstLineChars="0" w:firstLine="0"/>
              <w:rPr>
                <w:sz w:val="21"/>
              </w:rPr>
            </w:pPr>
            <w:r>
              <w:rPr>
                <w:sz w:val="21"/>
              </w:rPr>
              <w:t>sen + para</w:t>
            </w:r>
            <w:r>
              <w:rPr>
                <w:rFonts w:hint="eastAsia"/>
                <w:sz w:val="21"/>
              </w:rPr>
              <w:t>2</w:t>
            </w:r>
          </w:p>
        </w:tc>
        <w:tc>
          <w:tcPr>
            <w:tcW w:w="1161" w:type="dxa"/>
            <w:tcBorders>
              <w:top w:val="nil"/>
              <w:left w:val="nil"/>
              <w:right w:val="nil"/>
            </w:tcBorders>
            <w:shd w:val="clear" w:color="auto" w:fill="auto"/>
            <w:vAlign w:val="center"/>
          </w:tcPr>
          <w:p w14:paraId="753525F4" w14:textId="77777777" w:rsidR="00A20A63" w:rsidRDefault="001C2EF9">
            <w:pPr>
              <w:ind w:firstLineChars="0" w:firstLine="0"/>
              <w:rPr>
                <w:sz w:val="21"/>
              </w:rPr>
            </w:pPr>
            <w:r>
              <w:rPr>
                <w:sz w:val="21"/>
              </w:rPr>
              <w:t>1.97</w:t>
            </w:r>
          </w:p>
        </w:tc>
        <w:tc>
          <w:tcPr>
            <w:tcW w:w="1595" w:type="dxa"/>
            <w:tcBorders>
              <w:top w:val="nil"/>
              <w:left w:val="nil"/>
              <w:right w:val="nil"/>
            </w:tcBorders>
            <w:shd w:val="clear" w:color="auto" w:fill="auto"/>
            <w:vAlign w:val="center"/>
          </w:tcPr>
          <w:p w14:paraId="12FDF02A" w14:textId="77777777" w:rsidR="00A20A63" w:rsidRDefault="001C2EF9">
            <w:pPr>
              <w:ind w:firstLineChars="0" w:firstLine="0"/>
              <w:rPr>
                <w:sz w:val="21"/>
              </w:rPr>
            </w:pPr>
            <w:r>
              <w:rPr>
                <w:sz w:val="21"/>
              </w:rPr>
              <w:t>1.54</w:t>
            </w:r>
          </w:p>
        </w:tc>
        <w:tc>
          <w:tcPr>
            <w:tcW w:w="1161" w:type="dxa"/>
            <w:tcBorders>
              <w:top w:val="nil"/>
              <w:left w:val="nil"/>
              <w:right w:val="nil"/>
            </w:tcBorders>
            <w:shd w:val="clear" w:color="auto" w:fill="auto"/>
            <w:vAlign w:val="center"/>
          </w:tcPr>
          <w:p w14:paraId="32F32BBD" w14:textId="77777777" w:rsidR="00A20A63" w:rsidRDefault="001C2EF9">
            <w:pPr>
              <w:ind w:firstLineChars="0" w:firstLine="0"/>
              <w:rPr>
                <w:sz w:val="21"/>
              </w:rPr>
            </w:pPr>
            <w:r>
              <w:rPr>
                <w:sz w:val="21"/>
              </w:rPr>
              <w:t>0.60</w:t>
            </w:r>
          </w:p>
        </w:tc>
        <w:tc>
          <w:tcPr>
            <w:tcW w:w="1153" w:type="dxa"/>
            <w:tcBorders>
              <w:top w:val="nil"/>
              <w:left w:val="nil"/>
              <w:right w:val="nil"/>
            </w:tcBorders>
            <w:shd w:val="clear" w:color="auto" w:fill="auto"/>
            <w:vAlign w:val="center"/>
          </w:tcPr>
          <w:p w14:paraId="35E1B925" w14:textId="77777777" w:rsidR="00A20A63" w:rsidRDefault="001C2EF9">
            <w:pPr>
              <w:ind w:firstLineChars="0" w:firstLine="0"/>
              <w:rPr>
                <w:sz w:val="21"/>
              </w:rPr>
            </w:pPr>
            <w:r>
              <w:rPr>
                <w:sz w:val="21"/>
              </w:rPr>
              <w:t>2.20</w:t>
            </w:r>
          </w:p>
        </w:tc>
      </w:tr>
      <w:tr w:rsidR="00A20A63" w14:paraId="4357D375" w14:textId="77777777">
        <w:trPr>
          <w:trHeight w:val="283"/>
          <w:jc w:val="center"/>
        </w:trPr>
        <w:tc>
          <w:tcPr>
            <w:tcW w:w="854" w:type="dxa"/>
            <w:tcBorders>
              <w:top w:val="nil"/>
              <w:left w:val="nil"/>
              <w:bottom w:val="single" w:sz="4" w:space="0" w:color="auto"/>
              <w:right w:val="nil"/>
            </w:tcBorders>
            <w:shd w:val="clear" w:color="auto" w:fill="auto"/>
            <w:vAlign w:val="center"/>
          </w:tcPr>
          <w:p w14:paraId="22777D2A"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D09736C" w14:textId="77777777" w:rsidR="00A20A63" w:rsidRDefault="001C2EF9">
            <w:pPr>
              <w:ind w:firstLineChars="0" w:firstLine="0"/>
              <w:rPr>
                <w:sz w:val="21"/>
              </w:rPr>
            </w:pPr>
            <w:r>
              <w:rPr>
                <w:sz w:val="21"/>
              </w:rPr>
              <w:t>sen + doc + para</w:t>
            </w:r>
            <w:r>
              <w:rPr>
                <w:rFonts w:hint="eastAsia"/>
                <w:sz w:val="21"/>
              </w:rPr>
              <w:t>2</w:t>
            </w:r>
          </w:p>
        </w:tc>
        <w:tc>
          <w:tcPr>
            <w:tcW w:w="1161" w:type="dxa"/>
            <w:tcBorders>
              <w:top w:val="nil"/>
              <w:left w:val="nil"/>
              <w:bottom w:val="single" w:sz="4" w:space="0" w:color="auto"/>
              <w:right w:val="nil"/>
            </w:tcBorders>
            <w:shd w:val="clear" w:color="auto" w:fill="auto"/>
            <w:vAlign w:val="center"/>
          </w:tcPr>
          <w:p w14:paraId="4E9DD4CB" w14:textId="77777777" w:rsidR="00A20A63" w:rsidRDefault="001C2EF9">
            <w:pPr>
              <w:ind w:firstLineChars="0" w:firstLine="0"/>
              <w:rPr>
                <w:b/>
                <w:sz w:val="21"/>
              </w:rPr>
            </w:pPr>
            <w:r>
              <w:rPr>
                <w:b/>
                <w:sz w:val="21"/>
              </w:rPr>
              <w:t>1.91</w:t>
            </w:r>
          </w:p>
        </w:tc>
        <w:tc>
          <w:tcPr>
            <w:tcW w:w="1595" w:type="dxa"/>
            <w:tcBorders>
              <w:top w:val="nil"/>
              <w:left w:val="nil"/>
              <w:bottom w:val="single" w:sz="4" w:space="0" w:color="auto"/>
              <w:right w:val="nil"/>
            </w:tcBorders>
            <w:shd w:val="clear" w:color="auto" w:fill="auto"/>
            <w:vAlign w:val="center"/>
          </w:tcPr>
          <w:p w14:paraId="17F9526E" w14:textId="77777777" w:rsidR="00A20A63" w:rsidRDefault="001C2EF9">
            <w:pPr>
              <w:ind w:firstLineChars="0" w:firstLine="0"/>
              <w:rPr>
                <w:b/>
                <w:sz w:val="21"/>
              </w:rPr>
            </w:pPr>
            <w:r>
              <w:rPr>
                <w:b/>
                <w:sz w:val="21"/>
              </w:rPr>
              <w:t>1.48</w:t>
            </w:r>
          </w:p>
        </w:tc>
        <w:tc>
          <w:tcPr>
            <w:tcW w:w="1161" w:type="dxa"/>
            <w:tcBorders>
              <w:top w:val="nil"/>
              <w:left w:val="nil"/>
              <w:bottom w:val="single" w:sz="4" w:space="0" w:color="auto"/>
              <w:right w:val="nil"/>
            </w:tcBorders>
            <w:shd w:val="clear" w:color="auto" w:fill="auto"/>
            <w:vAlign w:val="center"/>
          </w:tcPr>
          <w:p w14:paraId="52DC01E7" w14:textId="77777777" w:rsidR="00A20A63" w:rsidRDefault="001C2EF9">
            <w:pPr>
              <w:ind w:firstLineChars="0" w:firstLine="0"/>
              <w:rPr>
                <w:b/>
                <w:sz w:val="21"/>
              </w:rPr>
            </w:pPr>
            <w:r>
              <w:rPr>
                <w:b/>
                <w:sz w:val="21"/>
              </w:rPr>
              <w:t>0.57</w:t>
            </w:r>
          </w:p>
        </w:tc>
        <w:tc>
          <w:tcPr>
            <w:tcW w:w="1153" w:type="dxa"/>
            <w:tcBorders>
              <w:top w:val="nil"/>
              <w:left w:val="nil"/>
              <w:bottom w:val="single" w:sz="4" w:space="0" w:color="auto"/>
              <w:right w:val="nil"/>
            </w:tcBorders>
            <w:shd w:val="clear" w:color="auto" w:fill="auto"/>
            <w:vAlign w:val="center"/>
          </w:tcPr>
          <w:p w14:paraId="5D41E0BE" w14:textId="77777777" w:rsidR="00A20A63" w:rsidRDefault="001C2EF9">
            <w:pPr>
              <w:ind w:firstLineChars="0" w:firstLine="0"/>
              <w:rPr>
                <w:b/>
                <w:sz w:val="21"/>
              </w:rPr>
            </w:pPr>
            <w:r>
              <w:rPr>
                <w:b/>
                <w:sz w:val="21"/>
              </w:rPr>
              <w:t>2.05</w:t>
            </w:r>
          </w:p>
        </w:tc>
      </w:tr>
    </w:tbl>
    <w:p w14:paraId="1B5801B4" w14:textId="77777777" w:rsidR="00A20A63" w:rsidRDefault="001C2EF9" w:rsidP="00483033">
      <w:pPr>
        <w:spacing w:afterLines="50" w:after="156" w:line="360" w:lineRule="auto"/>
        <w:ind w:firstLine="400"/>
        <w:rPr>
          <w:sz w:val="20"/>
        </w:rPr>
      </w:pPr>
      <w:r>
        <w:rPr>
          <w:rFonts w:hint="eastAsia"/>
          <w:sz w:val="20"/>
        </w:rPr>
        <w:t>注：“</w:t>
      </w:r>
      <w:r>
        <w:rPr>
          <w:sz w:val="20"/>
        </w:rPr>
        <w:t>sen</w:t>
      </w:r>
      <w:r>
        <w:rPr>
          <w:rFonts w:hint="eastAsia"/>
          <w:sz w:val="20"/>
        </w:rPr>
        <w:t>”表示</w:t>
      </w:r>
      <w:proofErr w:type="gramStart"/>
      <w:r>
        <w:rPr>
          <w:sz w:val="20"/>
        </w:rPr>
        <w:t>句子级本</w:t>
      </w:r>
      <w:proofErr w:type="gramEnd"/>
      <w:r>
        <w:rPr>
          <w:rFonts w:hint="eastAsia"/>
          <w:sz w:val="20"/>
        </w:rPr>
        <w:t>尺度</w:t>
      </w:r>
      <w:r>
        <w:rPr>
          <w:sz w:val="20"/>
        </w:rPr>
        <w:t>特征</w:t>
      </w:r>
      <w:r>
        <w:rPr>
          <w:rFonts w:hint="eastAsia"/>
          <w:sz w:val="20"/>
        </w:rPr>
        <w:t>（文本</w:t>
      </w:r>
      <w:r>
        <w:rPr>
          <w:rFonts w:hint="eastAsia"/>
          <w:sz w:val="20"/>
        </w:rPr>
        <w:t>+</w:t>
      </w:r>
      <w:r>
        <w:rPr>
          <w:rFonts w:hint="eastAsia"/>
          <w:sz w:val="20"/>
        </w:rPr>
        <w:t>其他情感成分）；“</w:t>
      </w:r>
      <w:r>
        <w:rPr>
          <w:rFonts w:hint="eastAsia"/>
          <w:sz w:val="20"/>
        </w:rPr>
        <w:t>doc</w:t>
      </w:r>
      <w:r>
        <w:rPr>
          <w:rFonts w:hint="eastAsia"/>
          <w:sz w:val="20"/>
        </w:rPr>
        <w:t>”表示</w:t>
      </w:r>
      <w:proofErr w:type="gramStart"/>
      <w:r>
        <w:rPr>
          <w:rFonts w:hint="eastAsia"/>
          <w:sz w:val="20"/>
        </w:rPr>
        <w:t>篇章级跨</w:t>
      </w:r>
      <w:proofErr w:type="gramEnd"/>
      <w:r>
        <w:rPr>
          <w:rFonts w:hint="eastAsia"/>
          <w:sz w:val="20"/>
        </w:rPr>
        <w:t>尺度特征（相同情感成分）；“</w:t>
      </w:r>
      <w:r>
        <w:rPr>
          <w:rFonts w:hint="eastAsia"/>
          <w:sz w:val="20"/>
        </w:rPr>
        <w:t>para1</w:t>
      </w:r>
      <w:r>
        <w:rPr>
          <w:rFonts w:hint="eastAsia"/>
          <w:sz w:val="20"/>
        </w:rPr>
        <w:t>”表示</w:t>
      </w:r>
      <w:proofErr w:type="gramStart"/>
      <w:r>
        <w:rPr>
          <w:rFonts w:hint="eastAsia"/>
          <w:sz w:val="20"/>
        </w:rPr>
        <w:t>段落级本</w:t>
      </w:r>
      <w:proofErr w:type="gramEnd"/>
      <w:r>
        <w:rPr>
          <w:rFonts w:hint="eastAsia"/>
          <w:sz w:val="20"/>
        </w:rPr>
        <w:t>尺度特征（文本</w:t>
      </w:r>
      <w:r>
        <w:rPr>
          <w:rFonts w:hint="eastAsia"/>
          <w:sz w:val="20"/>
        </w:rPr>
        <w:t>+</w:t>
      </w:r>
      <w:r>
        <w:rPr>
          <w:rFonts w:hint="eastAsia"/>
          <w:sz w:val="20"/>
        </w:rPr>
        <w:t>其他情感成分）；“</w:t>
      </w:r>
      <w:r>
        <w:rPr>
          <w:rFonts w:hint="eastAsia"/>
          <w:sz w:val="20"/>
        </w:rPr>
        <w:t>para2</w:t>
      </w:r>
      <w:r>
        <w:rPr>
          <w:rFonts w:hint="eastAsia"/>
          <w:sz w:val="20"/>
        </w:rPr>
        <w:t>”表示</w:t>
      </w:r>
      <w:proofErr w:type="gramStart"/>
      <w:r>
        <w:rPr>
          <w:rFonts w:hint="eastAsia"/>
          <w:sz w:val="20"/>
        </w:rPr>
        <w:t>段落级跨</w:t>
      </w:r>
      <w:proofErr w:type="gramEnd"/>
      <w:r>
        <w:rPr>
          <w:rFonts w:hint="eastAsia"/>
          <w:sz w:val="20"/>
        </w:rPr>
        <w:t>尺度特征（相同情感成分）。</w:t>
      </w:r>
    </w:p>
    <w:p w14:paraId="1A4613D6" w14:textId="77777777" w:rsidR="00A20A63" w:rsidRDefault="001C2EF9">
      <w:pPr>
        <w:ind w:firstLine="480"/>
      </w:pPr>
      <w:r>
        <w:t>由表</w:t>
      </w:r>
      <w:r>
        <w:rPr>
          <w:rFonts w:hint="eastAsia"/>
        </w:rPr>
        <w:t>5-1</w:t>
      </w:r>
      <w:r>
        <w:rPr>
          <w:rFonts w:hint="eastAsia"/>
        </w:rPr>
        <w:t>可以看出，加入大尺度文本的情感特征，对于</w:t>
      </w:r>
      <w:proofErr w:type="gramStart"/>
      <w:r>
        <w:rPr>
          <w:rFonts w:hint="eastAsia"/>
        </w:rPr>
        <w:t>段落级和句子级</w:t>
      </w:r>
      <w:proofErr w:type="gramEnd"/>
      <w:r>
        <w:rPr>
          <w:rFonts w:hint="eastAsia"/>
        </w:rPr>
        <w:t>情感预测的结果均有明显提升。其中，在段落级，除生理反应外（</w:t>
      </w:r>
      <w:r>
        <w:rPr>
          <w:i/>
        </w:rPr>
        <w:t>p</w:t>
      </w:r>
      <w:r>
        <w:t>-value=0.12</w:t>
      </w:r>
      <w:r>
        <w:rPr>
          <w:rFonts w:hint="eastAsia"/>
        </w:rPr>
        <w:t>），其他三种成分的</w:t>
      </w:r>
      <w:r>
        <w:rPr>
          <w:i/>
        </w:rPr>
        <w:t>p</w:t>
      </w:r>
      <w:r>
        <w:t>-value</w:t>
      </w:r>
      <w:r>
        <w:rPr>
          <w:rFonts w:hint="eastAsia"/>
        </w:rPr>
        <w:t>均小于</w:t>
      </w:r>
      <w:r>
        <w:rPr>
          <w:rFonts w:hint="eastAsia"/>
        </w:rPr>
        <w:t>0.01</w:t>
      </w:r>
      <w:r>
        <w:rPr>
          <w:rFonts w:hint="eastAsia"/>
        </w:rPr>
        <w:t>，可见结果变化显著。在句子级，</w:t>
      </w:r>
      <w:proofErr w:type="gramStart"/>
      <w:r>
        <w:rPr>
          <w:rFonts w:hint="eastAsia"/>
        </w:rPr>
        <w:t>篇章级特征相对段落级特征对句子级</w:t>
      </w:r>
      <w:proofErr w:type="gramEnd"/>
      <w:r>
        <w:rPr>
          <w:rFonts w:hint="eastAsia"/>
        </w:rPr>
        <w:t>情感预测的影响更明显，但是二者组合的方式误差降低幅度最大。同样针对基准结果做差异显著性分析，除只加入段落情感特征预测发音描述的结果变化不显著外（</w:t>
      </w:r>
      <w:r>
        <w:rPr>
          <w:i/>
        </w:rPr>
        <w:t>p</w:t>
      </w:r>
      <w:r>
        <w:t>-value=0.20</w:t>
      </w:r>
      <w:r>
        <w:rPr>
          <w:rFonts w:hint="eastAsia"/>
        </w:rPr>
        <w:t>），其他结果均发生显著变化（</w:t>
      </w:r>
      <w:r>
        <w:rPr>
          <w:i/>
        </w:rPr>
        <w:t>p</w:t>
      </w:r>
      <w:r>
        <w:t>-value&lt;0.01</w:t>
      </w:r>
      <w:r>
        <w:rPr>
          <w:rFonts w:hint="eastAsia"/>
        </w:rPr>
        <w:t>）。生理反应的预测误差在分别加入</w:t>
      </w:r>
      <w:proofErr w:type="gramStart"/>
      <w:r>
        <w:rPr>
          <w:rFonts w:hint="eastAsia"/>
        </w:rPr>
        <w:t>篇章级特征和段落级特征</w:t>
      </w:r>
      <w:proofErr w:type="gramEnd"/>
      <w:r>
        <w:rPr>
          <w:rFonts w:hint="eastAsia"/>
        </w:rPr>
        <w:t>时略微有所上升，但均处于较低的水平。总之，表</w:t>
      </w:r>
      <w:r>
        <w:rPr>
          <w:rFonts w:hint="eastAsia"/>
        </w:rPr>
        <w:t>5-1</w:t>
      </w:r>
      <w:r>
        <w:rPr>
          <w:rFonts w:hint="eastAsia"/>
        </w:rPr>
        <w:t>中结果表明加入其他尺度情感特征有助于本尺度文本单元的情感预测；同时，以大尺度特征为小尺度单元情感预测提供上下文参考的方式可行且有效。</w:t>
      </w:r>
    </w:p>
    <w:p w14:paraId="0D73AA20" w14:textId="77777777" w:rsidR="00A20A63" w:rsidRDefault="001C2EF9">
      <w:pPr>
        <w:pStyle w:val="33"/>
      </w:pPr>
      <w:bookmarkStart w:id="172" w:name="_Toc437135890"/>
      <w:r>
        <w:rPr>
          <w:rFonts w:hint="eastAsia"/>
        </w:rPr>
        <w:t xml:space="preserve">5.5.2 </w:t>
      </w:r>
      <w:r>
        <w:rPr>
          <w:rFonts w:hint="eastAsia"/>
        </w:rPr>
        <w:t>同一尺度不同分析单元的影响</w:t>
      </w:r>
      <w:bookmarkEnd w:id="172"/>
    </w:p>
    <w:p w14:paraId="295235A3" w14:textId="77777777" w:rsidR="007A7053" w:rsidRDefault="001C2EF9" w:rsidP="00F926E4">
      <w:pPr>
        <w:ind w:firstLine="480"/>
      </w:pPr>
      <w:r>
        <w:rPr>
          <w:rFonts w:hint="eastAsia"/>
        </w:rPr>
        <w:t>不同文本分析单元的影响除上面所说的不同尺度的影响外，还包括同一尺度内不同分析单元的影响，这里指当前所分析语句前一句情感分布的影响，篇章或</w:t>
      </w:r>
      <w:proofErr w:type="gramStart"/>
      <w:r>
        <w:rPr>
          <w:rFonts w:hint="eastAsia"/>
        </w:rPr>
        <w:t>段落级</w:t>
      </w:r>
      <w:proofErr w:type="gramEnd"/>
      <w:r>
        <w:rPr>
          <w:rFonts w:hint="eastAsia"/>
        </w:rPr>
        <w:t>更大尺度的情感信息为</w:t>
      </w:r>
      <w:proofErr w:type="gramStart"/>
      <w:r>
        <w:rPr>
          <w:rFonts w:hint="eastAsia"/>
        </w:rPr>
        <w:t>句子级</w:t>
      </w:r>
      <w:proofErr w:type="gramEnd"/>
      <w:r>
        <w:rPr>
          <w:rFonts w:hint="eastAsia"/>
        </w:rPr>
        <w:t>情感预测提供较为全局的参考，而前一句的情感信息为</w:t>
      </w:r>
      <w:proofErr w:type="gramStart"/>
      <w:r>
        <w:rPr>
          <w:rFonts w:hint="eastAsia"/>
        </w:rPr>
        <w:t>当前句提供</w:t>
      </w:r>
      <w:proofErr w:type="gramEnd"/>
      <w:r>
        <w:rPr>
          <w:rFonts w:hint="eastAsia"/>
        </w:rPr>
        <w:t>更加细致的参考。由于仅加入</w:t>
      </w:r>
      <w:proofErr w:type="gramStart"/>
      <w:r>
        <w:rPr>
          <w:rFonts w:hint="eastAsia"/>
        </w:rPr>
        <w:t>篇章级</w:t>
      </w:r>
      <w:proofErr w:type="gramEnd"/>
      <w:r>
        <w:rPr>
          <w:rFonts w:hint="eastAsia"/>
        </w:rPr>
        <w:t>特征和同时加入</w:t>
      </w:r>
      <w:proofErr w:type="gramStart"/>
      <w:r>
        <w:rPr>
          <w:rFonts w:hint="eastAsia"/>
        </w:rPr>
        <w:t>段落级和篇章级特征</w:t>
      </w:r>
      <w:proofErr w:type="gramEnd"/>
      <w:r>
        <w:rPr>
          <w:rFonts w:hint="eastAsia"/>
        </w:rPr>
        <w:t>的预测结果相差不大（表</w:t>
      </w:r>
      <w:r>
        <w:rPr>
          <w:rFonts w:hint="eastAsia"/>
        </w:rPr>
        <w:t>5-1</w:t>
      </w:r>
      <w:r>
        <w:rPr>
          <w:rFonts w:hint="eastAsia"/>
        </w:rPr>
        <w:t>所示），为减少特征堆叠造成的网络扩张，这里仅采用</w:t>
      </w:r>
      <w:proofErr w:type="gramStart"/>
      <w:r>
        <w:rPr>
          <w:rFonts w:hint="eastAsia"/>
        </w:rPr>
        <w:t>篇章级</w:t>
      </w:r>
      <w:proofErr w:type="gramEnd"/>
      <w:r>
        <w:rPr>
          <w:rFonts w:hint="eastAsia"/>
        </w:rPr>
        <w:t>情感特征作为大尺度特征。前一句情感特征与大尺度特征一样，均采用相同情感成分的堆叠。</w:t>
      </w:r>
    </w:p>
    <w:p w14:paraId="51E087E7" w14:textId="77777777" w:rsidR="008D3A3F" w:rsidRDefault="008D3A3F" w:rsidP="008D3A3F">
      <w:pPr>
        <w:widowControl/>
        <w:adjustRightInd/>
        <w:snapToGrid/>
        <w:spacing w:line="240" w:lineRule="auto"/>
        <w:ind w:firstLineChars="0" w:firstLine="0"/>
      </w:pPr>
    </w:p>
    <w:p w14:paraId="2DCA9305" w14:textId="77777777" w:rsidR="00A20A63" w:rsidRDefault="001C2EF9" w:rsidP="008D3A3F">
      <w:pPr>
        <w:widowControl/>
        <w:adjustRightInd/>
        <w:snapToGrid/>
        <w:spacing w:line="240" w:lineRule="auto"/>
        <w:ind w:firstLineChars="0" w:firstLine="0"/>
        <w:jc w:val="center"/>
        <w:rPr>
          <w:sz w:val="21"/>
        </w:rPr>
      </w:pPr>
      <w:r>
        <w:rPr>
          <w:rFonts w:hint="eastAsia"/>
          <w:sz w:val="21"/>
        </w:rPr>
        <w:t>表</w:t>
      </w:r>
      <w:r>
        <w:rPr>
          <w:rFonts w:hint="eastAsia"/>
          <w:sz w:val="21"/>
        </w:rPr>
        <w:t xml:space="preserve">5-2 </w:t>
      </w:r>
      <w:r>
        <w:rPr>
          <w:rFonts w:hint="eastAsia"/>
          <w:sz w:val="21"/>
        </w:rPr>
        <w:t>加入同一尺度不同文本单元影响的</w:t>
      </w:r>
      <w:proofErr w:type="gramStart"/>
      <w:r>
        <w:rPr>
          <w:rFonts w:hint="eastAsia"/>
          <w:sz w:val="21"/>
        </w:rPr>
        <w:t>句子级</w:t>
      </w:r>
      <w:proofErr w:type="gramEnd"/>
      <w:r>
        <w:rPr>
          <w:rFonts w:hint="eastAsia"/>
          <w:sz w:val="21"/>
        </w:rPr>
        <w:t>情感预测结果</w:t>
      </w:r>
      <w:r>
        <w:rPr>
          <w:rFonts w:hint="eastAsia"/>
          <w:sz w:val="21"/>
        </w:rPr>
        <w:t>(RMSE)</w:t>
      </w:r>
    </w:p>
    <w:p w14:paraId="4F76E216" w14:textId="77777777" w:rsidR="00A20A63" w:rsidRDefault="001C2EF9">
      <w:pPr>
        <w:ind w:firstLine="420"/>
        <w:jc w:val="center"/>
        <w:rPr>
          <w:sz w:val="21"/>
        </w:rPr>
      </w:pPr>
      <w:r>
        <w:rPr>
          <w:rFonts w:hint="eastAsia"/>
          <w:sz w:val="21"/>
        </w:rPr>
        <w:lastRenderedPageBreak/>
        <w:t xml:space="preserve">Table 5-2 </w:t>
      </w:r>
      <w:r>
        <w:rPr>
          <w:sz w:val="21"/>
        </w:rPr>
        <w:t>The RMSEs of the four components at sentence level</w:t>
      </w:r>
      <w:r>
        <w:rPr>
          <w:rFonts w:hint="eastAsia"/>
          <w:sz w:val="21"/>
        </w:rPr>
        <w:t xml:space="preserve"> </w:t>
      </w:r>
      <w:r>
        <w:rPr>
          <w:sz w:val="21"/>
        </w:rPr>
        <w:t xml:space="preserve">with </w:t>
      </w:r>
      <w:r>
        <w:rPr>
          <w:rFonts w:hint="eastAsia"/>
          <w:sz w:val="21"/>
        </w:rPr>
        <w:t>previous</w:t>
      </w:r>
      <w:r>
        <w:rPr>
          <w:sz w:val="21"/>
        </w:rPr>
        <w:t xml:space="preserve"> features</w:t>
      </w:r>
      <w:r>
        <w:rPr>
          <w:rFonts w:hint="eastAsia"/>
          <w:sz w:val="21"/>
        </w:rPr>
        <w:t xml:space="preserve"> at the same level</w:t>
      </w:r>
      <w:r>
        <w:rPr>
          <w:sz w:val="21"/>
        </w:rPr>
        <w:t xml:space="preserve"> stacked</w:t>
      </w:r>
    </w:p>
    <w:tbl>
      <w:tblPr>
        <w:tblW w:w="7031" w:type="dxa"/>
        <w:jc w:val="center"/>
        <w:tblLayout w:type="fixed"/>
        <w:tblCellMar>
          <w:left w:w="85" w:type="dxa"/>
          <w:right w:w="85" w:type="dxa"/>
        </w:tblCellMar>
        <w:tblLook w:val="04A0" w:firstRow="1" w:lastRow="0" w:firstColumn="1" w:lastColumn="0" w:noHBand="0" w:noVBand="1"/>
      </w:tblPr>
      <w:tblGrid>
        <w:gridCol w:w="1963"/>
        <w:gridCol w:w="1160"/>
        <w:gridCol w:w="1595"/>
        <w:gridCol w:w="1160"/>
        <w:gridCol w:w="1153"/>
      </w:tblGrid>
      <w:tr w:rsidR="00A20A63" w14:paraId="2D3059C9" w14:textId="77777777">
        <w:trPr>
          <w:trHeight w:val="283"/>
          <w:jc w:val="center"/>
        </w:trPr>
        <w:tc>
          <w:tcPr>
            <w:tcW w:w="1963" w:type="dxa"/>
            <w:tcBorders>
              <w:top w:val="single" w:sz="4" w:space="0" w:color="auto"/>
              <w:left w:val="nil"/>
              <w:bottom w:val="single" w:sz="4" w:space="0" w:color="auto"/>
              <w:right w:val="nil"/>
            </w:tcBorders>
            <w:shd w:val="clear" w:color="auto" w:fill="auto"/>
            <w:vAlign w:val="center"/>
          </w:tcPr>
          <w:p w14:paraId="1ECC3378" w14:textId="77777777" w:rsidR="00A20A63" w:rsidRDefault="001C2EF9">
            <w:pPr>
              <w:ind w:firstLineChars="0" w:firstLine="0"/>
              <w:rPr>
                <w:sz w:val="21"/>
              </w:rPr>
            </w:pPr>
            <w:r>
              <w:rPr>
                <w:rFonts w:hint="eastAsia"/>
                <w:sz w:val="21"/>
              </w:rPr>
              <w:t>特征组合</w:t>
            </w:r>
          </w:p>
        </w:tc>
        <w:tc>
          <w:tcPr>
            <w:tcW w:w="1160" w:type="dxa"/>
            <w:tcBorders>
              <w:top w:val="single" w:sz="4" w:space="0" w:color="auto"/>
              <w:left w:val="nil"/>
              <w:bottom w:val="single" w:sz="4" w:space="0" w:color="auto"/>
              <w:right w:val="nil"/>
            </w:tcBorders>
            <w:shd w:val="clear" w:color="auto" w:fill="auto"/>
            <w:vAlign w:val="center"/>
          </w:tcPr>
          <w:p w14:paraId="1ADF5564"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04DBAC28" w14:textId="77777777" w:rsidR="00A20A63" w:rsidRDefault="001C2EF9">
            <w:pPr>
              <w:ind w:firstLineChars="0" w:firstLine="0"/>
              <w:rPr>
                <w:sz w:val="21"/>
              </w:rPr>
            </w:pPr>
            <w:r>
              <w:rPr>
                <w:rFonts w:hint="eastAsia"/>
                <w:sz w:val="21"/>
              </w:rPr>
              <w:t>心理</w:t>
            </w:r>
            <w:r>
              <w:rPr>
                <w:sz w:val="21"/>
              </w:rPr>
              <w:t>感受</w:t>
            </w:r>
          </w:p>
        </w:tc>
        <w:tc>
          <w:tcPr>
            <w:tcW w:w="1160" w:type="dxa"/>
            <w:tcBorders>
              <w:top w:val="single" w:sz="4" w:space="0" w:color="auto"/>
              <w:left w:val="nil"/>
              <w:bottom w:val="single" w:sz="4" w:space="0" w:color="auto"/>
              <w:right w:val="nil"/>
            </w:tcBorders>
            <w:shd w:val="clear" w:color="auto" w:fill="auto"/>
            <w:vAlign w:val="center"/>
          </w:tcPr>
          <w:p w14:paraId="7A68314D"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0A384EB6" w14:textId="77777777" w:rsidR="00A20A63" w:rsidRDefault="001C2EF9">
            <w:pPr>
              <w:ind w:firstLineChars="0" w:firstLine="0"/>
              <w:rPr>
                <w:sz w:val="21"/>
              </w:rPr>
            </w:pPr>
            <w:r>
              <w:rPr>
                <w:rFonts w:hint="eastAsia"/>
                <w:sz w:val="21"/>
              </w:rPr>
              <w:t>发音</w:t>
            </w:r>
            <w:r>
              <w:rPr>
                <w:sz w:val="21"/>
              </w:rPr>
              <w:t>描述</w:t>
            </w:r>
          </w:p>
        </w:tc>
      </w:tr>
      <w:tr w:rsidR="00A20A63" w14:paraId="3337430B" w14:textId="77777777">
        <w:trPr>
          <w:trHeight w:val="283"/>
          <w:jc w:val="center"/>
        </w:trPr>
        <w:tc>
          <w:tcPr>
            <w:tcW w:w="1963" w:type="dxa"/>
            <w:tcBorders>
              <w:top w:val="single" w:sz="4" w:space="0" w:color="auto"/>
              <w:left w:val="nil"/>
              <w:bottom w:val="nil"/>
              <w:right w:val="nil"/>
            </w:tcBorders>
            <w:shd w:val="clear" w:color="auto" w:fill="auto"/>
            <w:vAlign w:val="center"/>
          </w:tcPr>
          <w:p w14:paraId="32F13A4E" w14:textId="77777777" w:rsidR="00A20A63" w:rsidRDefault="001C2EF9">
            <w:pPr>
              <w:ind w:firstLineChars="0" w:firstLine="0"/>
              <w:rPr>
                <w:i/>
                <w:sz w:val="21"/>
              </w:rPr>
            </w:pPr>
            <w:r>
              <w:rPr>
                <w:i/>
                <w:sz w:val="21"/>
              </w:rPr>
              <w:t>sen</w:t>
            </w:r>
          </w:p>
        </w:tc>
        <w:tc>
          <w:tcPr>
            <w:tcW w:w="1160" w:type="dxa"/>
            <w:tcBorders>
              <w:top w:val="single" w:sz="4" w:space="0" w:color="auto"/>
              <w:left w:val="nil"/>
              <w:bottom w:val="nil"/>
              <w:right w:val="nil"/>
            </w:tcBorders>
            <w:shd w:val="clear" w:color="auto" w:fill="auto"/>
            <w:vAlign w:val="center"/>
          </w:tcPr>
          <w:p w14:paraId="6B568458"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71202524" w14:textId="77777777" w:rsidR="00A20A63" w:rsidRDefault="001C2EF9">
            <w:pPr>
              <w:ind w:firstLineChars="0" w:firstLine="0"/>
              <w:rPr>
                <w:i/>
                <w:sz w:val="21"/>
              </w:rPr>
            </w:pPr>
            <w:r>
              <w:rPr>
                <w:i/>
                <w:sz w:val="21"/>
              </w:rPr>
              <w:t>1.60</w:t>
            </w:r>
          </w:p>
        </w:tc>
        <w:tc>
          <w:tcPr>
            <w:tcW w:w="1160" w:type="dxa"/>
            <w:tcBorders>
              <w:top w:val="single" w:sz="4" w:space="0" w:color="auto"/>
              <w:left w:val="nil"/>
              <w:bottom w:val="nil"/>
              <w:right w:val="nil"/>
            </w:tcBorders>
            <w:shd w:val="clear" w:color="auto" w:fill="auto"/>
            <w:vAlign w:val="center"/>
          </w:tcPr>
          <w:p w14:paraId="793DDBF9"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552CD013" w14:textId="77777777" w:rsidR="00A20A63" w:rsidRDefault="001C2EF9">
            <w:pPr>
              <w:ind w:firstLineChars="0" w:firstLine="0"/>
              <w:rPr>
                <w:i/>
                <w:sz w:val="21"/>
              </w:rPr>
            </w:pPr>
            <w:r>
              <w:rPr>
                <w:i/>
                <w:sz w:val="21"/>
              </w:rPr>
              <w:t>2.21</w:t>
            </w:r>
          </w:p>
        </w:tc>
      </w:tr>
      <w:tr w:rsidR="00A20A63" w14:paraId="137ECD4B" w14:textId="77777777">
        <w:trPr>
          <w:trHeight w:val="283"/>
          <w:jc w:val="center"/>
        </w:trPr>
        <w:tc>
          <w:tcPr>
            <w:tcW w:w="1963" w:type="dxa"/>
            <w:tcBorders>
              <w:top w:val="nil"/>
              <w:left w:val="nil"/>
              <w:right w:val="nil"/>
            </w:tcBorders>
            <w:shd w:val="clear" w:color="auto" w:fill="auto"/>
            <w:vAlign w:val="center"/>
          </w:tcPr>
          <w:p w14:paraId="6A13C42D" w14:textId="77777777" w:rsidR="00A20A63" w:rsidRDefault="001C2EF9">
            <w:pPr>
              <w:ind w:firstLineChars="0" w:firstLine="0"/>
              <w:rPr>
                <w:i/>
                <w:sz w:val="21"/>
              </w:rPr>
            </w:pPr>
            <w:r>
              <w:rPr>
                <w:sz w:val="21"/>
              </w:rPr>
              <w:t>sen + p</w:t>
            </w:r>
            <w:r>
              <w:rPr>
                <w:rFonts w:hint="eastAsia"/>
                <w:sz w:val="21"/>
              </w:rPr>
              <w:t>re</w:t>
            </w:r>
          </w:p>
        </w:tc>
        <w:tc>
          <w:tcPr>
            <w:tcW w:w="1160" w:type="dxa"/>
            <w:tcBorders>
              <w:top w:val="nil"/>
              <w:left w:val="nil"/>
              <w:right w:val="nil"/>
            </w:tcBorders>
            <w:shd w:val="clear" w:color="auto" w:fill="auto"/>
            <w:vAlign w:val="center"/>
          </w:tcPr>
          <w:p w14:paraId="1359E19F" w14:textId="77777777" w:rsidR="00A20A63" w:rsidRDefault="001C2EF9">
            <w:pPr>
              <w:ind w:firstLineChars="0" w:firstLine="0"/>
              <w:rPr>
                <w:i/>
                <w:sz w:val="21"/>
              </w:rPr>
            </w:pPr>
            <w:r>
              <w:rPr>
                <w:sz w:val="21"/>
              </w:rPr>
              <w:t>1.98</w:t>
            </w:r>
          </w:p>
        </w:tc>
        <w:tc>
          <w:tcPr>
            <w:tcW w:w="1595" w:type="dxa"/>
            <w:tcBorders>
              <w:top w:val="nil"/>
              <w:left w:val="nil"/>
              <w:right w:val="nil"/>
            </w:tcBorders>
            <w:shd w:val="clear" w:color="auto" w:fill="auto"/>
            <w:vAlign w:val="center"/>
          </w:tcPr>
          <w:p w14:paraId="7A313A1E" w14:textId="77777777" w:rsidR="00A20A63" w:rsidRDefault="001C2EF9">
            <w:pPr>
              <w:ind w:firstLineChars="0" w:firstLine="0"/>
              <w:rPr>
                <w:i/>
                <w:sz w:val="21"/>
              </w:rPr>
            </w:pPr>
            <w:r>
              <w:rPr>
                <w:sz w:val="21"/>
              </w:rPr>
              <w:t>1.</w:t>
            </w:r>
            <w:r>
              <w:rPr>
                <w:rFonts w:hint="eastAsia"/>
                <w:sz w:val="21"/>
              </w:rPr>
              <w:t>55</w:t>
            </w:r>
          </w:p>
        </w:tc>
        <w:tc>
          <w:tcPr>
            <w:tcW w:w="1160" w:type="dxa"/>
            <w:tcBorders>
              <w:top w:val="nil"/>
              <w:left w:val="nil"/>
              <w:right w:val="nil"/>
            </w:tcBorders>
            <w:shd w:val="clear" w:color="auto" w:fill="auto"/>
            <w:vAlign w:val="center"/>
          </w:tcPr>
          <w:p w14:paraId="4D8F9B4A" w14:textId="77777777" w:rsidR="00A20A63" w:rsidRDefault="001C2EF9">
            <w:pPr>
              <w:ind w:firstLineChars="0" w:firstLine="0"/>
              <w:rPr>
                <w:i/>
                <w:sz w:val="21"/>
              </w:rPr>
            </w:pPr>
            <w:r>
              <w:rPr>
                <w:sz w:val="21"/>
              </w:rPr>
              <w:t>0.</w:t>
            </w:r>
            <w:r>
              <w:rPr>
                <w:rFonts w:hint="eastAsia"/>
                <w:sz w:val="21"/>
              </w:rPr>
              <w:t>59</w:t>
            </w:r>
          </w:p>
        </w:tc>
        <w:tc>
          <w:tcPr>
            <w:tcW w:w="1153" w:type="dxa"/>
            <w:tcBorders>
              <w:top w:val="nil"/>
              <w:left w:val="nil"/>
              <w:right w:val="nil"/>
            </w:tcBorders>
            <w:shd w:val="clear" w:color="auto" w:fill="auto"/>
            <w:vAlign w:val="center"/>
          </w:tcPr>
          <w:p w14:paraId="1945529B" w14:textId="77777777" w:rsidR="00A20A63" w:rsidRDefault="001C2EF9">
            <w:pPr>
              <w:ind w:firstLineChars="0" w:firstLine="0"/>
              <w:rPr>
                <w:i/>
                <w:sz w:val="21"/>
              </w:rPr>
            </w:pPr>
            <w:r>
              <w:rPr>
                <w:sz w:val="21"/>
              </w:rPr>
              <w:t>2.</w:t>
            </w:r>
            <w:r>
              <w:rPr>
                <w:rFonts w:hint="eastAsia"/>
                <w:sz w:val="21"/>
              </w:rPr>
              <w:t>10</w:t>
            </w:r>
          </w:p>
        </w:tc>
      </w:tr>
      <w:tr w:rsidR="00A20A63" w14:paraId="6AA7B3A3" w14:textId="77777777">
        <w:trPr>
          <w:trHeight w:val="283"/>
          <w:jc w:val="center"/>
        </w:trPr>
        <w:tc>
          <w:tcPr>
            <w:tcW w:w="1963" w:type="dxa"/>
            <w:tcBorders>
              <w:top w:val="nil"/>
              <w:left w:val="nil"/>
              <w:bottom w:val="single" w:sz="4" w:space="0" w:color="auto"/>
              <w:right w:val="nil"/>
            </w:tcBorders>
            <w:shd w:val="clear" w:color="auto" w:fill="auto"/>
            <w:vAlign w:val="center"/>
          </w:tcPr>
          <w:p w14:paraId="02966694" w14:textId="77777777" w:rsidR="00A20A63" w:rsidRDefault="001C2EF9">
            <w:pPr>
              <w:ind w:firstLineChars="0" w:firstLine="0"/>
              <w:rPr>
                <w:sz w:val="21"/>
              </w:rPr>
            </w:pPr>
            <w:r>
              <w:rPr>
                <w:sz w:val="21"/>
              </w:rPr>
              <w:t>sen + doc + p</w:t>
            </w:r>
            <w:r>
              <w:rPr>
                <w:rFonts w:hint="eastAsia"/>
                <w:sz w:val="21"/>
              </w:rPr>
              <w:t>re</w:t>
            </w:r>
          </w:p>
        </w:tc>
        <w:tc>
          <w:tcPr>
            <w:tcW w:w="1160" w:type="dxa"/>
            <w:tcBorders>
              <w:top w:val="nil"/>
              <w:left w:val="nil"/>
              <w:bottom w:val="single" w:sz="4" w:space="0" w:color="auto"/>
              <w:right w:val="nil"/>
            </w:tcBorders>
            <w:shd w:val="clear" w:color="auto" w:fill="auto"/>
            <w:vAlign w:val="center"/>
          </w:tcPr>
          <w:p w14:paraId="5EE9F54F" w14:textId="77777777" w:rsidR="00A20A63" w:rsidRDefault="001C2EF9">
            <w:pPr>
              <w:ind w:firstLineChars="0" w:firstLine="0"/>
              <w:rPr>
                <w:sz w:val="21"/>
              </w:rPr>
            </w:pPr>
            <w:r>
              <w:rPr>
                <w:b/>
                <w:sz w:val="21"/>
              </w:rPr>
              <w:t>1.</w:t>
            </w:r>
            <w:r>
              <w:rPr>
                <w:rFonts w:hint="eastAsia"/>
                <w:b/>
                <w:sz w:val="21"/>
              </w:rPr>
              <w:t>88</w:t>
            </w:r>
          </w:p>
        </w:tc>
        <w:tc>
          <w:tcPr>
            <w:tcW w:w="1595" w:type="dxa"/>
            <w:tcBorders>
              <w:top w:val="nil"/>
              <w:left w:val="nil"/>
              <w:bottom w:val="single" w:sz="4" w:space="0" w:color="auto"/>
              <w:right w:val="nil"/>
            </w:tcBorders>
            <w:shd w:val="clear" w:color="auto" w:fill="auto"/>
            <w:vAlign w:val="center"/>
          </w:tcPr>
          <w:p w14:paraId="5074C4B9" w14:textId="77777777" w:rsidR="00A20A63" w:rsidRDefault="001C2EF9">
            <w:pPr>
              <w:ind w:firstLineChars="0" w:firstLine="0"/>
              <w:rPr>
                <w:sz w:val="21"/>
              </w:rPr>
            </w:pPr>
            <w:r>
              <w:rPr>
                <w:b/>
                <w:sz w:val="21"/>
              </w:rPr>
              <w:t>1.4</w:t>
            </w:r>
            <w:r>
              <w:rPr>
                <w:rFonts w:hint="eastAsia"/>
                <w:b/>
                <w:sz w:val="21"/>
              </w:rPr>
              <w:t>5</w:t>
            </w:r>
          </w:p>
        </w:tc>
        <w:tc>
          <w:tcPr>
            <w:tcW w:w="1160" w:type="dxa"/>
            <w:tcBorders>
              <w:top w:val="nil"/>
              <w:left w:val="nil"/>
              <w:bottom w:val="single" w:sz="4" w:space="0" w:color="auto"/>
              <w:right w:val="nil"/>
            </w:tcBorders>
            <w:shd w:val="clear" w:color="auto" w:fill="auto"/>
            <w:vAlign w:val="center"/>
          </w:tcPr>
          <w:p w14:paraId="2AABC2B4" w14:textId="77777777" w:rsidR="00A20A63" w:rsidRDefault="001C2EF9">
            <w:pPr>
              <w:ind w:firstLineChars="0" w:firstLine="0"/>
              <w:rPr>
                <w:sz w:val="21"/>
              </w:rPr>
            </w:pPr>
            <w:r>
              <w:rPr>
                <w:b/>
                <w:sz w:val="21"/>
              </w:rPr>
              <w:t>0.5</w:t>
            </w:r>
            <w:r>
              <w:rPr>
                <w:rFonts w:hint="eastAsia"/>
                <w:b/>
                <w:sz w:val="21"/>
              </w:rPr>
              <w:t>8</w:t>
            </w:r>
          </w:p>
        </w:tc>
        <w:tc>
          <w:tcPr>
            <w:tcW w:w="1153" w:type="dxa"/>
            <w:tcBorders>
              <w:top w:val="nil"/>
              <w:left w:val="nil"/>
              <w:bottom w:val="single" w:sz="4" w:space="0" w:color="auto"/>
              <w:right w:val="nil"/>
            </w:tcBorders>
            <w:shd w:val="clear" w:color="auto" w:fill="auto"/>
            <w:vAlign w:val="center"/>
          </w:tcPr>
          <w:p w14:paraId="1A593089" w14:textId="77777777" w:rsidR="00A20A63" w:rsidRDefault="001C2EF9">
            <w:pPr>
              <w:ind w:firstLineChars="0" w:firstLine="0"/>
              <w:rPr>
                <w:sz w:val="21"/>
              </w:rPr>
            </w:pPr>
            <w:r>
              <w:rPr>
                <w:b/>
                <w:sz w:val="21"/>
              </w:rPr>
              <w:t>2.0</w:t>
            </w:r>
            <w:r>
              <w:rPr>
                <w:rFonts w:hint="eastAsia"/>
                <w:b/>
                <w:sz w:val="21"/>
              </w:rPr>
              <w:t>1</w:t>
            </w:r>
          </w:p>
        </w:tc>
      </w:tr>
    </w:tbl>
    <w:p w14:paraId="3EA35313" w14:textId="77777777" w:rsidR="00A20A63" w:rsidRDefault="001C2EF9" w:rsidP="008D3A3F">
      <w:pPr>
        <w:spacing w:afterLines="50" w:after="156" w:line="360" w:lineRule="auto"/>
        <w:ind w:firstLine="400"/>
        <w:rPr>
          <w:sz w:val="20"/>
        </w:rPr>
      </w:pPr>
      <w:r>
        <w:rPr>
          <w:rFonts w:hint="eastAsia"/>
          <w:sz w:val="20"/>
        </w:rPr>
        <w:t>注：</w:t>
      </w:r>
      <w:r w:rsidR="00FD6723">
        <w:rPr>
          <w:rFonts w:hint="eastAsia"/>
          <w:sz w:val="20"/>
        </w:rPr>
        <w:t>“</w:t>
      </w:r>
      <w:r>
        <w:rPr>
          <w:rFonts w:hint="eastAsia"/>
          <w:sz w:val="20"/>
        </w:rPr>
        <w:t>pre</w:t>
      </w:r>
      <w:r w:rsidR="00FD6723">
        <w:rPr>
          <w:rFonts w:hint="eastAsia"/>
          <w:sz w:val="20"/>
        </w:rPr>
        <w:t>”</w:t>
      </w:r>
      <w:r>
        <w:rPr>
          <w:rFonts w:hint="eastAsia"/>
          <w:sz w:val="20"/>
        </w:rPr>
        <w:t>表示前一句</w:t>
      </w:r>
      <w:r>
        <w:rPr>
          <w:sz w:val="20"/>
        </w:rPr>
        <w:t>情感</w:t>
      </w:r>
      <w:r>
        <w:rPr>
          <w:rFonts w:hint="eastAsia"/>
          <w:sz w:val="20"/>
        </w:rPr>
        <w:t>特征（相同情感成分）。</w:t>
      </w:r>
    </w:p>
    <w:p w14:paraId="1AB6D818" w14:textId="77777777" w:rsidR="00A20A63" w:rsidRDefault="001C2EF9">
      <w:pPr>
        <w:ind w:firstLine="480"/>
      </w:pPr>
      <w:r>
        <w:rPr>
          <w:rFonts w:hint="eastAsia"/>
        </w:rPr>
        <w:t>表</w:t>
      </w:r>
      <w:r>
        <w:rPr>
          <w:rFonts w:hint="eastAsia"/>
        </w:rPr>
        <w:t>5-2</w:t>
      </w:r>
      <w:r>
        <w:rPr>
          <w:rFonts w:hint="eastAsia"/>
        </w:rPr>
        <w:t>给出加入前一句情感特征对</w:t>
      </w:r>
      <w:proofErr w:type="gramStart"/>
      <w:r>
        <w:rPr>
          <w:rFonts w:hint="eastAsia"/>
        </w:rPr>
        <w:t>当前句</w:t>
      </w:r>
      <w:proofErr w:type="gramEnd"/>
      <w:r>
        <w:rPr>
          <w:rFonts w:hint="eastAsia"/>
        </w:rPr>
        <w:t>情感预测的影响，以及同时加入</w:t>
      </w:r>
      <w:proofErr w:type="gramStart"/>
      <w:r>
        <w:rPr>
          <w:rFonts w:hint="eastAsia"/>
        </w:rPr>
        <w:t>篇章级</w:t>
      </w:r>
      <w:proofErr w:type="gramEnd"/>
      <w:r>
        <w:rPr>
          <w:rFonts w:hint="eastAsia"/>
        </w:rPr>
        <w:t>和前一句情感特征作为上下文参考的预测结果。同样以不加入其他单元情感特征仅考虑本尺度本单元特征的预测结果作为基准（表</w:t>
      </w:r>
      <w:r>
        <w:rPr>
          <w:rFonts w:hint="eastAsia"/>
        </w:rPr>
        <w:t>5-2</w:t>
      </w:r>
      <w:r>
        <w:rPr>
          <w:rFonts w:hint="eastAsia"/>
        </w:rPr>
        <w:t>中斜体行），可以看出，加入其他文本单元影响可以提升当前分析单元的预测效果，且提升效果显著（</w:t>
      </w:r>
      <w:r>
        <w:rPr>
          <w:i/>
        </w:rPr>
        <w:t>p</w:t>
      </w:r>
      <w:r>
        <w:t>-value&lt;0.0</w:t>
      </w:r>
      <w:r>
        <w:rPr>
          <w:rFonts w:hint="eastAsia"/>
        </w:rPr>
        <w:t>5</w:t>
      </w:r>
      <w:r>
        <w:rPr>
          <w:rFonts w:hint="eastAsia"/>
        </w:rPr>
        <w:t>）。同表</w:t>
      </w:r>
      <w:r>
        <w:rPr>
          <w:rFonts w:hint="eastAsia"/>
        </w:rPr>
        <w:t>5-1</w:t>
      </w:r>
      <w:r>
        <w:rPr>
          <w:rFonts w:hint="eastAsia"/>
        </w:rPr>
        <w:t>对比可以看出，前一句情感特征的影响不如</w:t>
      </w:r>
      <w:proofErr w:type="gramStart"/>
      <w:r>
        <w:rPr>
          <w:rFonts w:hint="eastAsia"/>
        </w:rPr>
        <w:t>篇章级特征</w:t>
      </w:r>
      <w:proofErr w:type="gramEnd"/>
      <w:r>
        <w:rPr>
          <w:rFonts w:hint="eastAsia"/>
        </w:rPr>
        <w:t>明显，即采用</w:t>
      </w:r>
      <w:proofErr w:type="gramStart"/>
      <w:r>
        <w:rPr>
          <w:rFonts w:hint="eastAsia"/>
        </w:rPr>
        <w:t>篇章级特征</w:t>
      </w:r>
      <w:proofErr w:type="gramEnd"/>
      <w:r>
        <w:rPr>
          <w:rFonts w:hint="eastAsia"/>
        </w:rPr>
        <w:t>时对预测误差的降低幅度最大，说明</w:t>
      </w:r>
      <w:proofErr w:type="gramStart"/>
      <w:r>
        <w:rPr>
          <w:rFonts w:hint="eastAsia"/>
        </w:rPr>
        <w:t>篇章级特征</w:t>
      </w:r>
      <w:proofErr w:type="gramEnd"/>
      <w:r>
        <w:rPr>
          <w:rFonts w:hint="eastAsia"/>
        </w:rPr>
        <w:t>作为上下文参考相对其他两种特征（</w:t>
      </w:r>
      <w:proofErr w:type="gramStart"/>
      <w:r>
        <w:rPr>
          <w:rFonts w:hint="eastAsia"/>
        </w:rPr>
        <w:t>段落级</w:t>
      </w:r>
      <w:proofErr w:type="gramEnd"/>
      <w:r>
        <w:rPr>
          <w:rFonts w:hint="eastAsia"/>
        </w:rPr>
        <w:t>特征和前一句特征）更有效。同时融合两种上下文特征，即同时加入</w:t>
      </w:r>
      <w:proofErr w:type="gramStart"/>
      <w:r>
        <w:rPr>
          <w:rFonts w:hint="eastAsia"/>
        </w:rPr>
        <w:t>篇章级</w:t>
      </w:r>
      <w:proofErr w:type="gramEnd"/>
      <w:r>
        <w:rPr>
          <w:rFonts w:hint="eastAsia"/>
        </w:rPr>
        <w:t>情感特征和前一句情感特征对于预测结果的提升效果最明显（除生理反应外，</w:t>
      </w:r>
      <w:r>
        <w:rPr>
          <w:i/>
        </w:rPr>
        <w:t xml:space="preserve"> p</w:t>
      </w:r>
      <w:r>
        <w:t>-value</w:t>
      </w:r>
      <w:r>
        <w:rPr>
          <w:rFonts w:hint="eastAsia"/>
        </w:rPr>
        <w:t>均小于</w:t>
      </w:r>
      <w:r>
        <w:rPr>
          <w:rFonts w:hint="eastAsia"/>
        </w:rPr>
        <w:t>0.01</w:t>
      </w:r>
      <w:r>
        <w:rPr>
          <w:rFonts w:hint="eastAsia"/>
        </w:rPr>
        <w:t>）。生理反应成分因为基准值已经处于较低的水平，因此提升效果不显著。总之，表</w:t>
      </w:r>
      <w:r>
        <w:rPr>
          <w:rFonts w:hint="eastAsia"/>
        </w:rPr>
        <w:t>5-2</w:t>
      </w:r>
      <w:r>
        <w:rPr>
          <w:rFonts w:hint="eastAsia"/>
        </w:rPr>
        <w:t>中结果表明加入前一文本单元情感特征有助于当前分析单元的情感预测，以该方式提供上下文参考也是一种有效的方式；此外，同时融合大尺度单元特征和前一文本单元特征的方式预测效果最佳。</w:t>
      </w:r>
    </w:p>
    <w:p w14:paraId="738CE28A" w14:textId="77777777" w:rsidR="00A20A63" w:rsidRDefault="001C2EF9">
      <w:pPr>
        <w:pStyle w:val="33"/>
      </w:pPr>
      <w:bookmarkStart w:id="173" w:name="_Toc437135891"/>
      <w:r>
        <w:rPr>
          <w:rFonts w:hint="eastAsia"/>
        </w:rPr>
        <w:t xml:space="preserve">5.5.3 </w:t>
      </w:r>
      <w:r>
        <w:rPr>
          <w:rFonts w:hint="eastAsia"/>
        </w:rPr>
        <w:t>综合结果比较</w:t>
      </w:r>
      <w:bookmarkEnd w:id="173"/>
    </w:p>
    <w:p w14:paraId="7EDBAF75" w14:textId="77777777" w:rsidR="00326251" w:rsidRPr="007A7053" w:rsidRDefault="001C2EF9" w:rsidP="00634674">
      <w:pPr>
        <w:ind w:firstLine="480"/>
      </w:pPr>
      <w:r>
        <w:rPr>
          <w:rFonts w:hint="eastAsia"/>
          <w:szCs w:val="21"/>
        </w:rPr>
        <w:t>综合上述实验所得结果，我们给出以精准率、召回率和</w:t>
      </w:r>
      <w:r>
        <w:rPr>
          <w:rFonts w:hint="eastAsia"/>
          <w:szCs w:val="21"/>
        </w:rPr>
        <w:t>F1</w:t>
      </w:r>
      <w:r>
        <w:rPr>
          <w:rFonts w:hint="eastAsia"/>
          <w:szCs w:val="21"/>
        </w:rPr>
        <w:t>值为评价指标的融合所有</w:t>
      </w:r>
      <w:r>
        <w:rPr>
          <w:rFonts w:hint="eastAsia"/>
        </w:rPr>
        <w:t>不同形式的影响的最终结果。因为当前采用的情感描述体系的复杂性，仅给出发音描述标注类别（每个维度上的每种强度）的平均</w:t>
      </w:r>
      <w:r>
        <w:rPr>
          <w:rFonts w:hint="eastAsia"/>
        </w:rPr>
        <w:t>F1</w:t>
      </w:r>
      <w:r>
        <w:rPr>
          <w:rFonts w:hint="eastAsia"/>
        </w:rPr>
        <w:t>值、平均精准率和平均召回率。以</w:t>
      </w:r>
      <w:r>
        <w:rPr>
          <w:rFonts w:hint="eastAsia"/>
          <w:szCs w:val="21"/>
        </w:rPr>
        <w:t>既不考虑情感成分间相互影响也不考虑上下文影响的预测结果作为基准（表</w:t>
      </w:r>
      <w:r>
        <w:rPr>
          <w:rFonts w:hint="eastAsia"/>
          <w:szCs w:val="21"/>
        </w:rPr>
        <w:t>5-3</w:t>
      </w:r>
      <w:r>
        <w:rPr>
          <w:rFonts w:hint="eastAsia"/>
          <w:szCs w:val="21"/>
        </w:rPr>
        <w:t>中“</w:t>
      </w:r>
      <w:r>
        <w:rPr>
          <w:rFonts w:hint="eastAsia"/>
          <w:szCs w:val="21"/>
        </w:rPr>
        <w:t>Baseline</w:t>
      </w:r>
      <w:r>
        <w:rPr>
          <w:rFonts w:hint="eastAsia"/>
          <w:szCs w:val="21"/>
        </w:rPr>
        <w:t>”行）。本文所确定的最终的情感预测模型既包含了言语情感各成分间的相互影响，又融合了大尺度单元以及同一尺度其他文本单元的影响，由于这些影响采用堆叠的方式实现，表</w:t>
      </w:r>
      <w:r>
        <w:rPr>
          <w:rFonts w:hint="eastAsia"/>
          <w:szCs w:val="21"/>
        </w:rPr>
        <w:t>5-3</w:t>
      </w:r>
      <w:r>
        <w:rPr>
          <w:rFonts w:hint="eastAsia"/>
          <w:szCs w:val="21"/>
        </w:rPr>
        <w:t>中将这一结果标为“</w:t>
      </w:r>
      <w:r>
        <w:rPr>
          <w:rFonts w:hint="eastAsia"/>
          <w:szCs w:val="21"/>
        </w:rPr>
        <w:t>Stacking</w:t>
      </w:r>
      <w:r>
        <w:rPr>
          <w:rFonts w:hint="eastAsia"/>
          <w:szCs w:val="21"/>
        </w:rPr>
        <w:t>”。同一单元内不同情感</w:t>
      </w:r>
      <w:r>
        <w:rPr>
          <w:rFonts w:hint="eastAsia"/>
        </w:rPr>
        <w:t>成分按生成顺序依次堆叠作为后面成分的部分输入，大尺度单元的影响采用</w:t>
      </w:r>
      <w:proofErr w:type="gramStart"/>
      <w:r>
        <w:rPr>
          <w:rFonts w:hint="eastAsia"/>
        </w:rPr>
        <w:t>篇章级相同</w:t>
      </w:r>
      <w:proofErr w:type="gramEnd"/>
      <w:r>
        <w:rPr>
          <w:rFonts w:hint="eastAsia"/>
        </w:rPr>
        <w:t>情感成分的堆叠，同样，同一尺度其他文本单元的影响采用前一句相同情感成分的堆叠。</w:t>
      </w:r>
      <w:r w:rsidR="00326251">
        <w:rPr>
          <w:rFonts w:hint="eastAsia"/>
        </w:rPr>
        <w:t>表</w:t>
      </w:r>
      <w:r w:rsidR="00326251">
        <w:rPr>
          <w:rFonts w:hint="eastAsia"/>
        </w:rPr>
        <w:t>5-3</w:t>
      </w:r>
      <w:r w:rsidR="00326251">
        <w:rPr>
          <w:rFonts w:hint="eastAsia"/>
        </w:rPr>
        <w:t>结果显示，本文所提出的情感预测的方法使发音描述的召回率、精准率和</w:t>
      </w:r>
      <w:r w:rsidR="00326251">
        <w:rPr>
          <w:rFonts w:hint="eastAsia"/>
        </w:rPr>
        <w:t>F1</w:t>
      </w:r>
      <w:r w:rsidR="00326251">
        <w:rPr>
          <w:rFonts w:hint="eastAsia"/>
        </w:rPr>
        <w:t>值均有明显提升，其中，精准率提升了</w:t>
      </w:r>
      <w:r w:rsidR="00326251">
        <w:rPr>
          <w:rFonts w:hint="eastAsia"/>
        </w:rPr>
        <w:t>10.3%</w:t>
      </w:r>
      <w:r w:rsidR="00326251">
        <w:rPr>
          <w:rFonts w:hint="eastAsia"/>
        </w:rPr>
        <w:t>，</w:t>
      </w:r>
      <w:r w:rsidR="00326251">
        <w:rPr>
          <w:rFonts w:hint="eastAsia"/>
        </w:rPr>
        <w:t>F1</w:t>
      </w:r>
      <w:r w:rsidR="00326251">
        <w:rPr>
          <w:rFonts w:hint="eastAsia"/>
        </w:rPr>
        <w:t>值</w:t>
      </w:r>
      <w:r w:rsidR="00326251">
        <w:rPr>
          <w:rFonts w:hint="eastAsia"/>
        </w:rPr>
        <w:lastRenderedPageBreak/>
        <w:t>提高了</w:t>
      </w:r>
      <w:r w:rsidR="00326251">
        <w:rPr>
          <w:rFonts w:hint="eastAsia"/>
        </w:rPr>
        <w:t>22.8%</w:t>
      </w:r>
      <w:r w:rsidR="00326251">
        <w:rPr>
          <w:rFonts w:hint="eastAsia"/>
        </w:rPr>
        <w:t>，召回率提高了</w:t>
      </w:r>
      <w:r w:rsidR="00326251">
        <w:rPr>
          <w:rFonts w:hint="eastAsia"/>
        </w:rPr>
        <w:t>31.8%</w:t>
      </w:r>
      <w:r w:rsidR="00326251">
        <w:rPr>
          <w:rFonts w:hint="eastAsia"/>
        </w:rPr>
        <w:t>。</w:t>
      </w:r>
    </w:p>
    <w:p w14:paraId="4CE707ED" w14:textId="77777777" w:rsidR="00A20A63" w:rsidRDefault="001C2EF9">
      <w:pPr>
        <w:ind w:firstLine="420"/>
        <w:rPr>
          <w:sz w:val="21"/>
          <w:szCs w:val="21"/>
        </w:rPr>
      </w:pPr>
      <w:r>
        <w:rPr>
          <w:rFonts w:hint="eastAsia"/>
          <w:sz w:val="21"/>
          <w:szCs w:val="21"/>
        </w:rPr>
        <w:t>表</w:t>
      </w:r>
      <w:r>
        <w:rPr>
          <w:rFonts w:hint="eastAsia"/>
          <w:sz w:val="21"/>
          <w:szCs w:val="21"/>
        </w:rPr>
        <w:t xml:space="preserve">5-3 </w:t>
      </w:r>
      <w:proofErr w:type="gramStart"/>
      <w:r>
        <w:rPr>
          <w:rFonts w:hint="eastAsia"/>
          <w:sz w:val="21"/>
          <w:szCs w:val="21"/>
        </w:rPr>
        <w:t>句子级</w:t>
      </w:r>
      <w:proofErr w:type="gramEnd"/>
      <w:r>
        <w:rPr>
          <w:rFonts w:hint="eastAsia"/>
          <w:sz w:val="21"/>
          <w:szCs w:val="21"/>
        </w:rPr>
        <w:t>发音描述的最终预测结果（平均召回率、平均精准率和平均</w:t>
      </w:r>
      <w:r>
        <w:rPr>
          <w:rFonts w:hint="eastAsia"/>
          <w:sz w:val="21"/>
          <w:szCs w:val="21"/>
        </w:rPr>
        <w:t>F1</w:t>
      </w:r>
      <w:r>
        <w:rPr>
          <w:rFonts w:hint="eastAsia"/>
          <w:sz w:val="21"/>
          <w:szCs w:val="21"/>
        </w:rPr>
        <w:t>值）。其中，“</w:t>
      </w:r>
      <w:r>
        <w:rPr>
          <w:rFonts w:hint="eastAsia"/>
          <w:sz w:val="21"/>
          <w:szCs w:val="21"/>
        </w:rPr>
        <w:t>Baseline</w:t>
      </w:r>
      <w:r>
        <w:rPr>
          <w:rFonts w:hint="eastAsia"/>
          <w:sz w:val="21"/>
          <w:szCs w:val="21"/>
        </w:rPr>
        <w:t>”表示既不考虑情感成分间相互影响也不考虑上下文影响的预测结果，“</w:t>
      </w:r>
      <w:r>
        <w:rPr>
          <w:rFonts w:hint="eastAsia"/>
          <w:sz w:val="21"/>
          <w:szCs w:val="21"/>
        </w:rPr>
        <w:t>Stacking</w:t>
      </w:r>
      <w:r>
        <w:rPr>
          <w:rFonts w:hint="eastAsia"/>
          <w:sz w:val="21"/>
          <w:szCs w:val="21"/>
        </w:rPr>
        <w:t>”表示同时考虑两种影响的结果，即本文所提方法。</w:t>
      </w:r>
    </w:p>
    <w:p w14:paraId="5627E2A4" w14:textId="77777777" w:rsidR="00A20A63" w:rsidRDefault="001C2EF9">
      <w:pPr>
        <w:ind w:firstLine="420"/>
        <w:rPr>
          <w:sz w:val="21"/>
          <w:szCs w:val="21"/>
        </w:rPr>
      </w:pPr>
      <w:r>
        <w:rPr>
          <w:rFonts w:hint="eastAsia"/>
          <w:sz w:val="21"/>
          <w:szCs w:val="21"/>
        </w:rPr>
        <w:t xml:space="preserve">Table 5-3 </w:t>
      </w:r>
      <w:proofErr w:type="gramStart"/>
      <w:r>
        <w:rPr>
          <w:sz w:val="21"/>
          <w:szCs w:val="21"/>
        </w:rPr>
        <w:t>The</w:t>
      </w:r>
      <w:proofErr w:type="gramEnd"/>
      <w:r>
        <w:rPr>
          <w:sz w:val="21"/>
          <w:szCs w:val="21"/>
        </w:rPr>
        <w:t xml:space="preserve"> mean recall, precision and F-value of the predictions of utterance manner at sentence level,</w:t>
      </w:r>
      <w:r>
        <w:rPr>
          <w:sz w:val="21"/>
          <w:szCs w:val="21"/>
          <w:lang w:val="en-IE"/>
        </w:rPr>
        <w:t xml:space="preserve"> in which “</w:t>
      </w:r>
      <w:r>
        <w:rPr>
          <w:sz w:val="21"/>
          <w:szCs w:val="21"/>
        </w:rPr>
        <w:t>Baseline</w:t>
      </w:r>
      <w:r>
        <w:rPr>
          <w:sz w:val="21"/>
          <w:szCs w:val="21"/>
          <w:lang w:val="en-IE"/>
        </w:rPr>
        <w:t>” represents the method without any other components or contextual features stacked, and “</w:t>
      </w:r>
      <w:r>
        <w:rPr>
          <w:sz w:val="21"/>
          <w:szCs w:val="21"/>
        </w:rPr>
        <w:t>Stacking</w:t>
      </w:r>
      <w:r>
        <w:rPr>
          <w:sz w:val="21"/>
          <w:szCs w:val="21"/>
          <w:lang w:val="en-IE"/>
        </w:rPr>
        <w:t>” refers to the proposed method with both other components and contextual features stacked</w:t>
      </w:r>
      <w:r>
        <w:rPr>
          <w:sz w:val="21"/>
          <w:szCs w:val="21"/>
        </w:rPr>
        <w:t>.</w:t>
      </w:r>
    </w:p>
    <w:tbl>
      <w:tblPr>
        <w:tblW w:w="5140" w:type="dxa"/>
        <w:jc w:val="center"/>
        <w:tblLayout w:type="fixed"/>
        <w:tblLook w:val="04A0" w:firstRow="1" w:lastRow="0" w:firstColumn="1" w:lastColumn="0" w:noHBand="0" w:noVBand="1"/>
      </w:tblPr>
      <w:tblGrid>
        <w:gridCol w:w="1660"/>
        <w:gridCol w:w="1080"/>
        <w:gridCol w:w="1320"/>
        <w:gridCol w:w="1080"/>
      </w:tblGrid>
      <w:tr w:rsidR="00A20A63" w14:paraId="70F0E70C" w14:textId="77777777">
        <w:trPr>
          <w:trHeight w:val="283"/>
          <w:jc w:val="center"/>
        </w:trPr>
        <w:tc>
          <w:tcPr>
            <w:tcW w:w="1660" w:type="dxa"/>
            <w:tcBorders>
              <w:top w:val="single" w:sz="4" w:space="0" w:color="auto"/>
              <w:left w:val="nil"/>
              <w:bottom w:val="single" w:sz="4" w:space="0" w:color="auto"/>
              <w:right w:val="nil"/>
            </w:tcBorders>
            <w:shd w:val="clear" w:color="auto" w:fill="auto"/>
            <w:vAlign w:val="center"/>
          </w:tcPr>
          <w:p w14:paraId="532E9BB9" w14:textId="77777777" w:rsidR="00A20A63" w:rsidRDefault="001C2EF9">
            <w:pPr>
              <w:ind w:firstLineChars="0" w:firstLine="0"/>
              <w:rPr>
                <w:sz w:val="21"/>
              </w:rPr>
            </w:pPr>
            <w:r>
              <w:rPr>
                <w:sz w:val="21"/>
              </w:rPr>
              <w:t xml:space="preserve">　</w:t>
            </w:r>
          </w:p>
        </w:tc>
        <w:tc>
          <w:tcPr>
            <w:tcW w:w="1080" w:type="dxa"/>
            <w:tcBorders>
              <w:top w:val="single" w:sz="4" w:space="0" w:color="auto"/>
              <w:left w:val="nil"/>
              <w:bottom w:val="single" w:sz="4" w:space="0" w:color="auto"/>
              <w:right w:val="nil"/>
            </w:tcBorders>
            <w:shd w:val="clear" w:color="auto" w:fill="auto"/>
            <w:vAlign w:val="center"/>
          </w:tcPr>
          <w:p w14:paraId="3E18E27F" w14:textId="77777777" w:rsidR="00A20A63" w:rsidRDefault="001C2EF9">
            <w:pPr>
              <w:ind w:firstLineChars="0" w:firstLine="0"/>
              <w:rPr>
                <w:sz w:val="21"/>
              </w:rPr>
            </w:pPr>
            <w:r>
              <w:rPr>
                <w:sz w:val="21"/>
              </w:rPr>
              <w:t>Recall</w:t>
            </w:r>
          </w:p>
        </w:tc>
        <w:tc>
          <w:tcPr>
            <w:tcW w:w="1320" w:type="dxa"/>
            <w:tcBorders>
              <w:top w:val="single" w:sz="4" w:space="0" w:color="auto"/>
              <w:left w:val="nil"/>
              <w:bottom w:val="single" w:sz="4" w:space="0" w:color="auto"/>
              <w:right w:val="nil"/>
            </w:tcBorders>
            <w:shd w:val="clear" w:color="auto" w:fill="auto"/>
            <w:vAlign w:val="center"/>
          </w:tcPr>
          <w:p w14:paraId="5BB5F741" w14:textId="77777777" w:rsidR="00A20A63" w:rsidRDefault="001C2EF9">
            <w:pPr>
              <w:ind w:firstLineChars="0" w:firstLine="0"/>
              <w:rPr>
                <w:sz w:val="21"/>
              </w:rPr>
            </w:pPr>
            <w:r>
              <w:rPr>
                <w:sz w:val="21"/>
              </w:rPr>
              <w:t>Precision</w:t>
            </w:r>
          </w:p>
        </w:tc>
        <w:tc>
          <w:tcPr>
            <w:tcW w:w="1080" w:type="dxa"/>
            <w:tcBorders>
              <w:top w:val="single" w:sz="4" w:space="0" w:color="auto"/>
              <w:left w:val="nil"/>
              <w:bottom w:val="single" w:sz="4" w:space="0" w:color="auto"/>
              <w:right w:val="nil"/>
            </w:tcBorders>
            <w:shd w:val="clear" w:color="auto" w:fill="auto"/>
            <w:vAlign w:val="center"/>
          </w:tcPr>
          <w:p w14:paraId="6EDB5FA3" w14:textId="77777777" w:rsidR="00A20A63" w:rsidRDefault="001C2EF9">
            <w:pPr>
              <w:ind w:firstLineChars="0" w:firstLine="0"/>
              <w:rPr>
                <w:sz w:val="21"/>
              </w:rPr>
            </w:pPr>
            <w:r>
              <w:rPr>
                <w:sz w:val="21"/>
              </w:rPr>
              <w:t>F</w:t>
            </w:r>
            <w:r>
              <w:rPr>
                <w:rFonts w:hint="eastAsia"/>
                <w:sz w:val="21"/>
              </w:rPr>
              <w:t>1</w:t>
            </w:r>
            <w:r>
              <w:rPr>
                <w:sz w:val="21"/>
              </w:rPr>
              <w:t>-value</w:t>
            </w:r>
          </w:p>
        </w:tc>
      </w:tr>
      <w:tr w:rsidR="00A20A63" w14:paraId="275286B4" w14:textId="77777777">
        <w:trPr>
          <w:trHeight w:val="283"/>
          <w:jc w:val="center"/>
        </w:trPr>
        <w:tc>
          <w:tcPr>
            <w:tcW w:w="1660" w:type="dxa"/>
            <w:tcBorders>
              <w:top w:val="nil"/>
              <w:left w:val="nil"/>
              <w:bottom w:val="nil"/>
              <w:right w:val="nil"/>
            </w:tcBorders>
            <w:shd w:val="clear" w:color="auto" w:fill="auto"/>
            <w:vAlign w:val="center"/>
          </w:tcPr>
          <w:p w14:paraId="64DCBADB" w14:textId="77777777" w:rsidR="00A20A63" w:rsidRDefault="001C2EF9">
            <w:pPr>
              <w:ind w:firstLineChars="0" w:firstLine="0"/>
              <w:rPr>
                <w:sz w:val="21"/>
              </w:rPr>
            </w:pPr>
            <w:r>
              <w:rPr>
                <w:sz w:val="21"/>
              </w:rPr>
              <w:t>Baseline</w:t>
            </w:r>
          </w:p>
        </w:tc>
        <w:tc>
          <w:tcPr>
            <w:tcW w:w="1080" w:type="dxa"/>
            <w:tcBorders>
              <w:top w:val="nil"/>
              <w:left w:val="nil"/>
              <w:bottom w:val="nil"/>
              <w:right w:val="nil"/>
            </w:tcBorders>
            <w:shd w:val="clear" w:color="auto" w:fill="auto"/>
            <w:vAlign w:val="center"/>
          </w:tcPr>
          <w:p w14:paraId="02F95B5F" w14:textId="77777777" w:rsidR="00A20A63" w:rsidRDefault="001C2EF9">
            <w:pPr>
              <w:ind w:firstLineChars="0" w:firstLine="0"/>
              <w:rPr>
                <w:sz w:val="21"/>
              </w:rPr>
            </w:pPr>
            <w:r>
              <w:rPr>
                <w:sz w:val="21"/>
              </w:rPr>
              <w:t>0.47</w:t>
            </w:r>
          </w:p>
        </w:tc>
        <w:tc>
          <w:tcPr>
            <w:tcW w:w="1320" w:type="dxa"/>
            <w:tcBorders>
              <w:top w:val="nil"/>
              <w:left w:val="nil"/>
              <w:bottom w:val="nil"/>
              <w:right w:val="nil"/>
            </w:tcBorders>
            <w:shd w:val="clear" w:color="auto" w:fill="auto"/>
            <w:vAlign w:val="center"/>
          </w:tcPr>
          <w:p w14:paraId="33330FFF" w14:textId="77777777" w:rsidR="00A20A63" w:rsidRDefault="001C2EF9">
            <w:pPr>
              <w:ind w:firstLineChars="0" w:firstLine="0"/>
              <w:rPr>
                <w:sz w:val="21"/>
              </w:rPr>
            </w:pPr>
            <w:r>
              <w:rPr>
                <w:sz w:val="21"/>
              </w:rPr>
              <w:t>0.58</w:t>
            </w:r>
          </w:p>
        </w:tc>
        <w:tc>
          <w:tcPr>
            <w:tcW w:w="1080" w:type="dxa"/>
            <w:tcBorders>
              <w:top w:val="nil"/>
              <w:left w:val="nil"/>
              <w:bottom w:val="nil"/>
              <w:right w:val="nil"/>
            </w:tcBorders>
            <w:shd w:val="clear" w:color="auto" w:fill="auto"/>
            <w:vAlign w:val="center"/>
          </w:tcPr>
          <w:p w14:paraId="48F9843A" w14:textId="77777777" w:rsidR="00A20A63" w:rsidRDefault="001C2EF9">
            <w:pPr>
              <w:ind w:firstLineChars="0" w:firstLine="0"/>
              <w:rPr>
                <w:sz w:val="21"/>
              </w:rPr>
            </w:pPr>
            <w:r>
              <w:rPr>
                <w:sz w:val="21"/>
              </w:rPr>
              <w:t>0.48</w:t>
            </w:r>
          </w:p>
        </w:tc>
      </w:tr>
      <w:tr w:rsidR="00A20A63" w14:paraId="2ED7BD0F" w14:textId="77777777">
        <w:trPr>
          <w:trHeight w:val="283"/>
          <w:jc w:val="center"/>
        </w:trPr>
        <w:tc>
          <w:tcPr>
            <w:tcW w:w="1660" w:type="dxa"/>
            <w:tcBorders>
              <w:top w:val="nil"/>
              <w:left w:val="nil"/>
              <w:bottom w:val="single" w:sz="4" w:space="0" w:color="auto"/>
              <w:right w:val="nil"/>
            </w:tcBorders>
            <w:shd w:val="clear" w:color="auto" w:fill="auto"/>
            <w:vAlign w:val="center"/>
          </w:tcPr>
          <w:p w14:paraId="240674DE" w14:textId="77777777" w:rsidR="00A20A63" w:rsidRDefault="001C2EF9">
            <w:pPr>
              <w:ind w:firstLineChars="0" w:firstLine="0"/>
              <w:rPr>
                <w:sz w:val="21"/>
              </w:rPr>
            </w:pPr>
            <w:r>
              <w:rPr>
                <w:sz w:val="21"/>
              </w:rPr>
              <w:t>Stacking</w:t>
            </w:r>
          </w:p>
        </w:tc>
        <w:tc>
          <w:tcPr>
            <w:tcW w:w="1080" w:type="dxa"/>
            <w:tcBorders>
              <w:top w:val="nil"/>
              <w:left w:val="nil"/>
              <w:bottom w:val="single" w:sz="4" w:space="0" w:color="auto"/>
              <w:right w:val="nil"/>
            </w:tcBorders>
            <w:shd w:val="clear" w:color="auto" w:fill="auto"/>
            <w:vAlign w:val="center"/>
          </w:tcPr>
          <w:p w14:paraId="26BE3B72" w14:textId="77777777" w:rsidR="00A20A63" w:rsidRDefault="001C2EF9">
            <w:pPr>
              <w:ind w:firstLineChars="0" w:firstLine="0"/>
              <w:rPr>
                <w:b/>
                <w:sz w:val="21"/>
              </w:rPr>
            </w:pPr>
            <w:r>
              <w:rPr>
                <w:b/>
                <w:sz w:val="21"/>
              </w:rPr>
              <w:t>0.61</w:t>
            </w:r>
          </w:p>
        </w:tc>
        <w:tc>
          <w:tcPr>
            <w:tcW w:w="1320" w:type="dxa"/>
            <w:tcBorders>
              <w:top w:val="nil"/>
              <w:left w:val="nil"/>
              <w:bottom w:val="single" w:sz="4" w:space="0" w:color="auto"/>
              <w:right w:val="nil"/>
            </w:tcBorders>
            <w:shd w:val="clear" w:color="auto" w:fill="auto"/>
            <w:vAlign w:val="center"/>
          </w:tcPr>
          <w:p w14:paraId="6AFB533D" w14:textId="77777777" w:rsidR="00A20A63" w:rsidRDefault="001C2EF9">
            <w:pPr>
              <w:ind w:firstLineChars="0" w:firstLine="0"/>
              <w:rPr>
                <w:b/>
                <w:sz w:val="21"/>
              </w:rPr>
            </w:pPr>
            <w:r>
              <w:rPr>
                <w:b/>
                <w:sz w:val="21"/>
              </w:rPr>
              <w:t>0.64</w:t>
            </w:r>
          </w:p>
        </w:tc>
        <w:tc>
          <w:tcPr>
            <w:tcW w:w="1080" w:type="dxa"/>
            <w:tcBorders>
              <w:top w:val="nil"/>
              <w:left w:val="nil"/>
              <w:bottom w:val="single" w:sz="4" w:space="0" w:color="auto"/>
              <w:right w:val="nil"/>
            </w:tcBorders>
            <w:shd w:val="clear" w:color="auto" w:fill="auto"/>
            <w:vAlign w:val="center"/>
          </w:tcPr>
          <w:p w14:paraId="46B5284C" w14:textId="77777777" w:rsidR="00A20A63" w:rsidRDefault="001C2EF9">
            <w:pPr>
              <w:ind w:firstLineChars="0" w:firstLine="0"/>
              <w:rPr>
                <w:b/>
                <w:sz w:val="21"/>
              </w:rPr>
            </w:pPr>
            <w:r>
              <w:rPr>
                <w:b/>
                <w:sz w:val="21"/>
              </w:rPr>
              <w:t>0.59</w:t>
            </w:r>
          </w:p>
        </w:tc>
      </w:tr>
    </w:tbl>
    <w:p w14:paraId="257CACF0" w14:textId="77777777" w:rsidR="00326251" w:rsidRDefault="00326251" w:rsidP="00BB3DF0">
      <w:pPr>
        <w:spacing w:beforeLines="100" w:before="312"/>
        <w:ind w:firstLine="480"/>
      </w:pPr>
      <w:bookmarkStart w:id="174" w:name="_Toc437135892"/>
      <w:r>
        <w:rPr>
          <w:rFonts w:hint="eastAsia"/>
        </w:rPr>
        <w:t>此外，</w:t>
      </w:r>
      <w:r w:rsidR="005046D0">
        <w:rPr>
          <w:rFonts w:hint="eastAsia"/>
        </w:rPr>
        <w:t>表</w:t>
      </w:r>
      <w:r w:rsidR="005046D0">
        <w:rPr>
          <w:rFonts w:hint="eastAsia"/>
        </w:rPr>
        <w:t>5-4</w:t>
      </w:r>
      <w:r>
        <w:rPr>
          <w:rFonts w:hint="eastAsia"/>
        </w:rPr>
        <w:t>给出</w:t>
      </w:r>
      <w:r w:rsidR="00980372">
        <w:rPr>
          <w:rFonts w:hint="eastAsia"/>
        </w:rPr>
        <w:t>两篇</w:t>
      </w:r>
      <w:r>
        <w:rPr>
          <w:rFonts w:hint="eastAsia"/>
        </w:rPr>
        <w:t>新闻稿的人工标注情感与预测结果的对比（篇章级），以</w:t>
      </w:r>
      <w:r w:rsidR="00C408F2">
        <w:rPr>
          <w:rFonts w:hint="eastAsia"/>
        </w:rPr>
        <w:t>便观察</w:t>
      </w:r>
      <w:r w:rsidR="00D365D7">
        <w:rPr>
          <w:rFonts w:hint="eastAsia"/>
        </w:rPr>
        <w:t>分析所提</w:t>
      </w:r>
      <w:r>
        <w:rPr>
          <w:rFonts w:hint="eastAsia"/>
        </w:rPr>
        <w:t>模型的</w:t>
      </w:r>
      <w:r w:rsidR="00D365D7">
        <w:rPr>
          <w:rFonts w:hint="eastAsia"/>
        </w:rPr>
        <w:t>预测</w:t>
      </w:r>
      <w:r>
        <w:rPr>
          <w:rFonts w:hint="eastAsia"/>
        </w:rPr>
        <w:t>效果。</w:t>
      </w:r>
      <w:r w:rsidR="009C1BC2">
        <w:rPr>
          <w:rFonts w:hint="eastAsia"/>
        </w:rPr>
        <w:t>从表</w:t>
      </w:r>
      <w:r w:rsidR="005046D0">
        <w:rPr>
          <w:rFonts w:hint="eastAsia"/>
        </w:rPr>
        <w:t>中</w:t>
      </w:r>
      <w:r w:rsidR="009C1BC2">
        <w:rPr>
          <w:rFonts w:hint="eastAsia"/>
        </w:rPr>
        <w:t>可以看出，</w:t>
      </w:r>
      <w:r w:rsidR="00B42D57">
        <w:rPr>
          <w:rFonts w:hint="eastAsia"/>
        </w:rPr>
        <w:t>模型</w:t>
      </w:r>
      <w:r w:rsidR="009C1BC2">
        <w:rPr>
          <w:rFonts w:hint="eastAsia"/>
        </w:rPr>
        <w:t>预测结果基本与人工标注数值处于同一强度，表明预测模型可以提供堪用的情感预测信息。另外，两篇文稿</w:t>
      </w:r>
      <w:r w:rsidR="00790209">
        <w:rPr>
          <w:rFonts w:hint="eastAsia"/>
        </w:rPr>
        <w:t>虽然均属于人物悼念的类型</w:t>
      </w:r>
      <w:r w:rsidR="009C1BC2">
        <w:rPr>
          <w:rFonts w:hint="eastAsia"/>
        </w:rPr>
        <w:t>，但</w:t>
      </w:r>
      <w:r w:rsidR="005046D0">
        <w:rPr>
          <w:rFonts w:hint="eastAsia"/>
        </w:rPr>
        <w:t>发音方式</w:t>
      </w:r>
      <w:r w:rsidR="00790209">
        <w:rPr>
          <w:rFonts w:hint="eastAsia"/>
        </w:rPr>
        <w:t>截然不同，如果仅采用离散类别标注情感，则无法得到可供参考的更多细节，我们通过从情感生成的角度，逐一对该过程中涉及到的变化与反应进行评估，最终推得与文本内容所表达的情感相一致的发音方式预判，进而</w:t>
      </w:r>
      <w:r w:rsidR="002860E3">
        <w:rPr>
          <w:rFonts w:hint="eastAsia"/>
        </w:rPr>
        <w:t>用以</w:t>
      </w:r>
      <w:r w:rsidR="00790209">
        <w:rPr>
          <w:rFonts w:hint="eastAsia"/>
        </w:rPr>
        <w:t>指导后续的语音信号的调整与变化。</w:t>
      </w:r>
    </w:p>
    <w:p w14:paraId="3B03276A" w14:textId="77777777" w:rsidR="007A7053" w:rsidRDefault="007A7053" w:rsidP="007A7053">
      <w:pPr>
        <w:pStyle w:val="23"/>
      </w:pPr>
      <w:r>
        <w:rPr>
          <w:rFonts w:hint="eastAsia"/>
        </w:rPr>
        <w:t xml:space="preserve">5.6 </w:t>
      </w:r>
      <w:r>
        <w:rPr>
          <w:rFonts w:hint="eastAsia"/>
        </w:rPr>
        <w:t>本章小结</w:t>
      </w:r>
    </w:p>
    <w:p w14:paraId="030BD824" w14:textId="77777777" w:rsidR="007A7053" w:rsidRDefault="007A7053" w:rsidP="007A7053">
      <w:pPr>
        <w:ind w:firstLine="480"/>
      </w:pPr>
      <w:r>
        <w:rPr>
          <w:rFonts w:hint="eastAsia"/>
        </w:rPr>
        <w:t>本章在第</w:t>
      </w:r>
      <w:r>
        <w:rPr>
          <w:rFonts w:hint="eastAsia"/>
        </w:rPr>
        <w:t>4</w:t>
      </w:r>
      <w:r>
        <w:rPr>
          <w:rFonts w:hint="eastAsia"/>
        </w:rPr>
        <w:t>章提出的融合不同情感成分间相互影响的言语情感预测模型基础上，增加了来自不同尺度和不同文本单元</w:t>
      </w:r>
      <w:proofErr w:type="gramStart"/>
      <w:r>
        <w:rPr>
          <w:rFonts w:hint="eastAsia"/>
        </w:rPr>
        <w:t>间特征</w:t>
      </w:r>
      <w:proofErr w:type="gramEnd"/>
      <w:r>
        <w:rPr>
          <w:rFonts w:hint="eastAsia"/>
        </w:rPr>
        <w:t>的影响，提出了可以融合不同层级影响因素的多尺度情感预测模型。模型依然基于中间层部分可见的深度堆叠网络</w:t>
      </w:r>
      <w:r>
        <w:rPr>
          <w:rFonts w:hint="eastAsia"/>
        </w:rPr>
        <w:t>VDSN</w:t>
      </w:r>
      <w:r>
        <w:rPr>
          <w:rFonts w:hint="eastAsia"/>
        </w:rPr>
        <w:t>搭建，大尺度单元以及前一文本单元的情感特征作为当前分析单元的已知信息，为其提供不同颗粒度的上下文参考。实验表明：</w:t>
      </w:r>
    </w:p>
    <w:p w14:paraId="786F8D41" w14:textId="77777777" w:rsidR="007A7053" w:rsidRDefault="007A7053" w:rsidP="007A7053">
      <w:pPr>
        <w:ind w:firstLine="480"/>
      </w:pPr>
      <w:r>
        <w:rPr>
          <w:rFonts w:hint="eastAsia"/>
        </w:rPr>
        <w:t>（</w:t>
      </w:r>
      <w:r>
        <w:rPr>
          <w:rFonts w:hint="eastAsia"/>
        </w:rPr>
        <w:t>1</w:t>
      </w:r>
      <w:r>
        <w:rPr>
          <w:rFonts w:hint="eastAsia"/>
        </w:rPr>
        <w:t>）加入其他尺度情感特征有助于本尺度文本单元的情感预测，以大尺度特征为小尺度单元情感预测提供上下文参考的方式可行且有效；</w:t>
      </w:r>
    </w:p>
    <w:p w14:paraId="6A8AEEF3" w14:textId="77777777" w:rsidR="007A7053" w:rsidRDefault="007A7053" w:rsidP="007A7053">
      <w:pPr>
        <w:ind w:firstLine="480"/>
      </w:pPr>
      <w:r>
        <w:rPr>
          <w:rFonts w:hint="eastAsia"/>
        </w:rPr>
        <w:t>（</w:t>
      </w:r>
      <w:r>
        <w:rPr>
          <w:rFonts w:hint="eastAsia"/>
        </w:rPr>
        <w:t>2</w:t>
      </w:r>
      <w:r>
        <w:rPr>
          <w:rFonts w:hint="eastAsia"/>
        </w:rPr>
        <w:t>）加入前一文本单元情感特征有助于当前分析单元的情感预测，以该方式提供上下文参考也是一种有效的方式；</w:t>
      </w:r>
    </w:p>
    <w:p w14:paraId="6EFDC641" w14:textId="77777777" w:rsidR="007A7053" w:rsidRDefault="007A7053" w:rsidP="007A7053">
      <w:pPr>
        <w:ind w:firstLine="480"/>
      </w:pPr>
      <w:r>
        <w:rPr>
          <w:rFonts w:hint="eastAsia"/>
        </w:rPr>
        <w:t>（</w:t>
      </w:r>
      <w:r>
        <w:rPr>
          <w:rFonts w:hint="eastAsia"/>
        </w:rPr>
        <w:t>3</w:t>
      </w:r>
      <w:r>
        <w:rPr>
          <w:rFonts w:hint="eastAsia"/>
        </w:rPr>
        <w:t>）同时融合大尺度单元特征和前一文本单元特征的方式预测效果最佳；</w:t>
      </w:r>
    </w:p>
    <w:p w14:paraId="18AB8D9F" w14:textId="77777777" w:rsidR="007A7053" w:rsidRDefault="007A7053" w:rsidP="007A7053">
      <w:pPr>
        <w:ind w:firstLine="480"/>
        <w:rPr>
          <w:sz w:val="21"/>
        </w:rPr>
      </w:pPr>
      <w:r>
        <w:rPr>
          <w:rFonts w:hint="eastAsia"/>
        </w:rPr>
        <w:t>（</w:t>
      </w:r>
      <w:r>
        <w:rPr>
          <w:rFonts w:hint="eastAsia"/>
        </w:rPr>
        <w:t>4</w:t>
      </w:r>
      <w:r>
        <w:rPr>
          <w:rFonts w:hint="eastAsia"/>
        </w:rPr>
        <w:t>）最终，本文所提出的情感预测模型（</w:t>
      </w:r>
      <w:r>
        <w:rPr>
          <w:rFonts w:hint="eastAsia"/>
          <w:szCs w:val="21"/>
        </w:rPr>
        <w:t>既包含言语情感各成分间的相互影响，又融合了大尺度单元以及同一尺度其他文本单元的影响</w:t>
      </w:r>
      <w:r>
        <w:rPr>
          <w:rFonts w:hint="eastAsia"/>
        </w:rPr>
        <w:t>）使预测目标的召回率、</w:t>
      </w:r>
      <w:r>
        <w:rPr>
          <w:rFonts w:hint="eastAsia"/>
        </w:rPr>
        <w:lastRenderedPageBreak/>
        <w:t>精准率和</w:t>
      </w:r>
      <w:r>
        <w:rPr>
          <w:rFonts w:hint="eastAsia"/>
        </w:rPr>
        <w:t>F1</w:t>
      </w:r>
      <w:r>
        <w:rPr>
          <w:rFonts w:hint="eastAsia"/>
        </w:rPr>
        <w:t>值分别提升了</w:t>
      </w:r>
      <w:r>
        <w:rPr>
          <w:rFonts w:hint="eastAsia"/>
        </w:rPr>
        <w:t>31.8%</w:t>
      </w:r>
      <w:r>
        <w:rPr>
          <w:rFonts w:hint="eastAsia"/>
        </w:rPr>
        <w:t>、</w:t>
      </w:r>
      <w:r>
        <w:rPr>
          <w:rFonts w:hint="eastAsia"/>
        </w:rPr>
        <w:t>10.3%</w:t>
      </w:r>
      <w:r>
        <w:rPr>
          <w:rFonts w:hint="eastAsia"/>
        </w:rPr>
        <w:t>和</w:t>
      </w:r>
      <w:r>
        <w:rPr>
          <w:rFonts w:hint="eastAsia"/>
        </w:rPr>
        <w:t>22.8%</w:t>
      </w:r>
      <w:r>
        <w:rPr>
          <w:rFonts w:hint="eastAsia"/>
        </w:rPr>
        <w:t>。</w:t>
      </w:r>
    </w:p>
    <w:p w14:paraId="0864D6B8" w14:textId="77777777" w:rsidR="00326251" w:rsidRDefault="00326251" w:rsidP="00E375F6">
      <w:pPr>
        <w:spacing w:beforeLines="50" w:before="156"/>
        <w:ind w:firstLine="420"/>
        <w:rPr>
          <w:sz w:val="21"/>
        </w:rPr>
      </w:pPr>
      <w:r w:rsidRPr="00326251">
        <w:rPr>
          <w:rFonts w:hint="eastAsia"/>
          <w:sz w:val="21"/>
        </w:rPr>
        <w:t>表</w:t>
      </w:r>
      <w:r w:rsidRPr="00326251">
        <w:rPr>
          <w:rFonts w:hint="eastAsia"/>
          <w:sz w:val="21"/>
        </w:rPr>
        <w:t>5-4</w:t>
      </w:r>
      <w:r w:rsidRPr="00326251">
        <w:rPr>
          <w:rFonts w:hint="eastAsia"/>
          <w:sz w:val="21"/>
        </w:rPr>
        <w:t>人工情感标注与预测结果</w:t>
      </w:r>
      <w:r>
        <w:rPr>
          <w:rFonts w:hint="eastAsia"/>
          <w:sz w:val="21"/>
        </w:rPr>
        <w:t>样例</w:t>
      </w:r>
      <w:r w:rsidRPr="00326251">
        <w:rPr>
          <w:rFonts w:hint="eastAsia"/>
          <w:sz w:val="21"/>
        </w:rPr>
        <w:t>对比</w:t>
      </w:r>
    </w:p>
    <w:p w14:paraId="1F8E0F09" w14:textId="77777777" w:rsidR="00326251" w:rsidRPr="00326251" w:rsidRDefault="00326251" w:rsidP="00326251">
      <w:pPr>
        <w:ind w:firstLine="420"/>
        <w:rPr>
          <w:sz w:val="21"/>
        </w:rPr>
      </w:pPr>
      <w:r>
        <w:rPr>
          <w:rFonts w:hint="eastAsia"/>
          <w:sz w:val="21"/>
        </w:rPr>
        <w:t xml:space="preserve">Table 5-4 </w:t>
      </w:r>
      <w:r w:rsidRPr="00326251">
        <w:rPr>
          <w:sz w:val="21"/>
        </w:rPr>
        <w:t>Comparison between artificial emotion labeling and predicti</w:t>
      </w:r>
      <w:r>
        <w:rPr>
          <w:rFonts w:hint="eastAsia"/>
          <w:sz w:val="21"/>
        </w:rPr>
        <w:t>ng</w:t>
      </w:r>
      <w:r w:rsidRPr="00326251">
        <w:rPr>
          <w:sz w:val="21"/>
        </w:rPr>
        <w:t xml:space="preserve"> results</w:t>
      </w:r>
    </w:p>
    <w:tbl>
      <w:tblPr>
        <w:tblStyle w:val="af2"/>
        <w:tblW w:w="0" w:type="auto"/>
        <w:tblBorders>
          <w:left w:val="none" w:sz="0" w:space="0" w:color="auto"/>
          <w:right w:val="none" w:sz="0" w:space="0" w:color="auto"/>
        </w:tblBorders>
        <w:tblLook w:val="04A0" w:firstRow="1" w:lastRow="0" w:firstColumn="1" w:lastColumn="0" w:noHBand="0" w:noVBand="1"/>
      </w:tblPr>
      <w:tblGrid>
        <w:gridCol w:w="4160"/>
        <w:gridCol w:w="2102"/>
        <w:gridCol w:w="2242"/>
      </w:tblGrid>
      <w:tr w:rsidR="00326251" w:rsidRPr="00820BF6" w14:paraId="1E1B2169" w14:textId="77777777" w:rsidTr="00820BF6">
        <w:tc>
          <w:tcPr>
            <w:tcW w:w="4219" w:type="dxa"/>
          </w:tcPr>
          <w:p w14:paraId="27E39CF8"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输入文本</w:t>
            </w:r>
          </w:p>
        </w:tc>
        <w:tc>
          <w:tcPr>
            <w:tcW w:w="2126" w:type="dxa"/>
          </w:tcPr>
          <w:p w14:paraId="6209A19F"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人工标注</w:t>
            </w:r>
          </w:p>
        </w:tc>
        <w:tc>
          <w:tcPr>
            <w:tcW w:w="2268" w:type="dxa"/>
          </w:tcPr>
          <w:p w14:paraId="268A2E33"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预测结果</w:t>
            </w:r>
          </w:p>
        </w:tc>
      </w:tr>
      <w:tr w:rsidR="00326251" w:rsidRPr="00820BF6" w14:paraId="2FF41C12" w14:textId="77777777" w:rsidTr="00820BF6">
        <w:tc>
          <w:tcPr>
            <w:tcW w:w="4219" w:type="dxa"/>
          </w:tcPr>
          <w:p w14:paraId="11DD8C8B" w14:textId="77777777" w:rsidR="00326251" w:rsidRPr="00820BF6" w:rsidRDefault="00326251"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我国著名电影艺术家，中国共产党党员孙道临的遗体昨天在上海龙华殡仪馆火化。孙道临因突发心脏病抢救无效，二零零七年十二月二十八号在上海逝世，享年八十六岁。孙道临逝世后，胡锦涛、江泽民、吴邦国、温家宝、贾庆林、曾庆红、李长春、习近平、李克强、贺国强、周永康等通过不同方式对孙道临的逝世表示沉痛哀悼，并向其家属表示深切慰问。昨天上午，近万人在贝多芬第七交响曲的旋律中送别孙道临。孙道临原名孙以亮，一九二一年生于北京，一九四三年加入中国旅行剧团，开始艺术生涯，六十多年来，他追求光明，追求进步，把个人命运、艺术追求和民族社会、国家的命运结合在一起，为繁荣中国电影事业贡献了毕生的智慧和力量。二零零五年，在纪念中国电影诞生一百周年大会上被授予</w:t>
            </w:r>
            <w:r w:rsidRPr="00820BF6">
              <w:rPr>
                <w:rFonts w:ascii="宋体" w:cs="宋体"/>
                <w:kern w:val="0"/>
                <w:sz w:val="20"/>
                <w:szCs w:val="21"/>
              </w:rPr>
              <w:t>“</w:t>
            </w:r>
            <w:r w:rsidRPr="00820BF6">
              <w:rPr>
                <w:rFonts w:ascii="宋体" w:cs="宋体" w:hint="eastAsia"/>
                <w:kern w:val="0"/>
                <w:sz w:val="20"/>
                <w:szCs w:val="21"/>
              </w:rPr>
              <w:t>对国家有突出贡献电影艺术家</w:t>
            </w:r>
            <w:r w:rsidRPr="00820BF6">
              <w:rPr>
                <w:rFonts w:ascii="宋体" w:cs="宋体"/>
                <w:kern w:val="0"/>
                <w:sz w:val="20"/>
                <w:szCs w:val="21"/>
              </w:rPr>
              <w:t>”</w:t>
            </w:r>
            <w:r w:rsidRPr="00820BF6">
              <w:rPr>
                <w:rFonts w:ascii="宋体" w:cs="宋体" w:hint="eastAsia"/>
                <w:kern w:val="0"/>
                <w:sz w:val="20"/>
                <w:szCs w:val="21"/>
              </w:rPr>
              <w:t>称号。</w:t>
            </w:r>
          </w:p>
        </w:tc>
        <w:tc>
          <w:tcPr>
            <w:tcW w:w="2126" w:type="dxa"/>
          </w:tcPr>
          <w:p w14:paraId="7B656A5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7CAD6E22"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2467092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1FD738A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1EA4E81C"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37694FAA"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5E221043"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BD6BC92"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80D0BE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078E4E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796FC73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503A2394"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6173D12F" w14:textId="77777777" w:rsidR="00326251"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326251" w:rsidRPr="00820BF6">
              <w:rPr>
                <w:rFonts w:ascii="宋体" w:cs="宋体" w:hint="eastAsia"/>
                <w:kern w:val="0"/>
                <w:sz w:val="20"/>
                <w:szCs w:val="21"/>
              </w:rPr>
              <w:t>-</w:t>
            </w:r>
            <w:r>
              <w:rPr>
                <w:rFonts w:ascii="宋体" w:cs="宋体" w:hint="eastAsia"/>
                <w:kern w:val="0"/>
                <w:sz w:val="20"/>
                <w:szCs w:val="21"/>
              </w:rPr>
              <w:t>明</w:t>
            </w:r>
            <w:r w:rsidR="00CC319E"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Pr>
                <w:rFonts w:ascii="宋体" w:cs="宋体" w:hint="eastAsia"/>
                <w:kern w:val="0"/>
                <w:sz w:val="20"/>
                <w:szCs w:val="21"/>
              </w:rPr>
              <w:t xml:space="preserve">    </w:t>
            </w:r>
            <w:r w:rsidR="00282578" w:rsidRPr="00820BF6">
              <w:rPr>
                <w:rFonts w:ascii="宋体" w:cs="宋体" w:hint="eastAsia"/>
                <w:kern w:val="0"/>
                <w:sz w:val="20"/>
                <w:szCs w:val="21"/>
              </w:rPr>
              <w:t>-1</w:t>
            </w:r>
          </w:p>
          <w:p w14:paraId="332CF1E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282578"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E49387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3A07BEEA"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633EB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w:t>
            </w:r>
            <w:r w:rsidRPr="00820BF6">
              <w:rPr>
                <w:rFonts w:ascii="宋体" w:cs="宋体" w:hint="eastAsia"/>
                <w:kern w:val="0"/>
                <w:sz w:val="20"/>
                <w:szCs w:val="21"/>
              </w:rPr>
              <w:t>语调）</w:t>
            </w:r>
            <w:r w:rsidR="00CC319E" w:rsidRPr="00820BF6">
              <w:rPr>
                <w:rFonts w:ascii="宋体" w:cs="宋体" w:hint="eastAsia"/>
                <w:kern w:val="0"/>
                <w:sz w:val="20"/>
                <w:szCs w:val="21"/>
              </w:rPr>
              <w:t>-1</w:t>
            </w:r>
          </w:p>
          <w:p w14:paraId="20E80F4D" w14:textId="77777777" w:rsidR="00326251" w:rsidRPr="00820BF6" w:rsidRDefault="00326251"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D8087E" w:rsidRPr="00820BF6">
              <w:rPr>
                <w:rFonts w:ascii="宋体" w:cs="宋体" w:hint="eastAsia"/>
                <w:kern w:val="0"/>
                <w:sz w:val="20"/>
                <w:szCs w:val="21"/>
              </w:rPr>
              <w:t>（节奏）</w:t>
            </w:r>
            <w:r w:rsidR="00CC319E" w:rsidRPr="00820BF6">
              <w:rPr>
                <w:rFonts w:ascii="宋体" w:cs="宋体" w:hint="eastAsia"/>
                <w:kern w:val="0"/>
                <w:sz w:val="20"/>
                <w:szCs w:val="21"/>
              </w:rPr>
              <w:t>-1</w:t>
            </w:r>
          </w:p>
        </w:tc>
        <w:tc>
          <w:tcPr>
            <w:tcW w:w="2268" w:type="dxa"/>
          </w:tcPr>
          <w:p w14:paraId="019FBBB1"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67F02A0C"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0.69</w:t>
            </w:r>
          </w:p>
          <w:p w14:paraId="038A09C5"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0.72</w:t>
            </w:r>
          </w:p>
          <w:p w14:paraId="61A58FB9"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000B08BC" w:rsidRPr="00820BF6">
              <w:rPr>
                <w:rFonts w:ascii="宋体" w:cs="宋体" w:hint="eastAsia"/>
                <w:kern w:val="0"/>
                <w:sz w:val="20"/>
                <w:szCs w:val="21"/>
              </w:rPr>
              <w:t>0.99</w:t>
            </w:r>
          </w:p>
          <w:p w14:paraId="27879F26"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-0.38</w:t>
            </w:r>
          </w:p>
          <w:p w14:paraId="18F140B6"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7A4C39AA"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0.68</w:t>
            </w:r>
          </w:p>
          <w:p w14:paraId="594D2DC3"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悲哀</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1.89</w:t>
            </w:r>
          </w:p>
          <w:p w14:paraId="00E16730"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2404BA4"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1</w:t>
            </w:r>
            <w:r w:rsidR="000B08BC" w:rsidRPr="00820BF6">
              <w:rPr>
                <w:rFonts w:ascii="宋体" w:cs="宋体" w:hint="eastAsia"/>
                <w:kern w:val="0"/>
                <w:sz w:val="20"/>
                <w:szCs w:val="21"/>
              </w:rPr>
              <w:t>.26</w:t>
            </w:r>
          </w:p>
          <w:p w14:paraId="57A2BD0D"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1.01</w:t>
            </w:r>
          </w:p>
          <w:p w14:paraId="193B854D"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1B758BD4" w14:textId="77777777" w:rsidR="00CC319E" w:rsidRPr="00820BF6" w:rsidRDefault="0073519F" w:rsidP="00820BF6">
            <w:pPr>
              <w:autoSpaceDE w:val="0"/>
              <w:autoSpaceDN w:val="0"/>
              <w:snapToGrid/>
              <w:spacing w:line="240" w:lineRule="auto"/>
              <w:ind w:firstLineChars="211" w:firstLine="422"/>
              <w:jc w:val="left"/>
              <w:rPr>
                <w:rFonts w:ascii="宋体" w:cs="宋体"/>
                <w:kern w:val="0"/>
                <w:sz w:val="20"/>
                <w:szCs w:val="21"/>
              </w:rPr>
            </w:pPr>
            <w:r>
              <w:rPr>
                <w:rFonts w:ascii="宋体" w:cs="宋体" w:hint="eastAsia"/>
                <w:kern w:val="0"/>
                <w:sz w:val="20"/>
                <w:szCs w:val="21"/>
              </w:rPr>
              <w:t>暗</w:t>
            </w:r>
            <w:r w:rsidR="00CC319E" w:rsidRPr="00820BF6">
              <w:rPr>
                <w:rFonts w:ascii="宋体" w:cs="宋体" w:hint="eastAsia"/>
                <w:kern w:val="0"/>
                <w:sz w:val="20"/>
                <w:szCs w:val="21"/>
              </w:rPr>
              <w:t>-</w:t>
            </w:r>
            <w:r>
              <w:rPr>
                <w:rFonts w:ascii="宋体" w:cs="宋体" w:hint="eastAsia"/>
                <w:kern w:val="0"/>
                <w:sz w:val="20"/>
                <w:szCs w:val="21"/>
              </w:rPr>
              <w:t>明</w:t>
            </w:r>
            <w:r w:rsidR="00D8087E" w:rsidRPr="00820BF6">
              <w:rPr>
                <w:rFonts w:ascii="宋体" w:cs="宋体" w:hint="eastAsia"/>
                <w:kern w:val="0"/>
                <w:sz w:val="20"/>
                <w:szCs w:val="21"/>
              </w:rPr>
              <w:t xml:space="preserve"> </w:t>
            </w:r>
            <w:r>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-0.89</w:t>
            </w:r>
          </w:p>
          <w:p w14:paraId="078207FB"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 xml:space="preserve">瘪-满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1.33</w:t>
            </w:r>
          </w:p>
          <w:p w14:paraId="2278D1FF"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-1.27</w:t>
            </w:r>
          </w:p>
          <w:p w14:paraId="101CE4C1"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w:t>
            </w:r>
            <w:r w:rsidR="000B08BC" w:rsidRPr="00820BF6">
              <w:rPr>
                <w:rFonts w:ascii="宋体" w:cs="宋体" w:hint="eastAsia"/>
                <w:kern w:val="0"/>
                <w:sz w:val="20"/>
                <w:szCs w:val="21"/>
              </w:rPr>
              <w:t>-1.04</w:t>
            </w:r>
          </w:p>
          <w:p w14:paraId="3F806DAC" w14:textId="77777777" w:rsidR="00CC319E" w:rsidRPr="00820BF6" w:rsidRDefault="00CC319E"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（语调）</w:t>
            </w:r>
            <w:r w:rsidR="00820BF6">
              <w:rPr>
                <w:rFonts w:ascii="宋体" w:cs="宋体" w:hint="eastAsia"/>
                <w:kern w:val="0"/>
                <w:sz w:val="20"/>
                <w:szCs w:val="21"/>
              </w:rPr>
              <w:t xml:space="preserve"> </w:t>
            </w:r>
            <w:r w:rsidR="000B08BC" w:rsidRPr="00820BF6">
              <w:rPr>
                <w:rFonts w:ascii="宋体" w:cs="宋体" w:hint="eastAsia"/>
                <w:kern w:val="0"/>
                <w:sz w:val="20"/>
                <w:szCs w:val="21"/>
              </w:rPr>
              <w:t>-0.62</w:t>
            </w:r>
          </w:p>
          <w:p w14:paraId="3CFC23BF" w14:textId="77777777" w:rsidR="00326251" w:rsidRPr="00820BF6" w:rsidRDefault="00CC319E"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0B08BC" w:rsidRPr="00820BF6">
              <w:rPr>
                <w:rFonts w:ascii="宋体" w:cs="宋体" w:hint="eastAsia"/>
                <w:kern w:val="0"/>
                <w:sz w:val="20"/>
                <w:szCs w:val="21"/>
              </w:rPr>
              <w:t>-1.40</w:t>
            </w:r>
          </w:p>
        </w:tc>
      </w:tr>
      <w:tr w:rsidR="00980372" w:rsidRPr="00820BF6" w14:paraId="143C3C7C" w14:textId="77777777" w:rsidTr="00820BF6">
        <w:tc>
          <w:tcPr>
            <w:tcW w:w="4219" w:type="dxa"/>
          </w:tcPr>
          <w:p w14:paraId="42E5B588" w14:textId="77777777" w:rsidR="00980372" w:rsidRPr="00820BF6" w:rsidRDefault="00980372"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大年初三一大早，大方</w:t>
            </w:r>
            <w:proofErr w:type="gramStart"/>
            <w:r w:rsidRPr="00820BF6">
              <w:rPr>
                <w:rFonts w:ascii="宋体" w:cs="宋体" w:hint="eastAsia"/>
                <w:kern w:val="0"/>
                <w:sz w:val="20"/>
                <w:szCs w:val="21"/>
              </w:rPr>
              <w:t>县百那彝族</w:t>
            </w:r>
            <w:proofErr w:type="gramEnd"/>
            <w:r w:rsidRPr="00820BF6">
              <w:rPr>
                <w:rFonts w:ascii="宋体" w:cs="宋体" w:hint="eastAsia"/>
                <w:kern w:val="0"/>
                <w:sz w:val="20"/>
                <w:szCs w:val="21"/>
              </w:rPr>
              <w:t>乡</w:t>
            </w:r>
            <w:proofErr w:type="gramStart"/>
            <w:r w:rsidRPr="00820BF6">
              <w:rPr>
                <w:rFonts w:ascii="宋体" w:cs="宋体" w:hint="eastAsia"/>
                <w:kern w:val="0"/>
                <w:sz w:val="20"/>
                <w:szCs w:val="21"/>
              </w:rPr>
              <w:t>拢住村</w:t>
            </w:r>
            <w:proofErr w:type="gramEnd"/>
            <w:r w:rsidRPr="00820BF6">
              <w:rPr>
                <w:rFonts w:ascii="宋体" w:cs="宋体" w:hint="eastAsia"/>
                <w:kern w:val="0"/>
                <w:sz w:val="20"/>
                <w:szCs w:val="21"/>
              </w:rPr>
              <w:t>农民党员武德顺接到挚友赵高勇的电话：</w:t>
            </w:r>
            <w:r w:rsidRPr="00820BF6">
              <w:rPr>
                <w:rFonts w:ascii="宋体" w:cs="宋体"/>
                <w:kern w:val="0"/>
                <w:sz w:val="20"/>
                <w:szCs w:val="21"/>
              </w:rPr>
              <w:t>“</w:t>
            </w:r>
            <w:r w:rsidRPr="00820BF6">
              <w:rPr>
                <w:rFonts w:ascii="宋体" w:cs="宋体" w:hint="eastAsia"/>
                <w:kern w:val="0"/>
                <w:sz w:val="20"/>
                <w:szCs w:val="21"/>
              </w:rPr>
              <w:t>大方县东部海拔较高地区电力线路受损情况严重，请来帮帮忙。</w:t>
            </w:r>
            <w:r w:rsidRPr="00820BF6">
              <w:rPr>
                <w:rFonts w:ascii="宋体" w:cs="宋体"/>
                <w:kern w:val="0"/>
                <w:sz w:val="20"/>
                <w:szCs w:val="21"/>
              </w:rPr>
              <w:t>”“</w:t>
            </w:r>
            <w:r w:rsidRPr="00820BF6">
              <w:rPr>
                <w:rFonts w:ascii="宋体" w:cs="宋体" w:hint="eastAsia"/>
                <w:kern w:val="0"/>
                <w:sz w:val="20"/>
                <w:szCs w:val="21"/>
              </w:rPr>
              <w:t>就来。</w:t>
            </w:r>
            <w:r w:rsidRPr="00820BF6">
              <w:rPr>
                <w:rFonts w:ascii="宋体" w:cs="宋体"/>
                <w:kern w:val="0"/>
                <w:sz w:val="20"/>
                <w:szCs w:val="21"/>
              </w:rPr>
              <w:t>”</w:t>
            </w:r>
            <w:r w:rsidRPr="00820BF6">
              <w:rPr>
                <w:rFonts w:ascii="宋体" w:cs="宋体" w:hint="eastAsia"/>
                <w:kern w:val="0"/>
                <w:sz w:val="20"/>
                <w:szCs w:val="21"/>
              </w:rPr>
              <w:t>武德顺放下电话急匆匆地走出家门。二月十五日是吴德</w:t>
            </w:r>
            <w:proofErr w:type="gramStart"/>
            <w:r w:rsidRPr="00820BF6">
              <w:rPr>
                <w:rFonts w:ascii="宋体" w:cs="宋体" w:hint="eastAsia"/>
                <w:kern w:val="0"/>
                <w:sz w:val="20"/>
                <w:szCs w:val="21"/>
              </w:rPr>
              <w:t>顺参加</w:t>
            </w:r>
            <w:proofErr w:type="gramEnd"/>
            <w:r w:rsidRPr="00820BF6">
              <w:rPr>
                <w:rFonts w:ascii="宋体" w:cs="宋体" w:hint="eastAsia"/>
                <w:kern w:val="0"/>
                <w:sz w:val="20"/>
                <w:szCs w:val="21"/>
              </w:rPr>
              <w:t>电力线路突击抢修的第七天。上午八点十分，武德</w:t>
            </w:r>
            <w:proofErr w:type="gramStart"/>
            <w:r w:rsidRPr="00820BF6">
              <w:rPr>
                <w:rFonts w:ascii="宋体" w:cs="宋体" w:hint="eastAsia"/>
                <w:kern w:val="0"/>
                <w:sz w:val="20"/>
                <w:szCs w:val="21"/>
              </w:rPr>
              <w:t>顺带着</w:t>
            </w:r>
            <w:proofErr w:type="gramEnd"/>
            <w:r w:rsidRPr="00820BF6">
              <w:rPr>
                <w:rFonts w:ascii="宋体" w:cs="宋体" w:hint="eastAsia"/>
                <w:kern w:val="0"/>
                <w:sz w:val="20"/>
                <w:szCs w:val="21"/>
              </w:rPr>
              <w:t>两名抢险突击队员高建华、赵士远到达海拔两千米的山头。分配工作后，武德顺系上保险</w:t>
            </w:r>
            <w:proofErr w:type="gramStart"/>
            <w:r w:rsidRPr="00820BF6">
              <w:rPr>
                <w:rFonts w:ascii="宋体" w:cs="宋体" w:hint="eastAsia"/>
                <w:kern w:val="0"/>
                <w:sz w:val="20"/>
                <w:szCs w:val="21"/>
              </w:rPr>
              <w:t>绳</w:t>
            </w:r>
            <w:proofErr w:type="gramEnd"/>
            <w:r w:rsidRPr="00820BF6">
              <w:rPr>
                <w:rFonts w:ascii="宋体" w:cs="宋体" w:hint="eastAsia"/>
                <w:kern w:val="0"/>
                <w:sz w:val="20"/>
                <w:szCs w:val="21"/>
              </w:rPr>
              <w:t>敏捷地爬上十米</w:t>
            </w:r>
            <w:proofErr w:type="gramStart"/>
            <w:r w:rsidRPr="00820BF6">
              <w:rPr>
                <w:rFonts w:ascii="宋体" w:cs="宋体" w:hint="eastAsia"/>
                <w:kern w:val="0"/>
                <w:sz w:val="20"/>
                <w:szCs w:val="21"/>
              </w:rPr>
              <w:t>高杆</w:t>
            </w:r>
            <w:proofErr w:type="gramEnd"/>
            <w:r w:rsidRPr="00820BF6">
              <w:rPr>
                <w:rFonts w:ascii="宋体" w:cs="宋体" w:hint="eastAsia"/>
                <w:kern w:val="0"/>
                <w:sz w:val="20"/>
                <w:szCs w:val="21"/>
              </w:rPr>
              <w:t>，谁想意外瞬间发生，武德顺登上了五号杆，突然电杆齐根断倒。正在整理器具的高建华抬头，眼睁睁地看着电杆带着师傅朝他倒来。赵士远和高建华</w:t>
            </w:r>
            <w:proofErr w:type="gramStart"/>
            <w:r w:rsidRPr="00820BF6">
              <w:rPr>
                <w:rFonts w:ascii="宋体" w:cs="宋体" w:hint="eastAsia"/>
                <w:kern w:val="0"/>
                <w:sz w:val="20"/>
                <w:szCs w:val="21"/>
              </w:rPr>
              <w:t>连奔带扑的</w:t>
            </w:r>
            <w:proofErr w:type="gramEnd"/>
            <w:r w:rsidRPr="00820BF6">
              <w:rPr>
                <w:rFonts w:ascii="宋体" w:cs="宋体" w:hint="eastAsia"/>
                <w:kern w:val="0"/>
                <w:sz w:val="20"/>
                <w:szCs w:val="21"/>
              </w:rPr>
              <w:t>跑到武德顺身边，武德顺已经不能说话。三年前的一个赶场天，武德顺和爱人</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收养了一名弃婴，就是他们现在的宝贝女儿星月，守林下地、牧马串寨，武德顺总要把星月带在身边。得知武德顺牺牲的消息，</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将脸贴在女儿脸上，任凭泪水留下。星月趴在妈妈</w:t>
            </w:r>
            <w:r w:rsidRPr="00820BF6">
              <w:rPr>
                <w:rFonts w:ascii="宋体" w:cs="宋体" w:hint="eastAsia"/>
                <w:kern w:val="0"/>
                <w:sz w:val="20"/>
                <w:szCs w:val="21"/>
              </w:rPr>
              <w:lastRenderedPageBreak/>
              <w:t>的怀里一边哭又一边地喊着爸爸、爸爸。</w:t>
            </w:r>
          </w:p>
        </w:tc>
        <w:tc>
          <w:tcPr>
            <w:tcW w:w="2126" w:type="dxa"/>
          </w:tcPr>
          <w:p w14:paraId="0171F7D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lastRenderedPageBreak/>
              <w:t>认知：</w:t>
            </w:r>
          </w:p>
          <w:p w14:paraId="0C3D3631"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2354B5CB"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w:t>
            </w:r>
          </w:p>
          <w:p w14:paraId="03CEF05F"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  -2</w:t>
            </w:r>
          </w:p>
          <w:p w14:paraId="34E83083"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4A99D211"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0A1CA86A"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08759838"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25D482E"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6FA6CA26"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CA611E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3A09E6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8CD077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5CA3B3B9" w14:textId="77777777" w:rsidR="00980372"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980372" w:rsidRPr="00820BF6">
              <w:rPr>
                <w:rFonts w:ascii="宋体" w:cs="宋体" w:hint="eastAsia"/>
                <w:kern w:val="0"/>
                <w:sz w:val="20"/>
                <w:szCs w:val="21"/>
              </w:rPr>
              <w:t>-</w:t>
            </w:r>
            <w:r>
              <w:rPr>
                <w:rFonts w:ascii="宋体" w:cs="宋体" w:hint="eastAsia"/>
                <w:kern w:val="0"/>
                <w:sz w:val="20"/>
                <w:szCs w:val="21"/>
              </w:rPr>
              <w:t xml:space="preserve">明    </w:t>
            </w:r>
            <w:r w:rsidR="00980372" w:rsidRPr="00820BF6">
              <w:rPr>
                <w:rFonts w:ascii="宋体" w:cs="宋体" w:hint="eastAsia"/>
                <w:kern w:val="0"/>
                <w:sz w:val="20"/>
                <w:szCs w:val="21"/>
              </w:rPr>
              <w:t xml:space="preserve">   </w:t>
            </w:r>
            <w:r w:rsidR="00820BF6">
              <w:rPr>
                <w:rFonts w:ascii="宋体" w:cs="宋体" w:hint="eastAsia"/>
                <w:kern w:val="0"/>
                <w:sz w:val="20"/>
                <w:szCs w:val="21"/>
              </w:rPr>
              <w:t xml:space="preserve"> </w:t>
            </w:r>
            <w:r>
              <w:rPr>
                <w:rFonts w:ascii="宋体" w:cs="宋体" w:hint="eastAsia"/>
                <w:kern w:val="0"/>
                <w:sz w:val="20"/>
                <w:szCs w:val="21"/>
              </w:rPr>
              <w:t xml:space="preserve"> </w:t>
            </w:r>
            <w:r w:rsidR="00980372" w:rsidRPr="00820BF6">
              <w:rPr>
                <w:rFonts w:ascii="宋体" w:cs="宋体" w:hint="eastAsia"/>
                <w:kern w:val="0"/>
                <w:sz w:val="20"/>
                <w:szCs w:val="21"/>
              </w:rPr>
              <w:t>1</w:t>
            </w:r>
          </w:p>
          <w:p w14:paraId="0F329E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2</w:t>
            </w:r>
          </w:p>
          <w:p w14:paraId="23E7C90D"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0E18B265"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648088C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w:t>
            </w:r>
          </w:p>
          <w:p w14:paraId="320C546C" w14:textId="77777777" w:rsidR="00980372" w:rsidRPr="00820BF6" w:rsidRDefault="00980372"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C23969" w:rsidRPr="00820BF6">
              <w:rPr>
                <w:rFonts w:ascii="宋体" w:cs="宋体" w:hint="eastAsia"/>
                <w:kern w:val="0"/>
                <w:sz w:val="20"/>
                <w:szCs w:val="21"/>
              </w:rPr>
              <w:t>（节奏）</w:t>
            </w:r>
            <w:r w:rsidRPr="00820BF6">
              <w:rPr>
                <w:rFonts w:ascii="宋体" w:cs="宋体" w:hint="eastAsia"/>
                <w:kern w:val="0"/>
                <w:sz w:val="20"/>
                <w:szCs w:val="21"/>
              </w:rPr>
              <w:t xml:space="preserve"> 2</w:t>
            </w:r>
          </w:p>
        </w:tc>
        <w:tc>
          <w:tcPr>
            <w:tcW w:w="2268" w:type="dxa"/>
          </w:tcPr>
          <w:p w14:paraId="1E0F7F10"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538A5BC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820BF6">
              <w:rPr>
                <w:rFonts w:ascii="宋体" w:cs="宋体" w:hint="eastAsia"/>
                <w:kern w:val="0"/>
                <w:sz w:val="20"/>
                <w:szCs w:val="21"/>
              </w:rPr>
              <w:t xml:space="preserve">     </w:t>
            </w:r>
            <w:r w:rsidRPr="00820BF6">
              <w:rPr>
                <w:rFonts w:ascii="宋体" w:cs="宋体" w:hint="eastAsia"/>
                <w:kern w:val="0"/>
                <w:sz w:val="20"/>
                <w:szCs w:val="21"/>
              </w:rPr>
              <w:t>1.04</w:t>
            </w:r>
          </w:p>
          <w:p w14:paraId="7DEEFE3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1.16</w:t>
            </w:r>
          </w:p>
          <w:p w14:paraId="549C3F0E"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Pr="00820BF6">
              <w:rPr>
                <w:rFonts w:ascii="宋体" w:cs="宋体" w:hint="eastAsia"/>
                <w:kern w:val="0"/>
                <w:sz w:val="20"/>
                <w:szCs w:val="21"/>
              </w:rPr>
              <w:t>-2.48</w:t>
            </w:r>
          </w:p>
          <w:p w14:paraId="092BCE49"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820BF6">
              <w:rPr>
                <w:rFonts w:ascii="宋体" w:cs="宋体" w:hint="eastAsia"/>
                <w:kern w:val="0"/>
                <w:sz w:val="20"/>
                <w:szCs w:val="21"/>
              </w:rPr>
              <w:t xml:space="preserve">    </w:t>
            </w:r>
            <w:r w:rsidRPr="00820BF6">
              <w:rPr>
                <w:rFonts w:ascii="宋体" w:cs="宋体" w:hint="eastAsia"/>
                <w:kern w:val="0"/>
                <w:sz w:val="20"/>
                <w:szCs w:val="21"/>
              </w:rPr>
              <w:t>-1.41</w:t>
            </w:r>
          </w:p>
          <w:p w14:paraId="709583F5"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32F44C1C"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820BF6">
              <w:rPr>
                <w:rFonts w:ascii="宋体" w:cs="宋体" w:hint="eastAsia"/>
                <w:kern w:val="0"/>
                <w:sz w:val="20"/>
                <w:szCs w:val="21"/>
              </w:rPr>
              <w:t xml:space="preserve">          </w:t>
            </w:r>
            <w:r w:rsidRPr="00820BF6">
              <w:rPr>
                <w:rFonts w:ascii="宋体" w:cs="宋体" w:hint="eastAsia"/>
                <w:kern w:val="0"/>
                <w:sz w:val="20"/>
                <w:szCs w:val="21"/>
              </w:rPr>
              <w:t>1.59</w:t>
            </w:r>
          </w:p>
          <w:p w14:paraId="61189C9F"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820BF6">
              <w:rPr>
                <w:rFonts w:ascii="宋体" w:cs="宋体" w:hint="eastAsia"/>
                <w:kern w:val="0"/>
                <w:sz w:val="20"/>
                <w:szCs w:val="21"/>
              </w:rPr>
              <w:t xml:space="preserve">          </w:t>
            </w:r>
            <w:r w:rsidRPr="00820BF6">
              <w:rPr>
                <w:rFonts w:ascii="宋体" w:cs="宋体" w:hint="eastAsia"/>
                <w:kern w:val="0"/>
                <w:sz w:val="20"/>
                <w:szCs w:val="21"/>
              </w:rPr>
              <w:t>0.33</w:t>
            </w:r>
          </w:p>
          <w:p w14:paraId="083D606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820BF6">
              <w:rPr>
                <w:rFonts w:ascii="宋体" w:cs="宋体" w:hint="eastAsia"/>
                <w:kern w:val="0"/>
                <w:sz w:val="20"/>
                <w:szCs w:val="21"/>
              </w:rPr>
              <w:t xml:space="preserve">          </w:t>
            </w:r>
            <w:r w:rsidRPr="00820BF6">
              <w:rPr>
                <w:rFonts w:ascii="宋体" w:cs="宋体" w:hint="eastAsia"/>
                <w:kern w:val="0"/>
                <w:sz w:val="20"/>
                <w:szCs w:val="21"/>
              </w:rPr>
              <w:t>0.51</w:t>
            </w:r>
          </w:p>
          <w:p w14:paraId="35A8CED9"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28143CD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820BF6">
              <w:rPr>
                <w:rFonts w:ascii="宋体" w:cs="宋体" w:hint="eastAsia"/>
                <w:kern w:val="0"/>
                <w:sz w:val="20"/>
                <w:szCs w:val="21"/>
              </w:rPr>
              <w:t xml:space="preserve">        </w:t>
            </w:r>
            <w:r w:rsidRPr="00820BF6">
              <w:rPr>
                <w:rFonts w:ascii="宋体" w:cs="宋体" w:hint="eastAsia"/>
                <w:kern w:val="0"/>
                <w:sz w:val="20"/>
                <w:szCs w:val="21"/>
              </w:rPr>
              <w:t>1.44</w:t>
            </w:r>
          </w:p>
          <w:p w14:paraId="2B6ECE10"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820BF6">
              <w:rPr>
                <w:rFonts w:ascii="宋体" w:cs="宋体" w:hint="eastAsia"/>
                <w:kern w:val="0"/>
                <w:sz w:val="20"/>
                <w:szCs w:val="21"/>
              </w:rPr>
              <w:t xml:space="preserve">        </w:t>
            </w:r>
            <w:r w:rsidRPr="00820BF6">
              <w:rPr>
                <w:rFonts w:ascii="宋体" w:cs="宋体" w:hint="eastAsia"/>
                <w:kern w:val="0"/>
                <w:sz w:val="20"/>
                <w:szCs w:val="21"/>
              </w:rPr>
              <w:t>1.13</w:t>
            </w:r>
          </w:p>
          <w:p w14:paraId="54E3FA01"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48FAC910" w14:textId="77777777" w:rsidR="00815213"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815213" w:rsidRPr="00820BF6">
              <w:rPr>
                <w:rFonts w:ascii="宋体" w:cs="宋体" w:hint="eastAsia"/>
                <w:kern w:val="0"/>
                <w:sz w:val="20"/>
                <w:szCs w:val="21"/>
              </w:rPr>
              <w:t>-</w:t>
            </w:r>
            <w:r>
              <w:rPr>
                <w:rFonts w:ascii="宋体" w:cs="宋体" w:hint="eastAsia"/>
                <w:kern w:val="0"/>
                <w:sz w:val="20"/>
                <w:szCs w:val="21"/>
              </w:rPr>
              <w:t>明</w:t>
            </w:r>
            <w:r w:rsidR="00820BF6">
              <w:rPr>
                <w:rFonts w:ascii="宋体" w:cs="宋体" w:hint="eastAsia"/>
                <w:kern w:val="0"/>
                <w:sz w:val="20"/>
                <w:szCs w:val="21"/>
              </w:rPr>
              <w:t xml:space="preserve">     </w:t>
            </w:r>
            <w:r>
              <w:rPr>
                <w:rFonts w:ascii="宋体" w:cs="宋体" w:hint="eastAsia"/>
                <w:kern w:val="0"/>
                <w:sz w:val="20"/>
                <w:szCs w:val="21"/>
              </w:rPr>
              <w:t xml:space="preserve">    </w:t>
            </w:r>
            <w:r w:rsidR="00815213" w:rsidRPr="00820BF6">
              <w:rPr>
                <w:rFonts w:ascii="宋体" w:cs="宋体" w:hint="eastAsia"/>
                <w:kern w:val="0"/>
                <w:sz w:val="20"/>
                <w:szCs w:val="21"/>
              </w:rPr>
              <w:t>1.41</w:t>
            </w:r>
          </w:p>
          <w:p w14:paraId="5800365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820BF6">
              <w:rPr>
                <w:rFonts w:ascii="宋体" w:cs="宋体" w:hint="eastAsia"/>
                <w:kern w:val="0"/>
                <w:sz w:val="20"/>
                <w:szCs w:val="21"/>
              </w:rPr>
              <w:t xml:space="preserve">         </w:t>
            </w:r>
            <w:r w:rsidRPr="00820BF6">
              <w:rPr>
                <w:rFonts w:ascii="宋体" w:cs="宋体" w:hint="eastAsia"/>
                <w:kern w:val="0"/>
                <w:sz w:val="20"/>
                <w:szCs w:val="21"/>
              </w:rPr>
              <w:t>1.50</w:t>
            </w:r>
          </w:p>
          <w:p w14:paraId="1B31850B"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820BF6">
              <w:rPr>
                <w:rFonts w:ascii="宋体" w:cs="宋体" w:hint="eastAsia"/>
                <w:kern w:val="0"/>
                <w:sz w:val="20"/>
                <w:szCs w:val="21"/>
              </w:rPr>
              <w:t xml:space="preserve">         </w:t>
            </w:r>
            <w:r w:rsidRPr="00820BF6">
              <w:rPr>
                <w:rFonts w:ascii="宋体" w:cs="宋体" w:hint="eastAsia"/>
                <w:kern w:val="0"/>
                <w:sz w:val="20"/>
                <w:szCs w:val="21"/>
              </w:rPr>
              <w:t>0.92</w:t>
            </w:r>
          </w:p>
          <w:p w14:paraId="55C9BDE1"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820BF6">
              <w:rPr>
                <w:rFonts w:ascii="宋体" w:cs="宋体" w:hint="eastAsia"/>
                <w:kern w:val="0"/>
                <w:sz w:val="20"/>
                <w:szCs w:val="21"/>
              </w:rPr>
              <w:t xml:space="preserve">         </w:t>
            </w:r>
            <w:r w:rsidRPr="00820BF6">
              <w:rPr>
                <w:rFonts w:ascii="宋体" w:cs="宋体" w:hint="eastAsia"/>
                <w:kern w:val="0"/>
                <w:sz w:val="20"/>
                <w:szCs w:val="21"/>
              </w:rPr>
              <w:t>0.97</w:t>
            </w:r>
          </w:p>
          <w:p w14:paraId="3786342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2.15</w:t>
            </w:r>
          </w:p>
          <w:p w14:paraId="328ADC90" w14:textId="77777777" w:rsidR="00980372" w:rsidRPr="00820BF6" w:rsidRDefault="00815213"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73519F">
              <w:rPr>
                <w:rFonts w:ascii="宋体" w:cs="宋体" w:hint="eastAsia"/>
                <w:kern w:val="0"/>
                <w:sz w:val="20"/>
                <w:szCs w:val="21"/>
              </w:rPr>
              <w:t xml:space="preserve"> </w:t>
            </w:r>
            <w:r w:rsidRPr="00820BF6">
              <w:rPr>
                <w:rFonts w:ascii="宋体" w:cs="宋体" w:hint="eastAsia"/>
                <w:kern w:val="0"/>
                <w:sz w:val="20"/>
                <w:szCs w:val="21"/>
              </w:rPr>
              <w:t>2.28</w:t>
            </w:r>
          </w:p>
        </w:tc>
      </w:tr>
      <w:bookmarkEnd w:id="174"/>
    </w:tbl>
    <w:p w14:paraId="65E90F0D" w14:textId="77777777" w:rsidR="00A20A63" w:rsidRDefault="00A20A63">
      <w:pPr>
        <w:ind w:firstLineChars="0" w:firstLine="0"/>
        <w:sectPr w:rsidR="00A20A63">
          <w:headerReference w:type="default" r:id="rId592"/>
          <w:pgSz w:w="11907" w:h="16840"/>
          <w:pgMar w:top="1701" w:right="1418" w:bottom="1418" w:left="1418" w:header="907" w:footer="851" w:gutter="567"/>
          <w:paperSrc w:first="31096" w:other="31096"/>
          <w:cols w:space="720"/>
          <w:docGrid w:type="lines" w:linePitch="312"/>
        </w:sectPr>
      </w:pPr>
    </w:p>
    <w:p w14:paraId="38F353CB" w14:textId="77777777" w:rsidR="00A20A63" w:rsidRDefault="001C2EF9">
      <w:pPr>
        <w:spacing w:before="480" w:after="360" w:line="240" w:lineRule="auto"/>
        <w:ind w:firstLineChars="0" w:firstLine="0"/>
        <w:jc w:val="center"/>
        <w:outlineLvl w:val="0"/>
        <w:rPr>
          <w:rFonts w:eastAsia="黑体"/>
          <w:sz w:val="32"/>
          <w:szCs w:val="32"/>
        </w:rPr>
      </w:pPr>
      <w:bookmarkStart w:id="175" w:name="_Toc437135893"/>
      <w:r>
        <w:rPr>
          <w:rFonts w:eastAsia="黑体" w:hint="eastAsia"/>
          <w:sz w:val="32"/>
          <w:szCs w:val="32"/>
        </w:rPr>
        <w:lastRenderedPageBreak/>
        <w:t xml:space="preserve">6  </w:t>
      </w:r>
      <w:r>
        <w:rPr>
          <w:rFonts w:eastAsia="黑体" w:hint="eastAsia"/>
          <w:sz w:val="32"/>
          <w:szCs w:val="32"/>
        </w:rPr>
        <w:t>总结与展望</w:t>
      </w:r>
      <w:bookmarkEnd w:id="175"/>
    </w:p>
    <w:p w14:paraId="69E26610" w14:textId="77777777" w:rsidR="00A20A63" w:rsidRDefault="001C2EF9">
      <w:pPr>
        <w:pStyle w:val="23"/>
      </w:pPr>
      <w:bookmarkStart w:id="176" w:name="_Toc437135894"/>
      <w:r>
        <w:rPr>
          <w:rFonts w:hint="eastAsia"/>
        </w:rPr>
        <w:t xml:space="preserve">6.1 </w:t>
      </w:r>
      <w:r>
        <w:rPr>
          <w:rFonts w:hint="eastAsia"/>
        </w:rPr>
        <w:t>全文工作总结</w:t>
      </w:r>
      <w:bookmarkEnd w:id="176"/>
    </w:p>
    <w:p w14:paraId="2D72736B" w14:textId="77777777" w:rsidR="008F72C0" w:rsidRPr="008F72C0" w:rsidRDefault="00F51FFF" w:rsidP="008F72C0">
      <w:pPr>
        <w:ind w:firstLine="480"/>
      </w:pPr>
      <w:ins w:id="177" w:author="wbzhu" w:date="2015-12-21T13:34:00Z">
        <w:r>
          <w:rPr>
            <w:rFonts w:hint="eastAsia"/>
          </w:rPr>
          <w:t>论文通过对</w:t>
        </w:r>
      </w:ins>
      <w:del w:id="178" w:author="wbzhu" w:date="2015-12-21T13:34:00Z">
        <w:r w:rsidR="008F72C0" w:rsidRPr="008F72C0" w:rsidDel="00F51FFF">
          <w:rPr>
            <w:rFonts w:hint="eastAsia"/>
          </w:rPr>
          <w:delText>本文模拟</w:delText>
        </w:r>
      </w:del>
      <w:r w:rsidR="008F72C0" w:rsidRPr="008F72C0">
        <w:rPr>
          <w:rFonts w:hint="eastAsia"/>
        </w:rPr>
        <w:t>有声语言的创作过程</w:t>
      </w:r>
      <w:ins w:id="179" w:author="wbzhu" w:date="2015-12-21T13:34:00Z">
        <w:r>
          <w:rPr>
            <w:rFonts w:hint="eastAsia"/>
          </w:rPr>
          <w:t>的分析</w:t>
        </w:r>
      </w:ins>
      <w:r w:rsidR="008F72C0" w:rsidRPr="008F72C0">
        <w:rPr>
          <w:rFonts w:hint="eastAsia"/>
        </w:rPr>
        <w:t>，从情感</w:t>
      </w:r>
      <w:r w:rsidR="00337C3F">
        <w:rPr>
          <w:rFonts w:hint="eastAsia"/>
        </w:rPr>
        <w:t>语音</w:t>
      </w:r>
      <w:r w:rsidR="008F72C0" w:rsidRPr="008F72C0">
        <w:rPr>
          <w:rFonts w:hint="eastAsia"/>
        </w:rPr>
        <w:t>生成角度探究了与言语中情感</w:t>
      </w:r>
      <w:r w:rsidR="00D8087E">
        <w:rPr>
          <w:rFonts w:hint="eastAsia"/>
        </w:rPr>
        <w:t>的</w:t>
      </w:r>
      <w:r w:rsidR="008F72C0" w:rsidRPr="008F72C0">
        <w:rPr>
          <w:rFonts w:hint="eastAsia"/>
        </w:rPr>
        <w:t>发生及衍化</w:t>
      </w:r>
      <w:r w:rsidR="0073436A">
        <w:rPr>
          <w:rFonts w:hint="eastAsia"/>
        </w:rPr>
        <w:t>过程</w:t>
      </w:r>
      <w:r w:rsidR="008F72C0" w:rsidRPr="008F72C0">
        <w:rPr>
          <w:rFonts w:hint="eastAsia"/>
        </w:rPr>
        <w:t>，形成了从多个视角刻画情感状态的描述模型，解决了细腻、复杂情感的</w:t>
      </w:r>
      <w:ins w:id="180" w:author="wbzhu" w:date="2015-12-21T13:35:00Z">
        <w:r>
          <w:rPr>
            <w:rFonts w:hint="eastAsia"/>
          </w:rPr>
          <w:t>精</w:t>
        </w:r>
      </w:ins>
      <w:del w:id="181" w:author="wbzhu" w:date="2015-12-21T13:35:00Z">
        <w:r w:rsidR="008F72C0" w:rsidRPr="008F72C0" w:rsidDel="00F51FFF">
          <w:rPr>
            <w:rFonts w:hint="eastAsia"/>
          </w:rPr>
          <w:delText>准</w:delText>
        </w:r>
      </w:del>
      <w:r w:rsidR="008F72C0" w:rsidRPr="008F72C0">
        <w:rPr>
          <w:rFonts w:hint="eastAsia"/>
        </w:rPr>
        <w:t>确刻画问题，为</w:t>
      </w:r>
      <w:r w:rsidR="00337C3F">
        <w:rPr>
          <w:rFonts w:hint="eastAsia"/>
        </w:rPr>
        <w:t>研究</w:t>
      </w:r>
      <w:ins w:id="182" w:author="wbzhu" w:date="2015-12-21T13:35:00Z">
        <w:r>
          <w:rPr>
            <w:rFonts w:hint="eastAsia"/>
          </w:rPr>
          <w:t>情感</w:t>
        </w:r>
      </w:ins>
      <w:r w:rsidR="008F72C0" w:rsidRPr="008F72C0">
        <w:rPr>
          <w:rFonts w:hint="eastAsia"/>
        </w:rPr>
        <w:t>语音</w:t>
      </w:r>
      <w:del w:id="183" w:author="wbzhu" w:date="2015-12-21T13:35:00Z">
        <w:r w:rsidR="008F72C0" w:rsidRPr="008F72C0" w:rsidDel="00F51FFF">
          <w:rPr>
            <w:rFonts w:hint="eastAsia"/>
          </w:rPr>
          <w:delText>信号</w:delText>
        </w:r>
      </w:del>
      <w:r w:rsidR="008F72C0" w:rsidRPr="008F72C0">
        <w:rPr>
          <w:rFonts w:hint="eastAsia"/>
        </w:rPr>
        <w:t>的变化提供</w:t>
      </w:r>
      <w:ins w:id="184" w:author="wbzhu" w:date="2015-12-21T13:35:00Z">
        <w:r>
          <w:rPr>
            <w:rFonts w:hint="eastAsia"/>
          </w:rPr>
          <w:t>了</w:t>
        </w:r>
      </w:ins>
      <w:r w:rsidR="008F72C0" w:rsidRPr="008F72C0">
        <w:rPr>
          <w:rFonts w:hint="eastAsia"/>
        </w:rPr>
        <w:t>更详尽的信息</w:t>
      </w:r>
      <w:r w:rsidR="00337C3F">
        <w:rPr>
          <w:rFonts w:hint="eastAsia"/>
        </w:rPr>
        <w:t>参照</w:t>
      </w:r>
      <w:r w:rsidR="008F72C0" w:rsidRPr="008F72C0">
        <w:rPr>
          <w:rFonts w:hint="eastAsia"/>
        </w:rPr>
        <w:t>；在描述模型基础上，基于深层神经网络建立了从文本到情感的预测模型，解决了多尺度特征处理以及动态衍化过程的建模问题，实现了基于文本内容的情感状态的自动预测。</w:t>
      </w:r>
      <w:r w:rsidR="00337C3F">
        <w:rPr>
          <w:rFonts w:hint="eastAsia"/>
        </w:rPr>
        <w:t>完成的</w:t>
      </w:r>
      <w:r w:rsidR="008F72C0" w:rsidRPr="008F72C0">
        <w:rPr>
          <w:rFonts w:hint="eastAsia"/>
        </w:rPr>
        <w:t>主要工作有：</w:t>
      </w:r>
    </w:p>
    <w:p w14:paraId="1AC2902A" w14:textId="77777777" w:rsidR="008F72C0" w:rsidRPr="008F72C0" w:rsidRDefault="008F72C0" w:rsidP="008F72C0">
      <w:pPr>
        <w:ind w:firstLine="480"/>
      </w:pPr>
      <w:r w:rsidRPr="008F72C0">
        <w:rPr>
          <w:rFonts w:hint="eastAsia"/>
        </w:rPr>
        <w:t>（</w:t>
      </w:r>
      <w:r w:rsidRPr="008F72C0">
        <w:t>1</w:t>
      </w:r>
      <w:r w:rsidRPr="008F72C0">
        <w:rPr>
          <w:rFonts w:hint="eastAsia"/>
        </w:rPr>
        <w:t>）以心理学已有的大量情感理论和情感模型为参考，结合朗读学</w:t>
      </w:r>
      <w:r w:rsidR="00A46B1C">
        <w:rPr>
          <w:rFonts w:hint="eastAsia"/>
        </w:rPr>
        <w:t>、</w:t>
      </w:r>
      <w:r w:rsidRPr="008F72C0">
        <w:rPr>
          <w:rFonts w:hint="eastAsia"/>
        </w:rPr>
        <w:t>播音学</w:t>
      </w:r>
      <w:r w:rsidR="00A46B1C">
        <w:rPr>
          <w:rFonts w:hint="eastAsia"/>
        </w:rPr>
        <w:t>、以及语音学</w:t>
      </w:r>
      <w:r w:rsidRPr="008F72C0">
        <w:rPr>
          <w:rFonts w:hint="eastAsia"/>
        </w:rPr>
        <w:t>中关于情感的研究，</w:t>
      </w:r>
      <w:proofErr w:type="gramStart"/>
      <w:r w:rsidRPr="008F72C0">
        <w:rPr>
          <w:rFonts w:hint="eastAsia"/>
        </w:rPr>
        <w:t>将文语转换</w:t>
      </w:r>
      <w:proofErr w:type="gramEnd"/>
      <w:r w:rsidRPr="008F72C0">
        <w:rPr>
          <w:rFonts w:hint="eastAsia"/>
        </w:rPr>
        <w:t>过程与朗读者或播音员将文稿转换成有声语言的过程类比，</w:t>
      </w:r>
      <w:r w:rsidR="00564698">
        <w:rPr>
          <w:rFonts w:hint="eastAsia"/>
        </w:rPr>
        <w:t>对</w:t>
      </w:r>
      <w:r w:rsidRPr="008F72C0">
        <w:rPr>
          <w:rFonts w:hint="eastAsia"/>
        </w:rPr>
        <w:t>基于文本</w:t>
      </w:r>
      <w:r w:rsidR="0073436A">
        <w:rPr>
          <w:rFonts w:hint="eastAsia"/>
        </w:rPr>
        <w:t>的言语情感</w:t>
      </w:r>
      <w:r w:rsidRPr="008F72C0">
        <w:rPr>
          <w:rFonts w:hint="eastAsia"/>
        </w:rPr>
        <w:t>生成</w:t>
      </w:r>
      <w:r w:rsidR="0073436A">
        <w:rPr>
          <w:rFonts w:hint="eastAsia"/>
        </w:rPr>
        <w:t>过程</w:t>
      </w:r>
      <w:r w:rsidR="00564698">
        <w:rPr>
          <w:rFonts w:hint="eastAsia"/>
        </w:rPr>
        <w:t>进行分析</w:t>
      </w:r>
      <w:r w:rsidR="0073436A">
        <w:rPr>
          <w:rFonts w:hint="eastAsia"/>
        </w:rPr>
        <w:t>，</w:t>
      </w:r>
      <w:r w:rsidR="00564698">
        <w:rPr>
          <w:rFonts w:hint="eastAsia"/>
        </w:rPr>
        <w:t>将其归纳为</w:t>
      </w:r>
      <w:r w:rsidRPr="008F72C0">
        <w:rPr>
          <w:rFonts w:hint="eastAsia"/>
        </w:rPr>
        <w:t>文本分析、认知评价、心理感受、生理反应和发音调整等步骤，各步骤之间存在直接或间接的相互影响，前面步骤的结果会影响后续步骤的反应，后续步骤的反应又会反馈回去进一步影响前面成分的变化。</w:t>
      </w:r>
    </w:p>
    <w:p w14:paraId="352148E4" w14:textId="77777777" w:rsidR="008F72C0" w:rsidRPr="008F72C0" w:rsidRDefault="008F72C0" w:rsidP="008F72C0">
      <w:pPr>
        <w:ind w:firstLine="480"/>
      </w:pPr>
      <w:r w:rsidRPr="008F72C0">
        <w:rPr>
          <w:rFonts w:hint="eastAsia"/>
        </w:rPr>
        <w:t>（</w:t>
      </w:r>
      <w:r w:rsidRPr="008F72C0">
        <w:t>2</w:t>
      </w:r>
      <w:r w:rsidRPr="008F72C0">
        <w:rPr>
          <w:rFonts w:hint="eastAsia"/>
        </w:rPr>
        <w:t>）基于言语情感生成</w:t>
      </w:r>
      <w:r w:rsidR="0073436A">
        <w:rPr>
          <w:rFonts w:hint="eastAsia"/>
        </w:rPr>
        <w:t>过程</w:t>
      </w:r>
      <w:ins w:id="185" w:author="wbzhu" w:date="2015-12-21T13:38:00Z">
        <w:r w:rsidR="004E39B1">
          <w:rPr>
            <w:rFonts w:hint="eastAsia"/>
          </w:rPr>
          <w:t>分析</w:t>
        </w:r>
      </w:ins>
      <w:r w:rsidRPr="008F72C0">
        <w:rPr>
          <w:rFonts w:hint="eastAsia"/>
        </w:rPr>
        <w:t>，提出了情感的多视角描述体系，分别从认知评价、心理感受、生理反应和发音描述四种不同视角刻画言语情感的不同侧面，各视角互为补充，共同组成言语情感的分布式表达模型。各视角采用维度表示、离散类别表示和层级表示相结合的方式进行具体刻画，分别形成一个多维支撑或多层结构的超平面，各超平面根据影响关系构成体现言语情感内部复杂结构的多层特征空间。发音描述的引入形成连接情感特征与声学特征变化的接口。</w:t>
      </w:r>
    </w:p>
    <w:p w14:paraId="58F61E0E" w14:textId="77777777" w:rsidR="008F72C0" w:rsidRPr="008F72C0" w:rsidRDefault="008F72C0" w:rsidP="008F72C0">
      <w:pPr>
        <w:ind w:firstLine="480"/>
      </w:pPr>
      <w:r w:rsidRPr="008F72C0">
        <w:rPr>
          <w:rFonts w:hint="eastAsia"/>
        </w:rPr>
        <w:t>（</w:t>
      </w:r>
      <w:r w:rsidRPr="008F72C0">
        <w:t>3</w:t>
      </w:r>
      <w:r w:rsidRPr="008F72C0">
        <w:rPr>
          <w:rFonts w:hint="eastAsia"/>
        </w:rPr>
        <w:t>）以汉语朗读语音为研究对象，基于新闻播音文稿，采用表演语音的形式构建了新闻言语情感数据库，为情感预测模型的训练以及将来的情感声学特征分析提供数据基础，同时通过言语情感标注的实施验证了情感描述体系的可操作性。数据库规模为：共包含</w:t>
      </w:r>
      <w:r w:rsidRPr="008F72C0">
        <w:t>29109</w:t>
      </w:r>
      <w:r w:rsidRPr="008F72C0">
        <w:rPr>
          <w:rFonts w:hint="eastAsia"/>
        </w:rPr>
        <w:t>篇新闻播音稿，其中</w:t>
      </w:r>
      <w:r w:rsidRPr="008F72C0">
        <w:t>8600</w:t>
      </w:r>
      <w:r w:rsidRPr="008F72C0">
        <w:rPr>
          <w:rFonts w:hint="eastAsia"/>
        </w:rPr>
        <w:t>篇长度适中的语</w:t>
      </w:r>
      <w:proofErr w:type="gramStart"/>
      <w:r w:rsidRPr="008F72C0">
        <w:rPr>
          <w:rFonts w:hint="eastAsia"/>
        </w:rPr>
        <w:t>篇作为</w:t>
      </w:r>
      <w:proofErr w:type="gramEnd"/>
      <w:r w:rsidRPr="008F72C0">
        <w:rPr>
          <w:rFonts w:hint="eastAsia"/>
        </w:rPr>
        <w:t>言语情感预测模型的训练语料，</w:t>
      </w:r>
      <w:r w:rsidRPr="008F72C0">
        <w:t>600</w:t>
      </w:r>
      <w:r w:rsidRPr="008F72C0">
        <w:rPr>
          <w:rFonts w:hint="eastAsia"/>
        </w:rPr>
        <w:t>篇既包含文本形式又进行了语音形式的转录，对其中</w:t>
      </w:r>
      <w:r w:rsidRPr="008F72C0">
        <w:t>150</w:t>
      </w:r>
      <w:r w:rsidRPr="008F72C0">
        <w:rPr>
          <w:rFonts w:hint="eastAsia"/>
        </w:rPr>
        <w:t>进行了基于多视角言语情感描述体系的情感标注。</w:t>
      </w:r>
    </w:p>
    <w:p w14:paraId="74EBE702" w14:textId="77777777" w:rsidR="008F72C0" w:rsidRPr="008F72C0" w:rsidRDefault="008F72C0" w:rsidP="008F72C0">
      <w:pPr>
        <w:ind w:firstLine="480"/>
      </w:pPr>
      <w:r w:rsidRPr="008F72C0">
        <w:rPr>
          <w:rFonts w:hint="eastAsia"/>
        </w:rPr>
        <w:t>（</w:t>
      </w:r>
      <w:r w:rsidRPr="008F72C0">
        <w:t>4</w:t>
      </w:r>
      <w:r w:rsidRPr="008F72C0">
        <w:rPr>
          <w:rFonts w:hint="eastAsia"/>
        </w:rPr>
        <w:t>）基于言语情感</w:t>
      </w:r>
      <w:del w:id="186" w:author="wbzhu" w:date="2015-12-21T13:41:00Z">
        <w:r w:rsidRPr="008F72C0" w:rsidDel="004E39B1">
          <w:rPr>
            <w:rFonts w:hint="eastAsia"/>
          </w:rPr>
          <w:delText>生成</w:delText>
        </w:r>
        <w:r w:rsidR="0073436A" w:rsidDel="004E39B1">
          <w:rPr>
            <w:rFonts w:hint="eastAsia"/>
          </w:rPr>
          <w:delText>过程</w:delText>
        </w:r>
        <w:r w:rsidRPr="008F72C0" w:rsidDel="004E39B1">
          <w:rPr>
            <w:rFonts w:hint="eastAsia"/>
          </w:rPr>
          <w:delText>和</w:delText>
        </w:r>
      </w:del>
      <w:r w:rsidRPr="008F72C0">
        <w:rPr>
          <w:rFonts w:hint="eastAsia"/>
        </w:rPr>
        <w:t>多视角描述体系，利用深度神经网络建立了从文本到情感的预测模型。模型综合考虑言语情感生成过程中各成分之间的相互影响以及上下文环境的影响，支持动态衍化过程的刻画以及不同尺度特征的融合。具体而言，以深度堆叠网络为基础，将情感特征间的衍化关系以及多尺度特征的层级关系应用</w:t>
      </w:r>
      <w:r w:rsidRPr="008F72C0">
        <w:rPr>
          <w:rFonts w:hint="eastAsia"/>
        </w:rPr>
        <w:lastRenderedPageBreak/>
        <w:t>于对深层网络结构的约束和引导。各尺度内部均遵从言语情感产生</w:t>
      </w:r>
      <w:r w:rsidR="0073436A">
        <w:rPr>
          <w:rFonts w:hint="eastAsia"/>
        </w:rPr>
        <w:t>过程</w:t>
      </w:r>
      <w:r w:rsidRPr="008F72C0">
        <w:rPr>
          <w:rFonts w:hint="eastAsia"/>
        </w:rPr>
        <w:t>对于情感特征间衍化关系的设定，以发音描述作为最终目标，其他成分作为其子目标，子目标依次作为后续预测目标的已知信息，构成级联型生成关系；不同尺度间采用由粗到细的生成顺序，大尺度单元的预测结果为小尺度单元提供上下文参考，不同尺度的情感特征构成层级型结构关系。这些已知结构关系作为先验引入深度神经网络，形成中间结构可见或部分可见的深度神经网络</w:t>
      </w:r>
      <w:r w:rsidRPr="008F72C0">
        <w:t>VDSN</w:t>
      </w:r>
      <w:r w:rsidRPr="008F72C0">
        <w:rPr>
          <w:rFonts w:hint="eastAsia"/>
        </w:rPr>
        <w:t>，根据可见位置的不同，又分为输入层部分可见（</w:t>
      </w:r>
      <w:r w:rsidRPr="008F72C0">
        <w:t>IVDSN</w:t>
      </w:r>
      <w:r w:rsidRPr="008F72C0">
        <w:rPr>
          <w:rFonts w:hint="eastAsia"/>
        </w:rPr>
        <w:t>）与隐含层部分可见（</w:t>
      </w:r>
      <w:r w:rsidRPr="008F72C0">
        <w:t>HVDSN</w:t>
      </w:r>
      <w:r w:rsidRPr="008F72C0">
        <w:rPr>
          <w:rFonts w:hint="eastAsia"/>
        </w:rPr>
        <w:t>）两种网络，二者均可实现诸如级联型或层级型结构的建模</w:t>
      </w:r>
      <w:del w:id="187" w:author="wbzhu" w:date="2015-12-21T13:44:00Z">
        <w:r w:rsidRPr="008F72C0" w:rsidDel="004E39B1">
          <w:rPr>
            <w:rFonts w:hint="eastAsia"/>
          </w:rPr>
          <w:delText>，且结构简单</w:delText>
        </w:r>
        <w:r w:rsidR="00642F4B" w:rsidDel="004E39B1">
          <w:rPr>
            <w:rFonts w:hint="eastAsia"/>
          </w:rPr>
          <w:delText>，</w:delText>
        </w:r>
        <w:r w:rsidRPr="008F72C0" w:rsidDel="004E39B1">
          <w:rPr>
            <w:rFonts w:hint="eastAsia"/>
          </w:rPr>
          <w:delText>组合灵活，</w:delText>
        </w:r>
        <w:r w:rsidR="00642F4B" w:rsidDel="004E39B1">
          <w:rPr>
            <w:rFonts w:hint="eastAsia"/>
          </w:rPr>
          <w:delText>易于扩展</w:delText>
        </w:r>
      </w:del>
      <w:r w:rsidRPr="008F72C0">
        <w:rPr>
          <w:rFonts w:hint="eastAsia"/>
        </w:rPr>
        <w:t>。</w:t>
      </w:r>
    </w:p>
    <w:p w14:paraId="190A3575" w14:textId="77777777" w:rsidR="008F72C0" w:rsidRPr="008F72C0" w:rsidRDefault="008F72C0" w:rsidP="008F72C0">
      <w:pPr>
        <w:ind w:firstLine="480"/>
      </w:pPr>
      <w:r w:rsidRPr="008F72C0">
        <w:rPr>
          <w:rFonts w:hint="eastAsia"/>
        </w:rPr>
        <w:t>通过预测模型性能测试与验证实验，得到以下结论：</w:t>
      </w:r>
    </w:p>
    <w:p w14:paraId="37B19B8D" w14:textId="77777777" w:rsidR="008F72C0" w:rsidRPr="008F72C0" w:rsidRDefault="008F72C0" w:rsidP="00B06CDD">
      <w:pPr>
        <w:ind w:firstLine="480"/>
      </w:pPr>
      <w:r w:rsidRPr="008F72C0">
        <w:t>a</w:t>
      </w:r>
      <w:r w:rsidRPr="008F72C0">
        <w:rPr>
          <w:rFonts w:hint="eastAsia"/>
        </w:rPr>
        <w:t>）</w:t>
      </w:r>
      <w:ins w:id="188" w:author="wbzhu" w:date="2015-12-21T17:33:00Z">
        <w:r w:rsidR="00960704">
          <w:rPr>
            <w:rFonts w:hint="eastAsia"/>
          </w:rPr>
          <w:t>堆叠结构</w:t>
        </w:r>
      </w:ins>
      <w:ins w:id="189" w:author="wbzhu" w:date="2015-12-21T17:34:00Z">
        <w:r w:rsidR="00960704">
          <w:rPr>
            <w:rFonts w:hint="eastAsia"/>
          </w:rPr>
          <w:t>的</w:t>
        </w:r>
      </w:ins>
      <w:del w:id="190" w:author="wbzhu" w:date="2015-12-21T17:34:00Z">
        <w:r w:rsidR="00B06CDD" w:rsidDel="00960704">
          <w:rPr>
            <w:rFonts w:hint="eastAsia"/>
          </w:rPr>
          <w:delText>预测</w:delText>
        </w:r>
      </w:del>
      <w:ins w:id="191" w:author="wbzhu" w:date="2015-12-21T17:34:00Z">
        <w:r w:rsidR="00960704">
          <w:rPr>
            <w:rFonts w:hint="eastAsia"/>
          </w:rPr>
          <w:t>网络</w:t>
        </w:r>
      </w:ins>
      <w:r w:rsidR="00B06CDD">
        <w:rPr>
          <w:rFonts w:hint="eastAsia"/>
        </w:rPr>
        <w:t>模型支持动态衍化过程刻画以及多尺度特征融合，在模型中加入</w:t>
      </w:r>
      <w:r w:rsidR="00B06CDD" w:rsidRPr="008F72C0">
        <w:rPr>
          <w:rFonts w:hint="eastAsia"/>
        </w:rPr>
        <w:t>情感衍化过程中</w:t>
      </w:r>
      <w:r w:rsidR="00B06CDD">
        <w:rPr>
          <w:rFonts w:hint="eastAsia"/>
        </w:rPr>
        <w:t>的</w:t>
      </w:r>
      <w:r w:rsidR="00B06CDD" w:rsidRPr="008F72C0">
        <w:rPr>
          <w:rFonts w:hint="eastAsia"/>
        </w:rPr>
        <w:t>相互影响以及不同尺度特征间相互影响，</w:t>
      </w:r>
      <w:r w:rsidR="00B06CDD">
        <w:rPr>
          <w:rFonts w:hint="eastAsia"/>
        </w:rPr>
        <w:t>可以使</w:t>
      </w:r>
      <w:r w:rsidR="00B06CDD" w:rsidRPr="008F72C0">
        <w:rPr>
          <w:rFonts w:hint="eastAsia"/>
        </w:rPr>
        <w:t>模型的召回率、精准率和</w:t>
      </w:r>
      <w:r w:rsidR="00B06CDD" w:rsidRPr="008F72C0">
        <w:t>F1</w:t>
      </w:r>
      <w:r w:rsidR="00B06CDD" w:rsidRPr="008F72C0">
        <w:rPr>
          <w:rFonts w:hint="eastAsia"/>
        </w:rPr>
        <w:t>值</w:t>
      </w:r>
      <w:r w:rsidR="00B06CDD">
        <w:rPr>
          <w:rFonts w:hint="eastAsia"/>
        </w:rPr>
        <w:t>相对提高</w:t>
      </w:r>
      <w:r w:rsidR="00B06CDD" w:rsidRPr="008F72C0">
        <w:t>31.8%</w:t>
      </w:r>
      <w:r w:rsidR="00B06CDD" w:rsidRPr="008F72C0">
        <w:rPr>
          <w:rFonts w:hint="eastAsia"/>
        </w:rPr>
        <w:t>、</w:t>
      </w:r>
      <w:r w:rsidR="00B06CDD" w:rsidRPr="008F72C0">
        <w:t>10.3%</w:t>
      </w:r>
      <w:r w:rsidR="00B06CDD" w:rsidRPr="008F72C0">
        <w:rPr>
          <w:rFonts w:hint="eastAsia"/>
        </w:rPr>
        <w:t>和</w:t>
      </w:r>
      <w:r w:rsidR="00B06CDD" w:rsidRPr="008F72C0">
        <w:t>22.8%</w:t>
      </w:r>
      <w:r w:rsidR="00B06CDD">
        <w:rPr>
          <w:rFonts w:hint="eastAsia"/>
        </w:rPr>
        <w:t>；</w:t>
      </w:r>
    </w:p>
    <w:p w14:paraId="33A94617" w14:textId="77777777" w:rsidR="008F72C0" w:rsidRPr="008F72C0" w:rsidRDefault="00B06CDD" w:rsidP="008F72C0">
      <w:pPr>
        <w:ind w:firstLine="480"/>
      </w:pPr>
      <w:r>
        <w:rPr>
          <w:rFonts w:hint="eastAsia"/>
        </w:rPr>
        <w:t>b</w:t>
      </w:r>
      <w:r w:rsidR="008F72C0" w:rsidRPr="008F72C0">
        <w:rPr>
          <w:rFonts w:hint="eastAsia"/>
        </w:rPr>
        <w:t>）</w:t>
      </w:r>
      <w:del w:id="192" w:author="wbzhu" w:date="2015-12-21T17:29:00Z">
        <w:r w:rsidR="008F72C0" w:rsidRPr="008F72C0" w:rsidDel="00960704">
          <w:rPr>
            <w:rFonts w:hint="eastAsia"/>
          </w:rPr>
          <w:delText>引入先验知识将</w:delText>
        </w:r>
      </w:del>
      <w:r w:rsidR="00D94331">
        <w:rPr>
          <w:rFonts w:hint="eastAsia"/>
        </w:rPr>
        <w:t>深度神经网络</w:t>
      </w:r>
      <w:r w:rsidR="008F72C0" w:rsidRPr="008F72C0">
        <w:rPr>
          <w:rFonts w:hint="eastAsia"/>
        </w:rPr>
        <w:t>中间</w:t>
      </w:r>
      <w:r w:rsidR="00D94331">
        <w:rPr>
          <w:rFonts w:hint="eastAsia"/>
        </w:rPr>
        <w:t>层</w:t>
      </w:r>
      <w:r w:rsidR="008F72C0" w:rsidRPr="008F72C0">
        <w:rPr>
          <w:rFonts w:hint="eastAsia"/>
        </w:rPr>
        <w:t>可见化的</w:t>
      </w:r>
      <w:ins w:id="193" w:author="wbzhu" w:date="2015-12-21T17:29:00Z">
        <w:r w:rsidR="00960704">
          <w:rPr>
            <w:rFonts w:hint="eastAsia"/>
          </w:rPr>
          <w:t>建模策略，可有效地</w:t>
        </w:r>
      </w:ins>
      <w:ins w:id="194" w:author="wbzhu" w:date="2015-12-21T17:30:00Z">
        <w:r w:rsidR="00960704">
          <w:rPr>
            <w:rFonts w:hint="eastAsia"/>
          </w:rPr>
          <w:t>将先验知识融入</w:t>
        </w:r>
      </w:ins>
      <w:ins w:id="195" w:author="wbzhu" w:date="2015-12-21T17:31:00Z">
        <w:r w:rsidR="00960704">
          <w:rPr>
            <w:rFonts w:hint="eastAsia"/>
          </w:rPr>
          <w:t>网络结构，</w:t>
        </w:r>
      </w:ins>
      <w:del w:id="196" w:author="wbzhu" w:date="2015-12-21T17:31:00Z">
        <w:r w:rsidR="008F72C0" w:rsidRPr="008F72C0" w:rsidDel="00960704">
          <w:rPr>
            <w:rFonts w:hint="eastAsia"/>
          </w:rPr>
          <w:delText>做法可以</w:delText>
        </w:r>
      </w:del>
      <w:ins w:id="197" w:author="wbzhu" w:date="2015-12-21T17:31:00Z">
        <w:r w:rsidR="00960704">
          <w:rPr>
            <w:rFonts w:hint="eastAsia"/>
          </w:rPr>
          <w:t>进而</w:t>
        </w:r>
      </w:ins>
      <w:r w:rsidR="008F72C0" w:rsidRPr="008F72C0">
        <w:rPr>
          <w:rFonts w:hint="eastAsia"/>
        </w:rPr>
        <w:t>提升网络的性能；</w:t>
      </w:r>
      <w:r w:rsidR="00774C55">
        <w:rPr>
          <w:rFonts w:hint="eastAsia"/>
        </w:rPr>
        <w:t>特征</w:t>
      </w:r>
      <w:r w:rsidR="008F72C0" w:rsidRPr="008F72C0">
        <w:rPr>
          <w:rFonts w:hint="eastAsia"/>
        </w:rPr>
        <w:t>维度均衡调整和样本均衡调整等优化措施，</w:t>
      </w:r>
      <w:r w:rsidR="00774C55">
        <w:rPr>
          <w:rFonts w:hint="eastAsia"/>
        </w:rPr>
        <w:t>可以</w:t>
      </w:r>
      <w:r w:rsidR="008F72C0" w:rsidRPr="008F72C0">
        <w:rPr>
          <w:rFonts w:hint="eastAsia"/>
        </w:rPr>
        <w:t>一定程度上解决网络学习过程中不同类型特征间的融合问题以及样本稀疏问题。</w:t>
      </w:r>
    </w:p>
    <w:p w14:paraId="7FF2C056" w14:textId="78FF25EF" w:rsidR="008F72C0" w:rsidRPr="008F72C0" w:rsidRDefault="008F72C0" w:rsidP="008F72C0">
      <w:pPr>
        <w:ind w:firstLine="480"/>
        <w:rPr>
          <w:lang w:val="x-none"/>
        </w:rPr>
      </w:pPr>
      <w:r w:rsidRPr="008F72C0">
        <w:rPr>
          <w:rFonts w:hint="eastAsia"/>
        </w:rPr>
        <w:t>综上所述，本文的研究从认知科学角度归纳形成了言语情感</w:t>
      </w:r>
      <w:del w:id="198" w:author="wbzhu" w:date="2015-12-21T13:46:00Z">
        <w:r w:rsidRPr="009C326D" w:rsidDel="004E39B1">
          <w:rPr>
            <w:rFonts w:hint="eastAsia"/>
            <w:highlight w:val="yellow"/>
            <w:rPrChange w:id="199" w:author="wbzhu" w:date="2015-12-21T13:52:00Z">
              <w:rPr>
                <w:rFonts w:hint="eastAsia"/>
              </w:rPr>
            </w:rPrChange>
          </w:rPr>
          <w:delText>的理论</w:delText>
        </w:r>
      </w:del>
      <w:del w:id="200" w:author="wbzhu" w:date="2015-12-21T19:27:00Z">
        <w:r w:rsidR="007004C7" w:rsidRPr="009C326D" w:rsidDel="00AE0A63">
          <w:rPr>
            <w:rFonts w:hint="eastAsia"/>
            <w:highlight w:val="yellow"/>
            <w:rPrChange w:id="201" w:author="wbzhu" w:date="2015-12-21T13:52:00Z">
              <w:rPr>
                <w:rFonts w:hint="eastAsia"/>
              </w:rPr>
            </w:rPrChange>
          </w:rPr>
          <w:delText>假设</w:delText>
        </w:r>
        <w:commentRangeStart w:id="202"/>
        <w:r w:rsidRPr="008F72C0" w:rsidDel="00AE0A63">
          <w:rPr>
            <w:rFonts w:hint="eastAsia"/>
          </w:rPr>
          <w:delText>和</w:delText>
        </w:r>
      </w:del>
      <w:commentRangeEnd w:id="202"/>
      <w:r w:rsidR="009C326D">
        <w:rPr>
          <w:rStyle w:val="af1"/>
        </w:rPr>
        <w:commentReference w:id="202"/>
      </w:r>
      <w:r w:rsidRPr="008F72C0">
        <w:rPr>
          <w:rFonts w:hint="eastAsia"/>
        </w:rPr>
        <w:t>描述体系，并从技术层面解决了情感的时序衍化特性和情感特征间相关性的建模问题</w:t>
      </w:r>
      <w:ins w:id="203" w:author="wbzhu" w:date="2015-12-21T13:48:00Z">
        <w:r w:rsidR="009C326D">
          <w:rPr>
            <w:rFonts w:hint="eastAsia"/>
          </w:rPr>
          <w:t>。</w:t>
        </w:r>
      </w:ins>
      <w:ins w:id="204" w:author="wbzhu" w:date="2015-12-21T19:28:00Z">
        <w:r w:rsidR="00AE0A63">
          <w:rPr>
            <w:rFonts w:hint="eastAsia"/>
          </w:rPr>
          <w:t>在</w:t>
        </w:r>
      </w:ins>
      <w:del w:id="205" w:author="wbzhu" w:date="2015-12-21T13:48:00Z">
        <w:r w:rsidRPr="008F72C0" w:rsidDel="009C326D">
          <w:rPr>
            <w:rFonts w:hint="eastAsia"/>
          </w:rPr>
          <w:delText>，</w:delText>
        </w:r>
      </w:del>
      <w:del w:id="206" w:author="wbzhu" w:date="2015-12-21T13:46:00Z">
        <w:r w:rsidRPr="008F72C0" w:rsidDel="004E39B1">
          <w:rPr>
            <w:rFonts w:hint="eastAsia"/>
          </w:rPr>
          <w:delText>希望能</w:delText>
        </w:r>
      </w:del>
      <w:r w:rsidRPr="008F72C0">
        <w:rPr>
          <w:rFonts w:hint="eastAsia"/>
        </w:rPr>
        <w:t>一定程度</w:t>
      </w:r>
      <w:ins w:id="207" w:author="wbzhu" w:date="2015-12-21T13:48:00Z">
        <w:r w:rsidR="009C326D">
          <w:rPr>
            <w:rFonts w:hint="eastAsia"/>
          </w:rPr>
          <w:t>上解决了</w:t>
        </w:r>
      </w:ins>
      <w:del w:id="208" w:author="wbzhu" w:date="2015-12-21T13:48:00Z">
        <w:r w:rsidRPr="008F72C0" w:rsidDel="009C326D">
          <w:rPr>
            <w:rFonts w:hint="eastAsia"/>
          </w:rPr>
          <w:delText>弥补</w:delText>
        </w:r>
      </w:del>
      <w:r w:rsidRPr="008F72C0">
        <w:rPr>
          <w:rFonts w:hint="eastAsia"/>
        </w:rPr>
        <w:t>当前情感语音研究中</w:t>
      </w:r>
      <w:ins w:id="209" w:author="wbzhu" w:date="2015-12-21T19:28:00Z">
        <w:r w:rsidR="00AE0A63">
          <w:rPr>
            <w:rFonts w:hint="eastAsia"/>
          </w:rPr>
          <w:t>存在于</w:t>
        </w:r>
      </w:ins>
      <w:del w:id="210" w:author="wbzhu" w:date="2015-12-21T19:28:00Z">
        <w:r w:rsidRPr="008F72C0" w:rsidDel="00AE0A63">
          <w:rPr>
            <w:rFonts w:hint="eastAsia"/>
          </w:rPr>
          <w:delText>对于</w:delText>
        </w:r>
      </w:del>
      <w:r w:rsidRPr="008F72C0">
        <w:rPr>
          <w:rFonts w:hint="eastAsia"/>
        </w:rPr>
        <w:t>言语情感</w:t>
      </w:r>
      <w:ins w:id="211" w:author="wbzhu" w:date="2015-12-21T13:54:00Z">
        <w:r w:rsidR="009C326D">
          <w:rPr>
            <w:rFonts w:hint="eastAsia"/>
          </w:rPr>
          <w:t>认知与计算建模方面的</w:t>
        </w:r>
      </w:ins>
      <w:del w:id="212" w:author="wbzhu" w:date="2015-12-21T13:54:00Z">
        <w:r w:rsidRPr="008F72C0" w:rsidDel="009C326D">
          <w:rPr>
            <w:rFonts w:hint="eastAsia"/>
          </w:rPr>
          <w:delText>认识与刻画的</w:delText>
        </w:r>
      </w:del>
      <w:ins w:id="213" w:author="wbzhu" w:date="2015-12-21T19:28:00Z">
        <w:r w:rsidR="00AE0A63">
          <w:rPr>
            <w:rFonts w:hint="eastAsia"/>
          </w:rPr>
          <w:t>问题</w:t>
        </w:r>
      </w:ins>
      <w:del w:id="214" w:author="wbzhu" w:date="2015-12-21T19:28:00Z">
        <w:r w:rsidRPr="008F72C0" w:rsidDel="00AE0A63">
          <w:rPr>
            <w:rFonts w:hint="eastAsia"/>
          </w:rPr>
          <w:delText>不足</w:delText>
        </w:r>
      </w:del>
      <w:r w:rsidRPr="008F72C0">
        <w:rPr>
          <w:rFonts w:hint="eastAsia"/>
        </w:rPr>
        <w:t>，</w:t>
      </w:r>
      <w:ins w:id="215" w:author="wbzhu" w:date="2015-12-21T19:30:00Z">
        <w:r w:rsidR="00AE0A63">
          <w:rPr>
            <w:rFonts w:hint="eastAsia"/>
          </w:rPr>
          <w:t>所利用</w:t>
        </w:r>
      </w:ins>
      <w:ins w:id="216" w:author="wbzhu" w:date="2015-12-21T13:49:00Z">
        <w:r w:rsidR="009C326D">
          <w:rPr>
            <w:rFonts w:hint="eastAsia"/>
          </w:rPr>
          <w:t>的建模算法与策略</w:t>
        </w:r>
      </w:ins>
      <w:ins w:id="217" w:author="wbzhu" w:date="2015-12-21T19:29:00Z">
        <w:r w:rsidR="00AE0A63">
          <w:rPr>
            <w:rFonts w:hint="eastAsia"/>
          </w:rPr>
          <w:t>可</w:t>
        </w:r>
      </w:ins>
      <w:ins w:id="218" w:author="wbzhu" w:date="2015-12-21T13:50:00Z">
        <w:r w:rsidR="009C326D">
          <w:rPr>
            <w:rFonts w:hint="eastAsia"/>
          </w:rPr>
          <w:t>对相关</w:t>
        </w:r>
      </w:ins>
      <w:del w:id="219" w:author="wbzhu" w:date="2015-12-21T13:50:00Z">
        <w:r w:rsidRPr="008F72C0" w:rsidDel="009C326D">
          <w:rPr>
            <w:rFonts w:hint="eastAsia"/>
          </w:rPr>
          <w:delText>促进情感语音合成以及相关领域的</w:delText>
        </w:r>
      </w:del>
      <w:r w:rsidRPr="008F72C0">
        <w:rPr>
          <w:rFonts w:hint="eastAsia"/>
        </w:rPr>
        <w:t>研究</w:t>
      </w:r>
      <w:ins w:id="220" w:author="wbzhu" w:date="2015-12-21T13:50:00Z">
        <w:r w:rsidR="009C326D">
          <w:rPr>
            <w:rFonts w:hint="eastAsia"/>
          </w:rPr>
          <w:t>起借鉴</w:t>
        </w:r>
      </w:ins>
      <w:ins w:id="221" w:author="wbzhu" w:date="2015-12-21T13:51:00Z">
        <w:r w:rsidR="009C326D">
          <w:rPr>
            <w:rFonts w:hint="eastAsia"/>
          </w:rPr>
          <w:t>作用</w:t>
        </w:r>
      </w:ins>
      <w:r w:rsidRPr="008F72C0">
        <w:rPr>
          <w:rFonts w:hint="eastAsia"/>
        </w:rPr>
        <w:t>。</w:t>
      </w:r>
    </w:p>
    <w:p w14:paraId="1EC9973C" w14:textId="77777777" w:rsidR="008F72C0" w:rsidRPr="008F72C0" w:rsidRDefault="008F72C0" w:rsidP="008F72C0">
      <w:pPr>
        <w:pStyle w:val="23"/>
      </w:pPr>
      <w:r>
        <w:rPr>
          <w:rFonts w:hint="eastAsia"/>
        </w:rPr>
        <w:t xml:space="preserve">6.1 </w:t>
      </w:r>
      <w:r>
        <w:rPr>
          <w:rFonts w:hint="eastAsia"/>
        </w:rPr>
        <w:t>下一步工作展望</w:t>
      </w:r>
    </w:p>
    <w:p w14:paraId="36BB932B" w14:textId="77777777" w:rsidR="008F72C0" w:rsidRPr="008F72C0" w:rsidRDefault="00960704" w:rsidP="008F72C0">
      <w:pPr>
        <w:ind w:firstLine="480"/>
        <w:rPr>
          <w:lang w:val="x-none"/>
        </w:rPr>
      </w:pPr>
      <w:r>
        <w:rPr>
          <w:rFonts w:hint="eastAsia"/>
          <w:lang w:val="x-none"/>
        </w:rPr>
        <w:t>基于论文</w:t>
      </w:r>
      <w:r w:rsidR="008F72C0" w:rsidRPr="008F72C0">
        <w:rPr>
          <w:rFonts w:hint="eastAsia"/>
          <w:lang w:val="x-none"/>
        </w:rPr>
        <w:t>的研究积累，可以从以下几个方面对下一步工作进行展望：</w:t>
      </w:r>
    </w:p>
    <w:p w14:paraId="55099F34" w14:textId="77777777" w:rsidR="008F72C0" w:rsidRPr="008F72C0" w:rsidRDefault="008F72C0" w:rsidP="008F72C0">
      <w:pPr>
        <w:ind w:firstLine="480"/>
        <w:rPr>
          <w:lang w:val="x-none"/>
        </w:rPr>
      </w:pPr>
      <w:r w:rsidRPr="008F72C0">
        <w:rPr>
          <w:rFonts w:hint="eastAsia"/>
          <w:lang w:val="x-none"/>
        </w:rPr>
        <w:t>（</w:t>
      </w:r>
      <w:r w:rsidRPr="008F72C0">
        <w:rPr>
          <w:lang w:val="x-none"/>
        </w:rPr>
        <w:t>1</w:t>
      </w:r>
      <w:r w:rsidR="00960704">
        <w:rPr>
          <w:rFonts w:hint="eastAsia"/>
          <w:lang w:val="x-none"/>
        </w:rPr>
        <w:t>）情感预测：目前论文</w:t>
      </w:r>
      <w:r w:rsidRPr="008F72C0">
        <w:rPr>
          <w:rFonts w:hint="eastAsia"/>
          <w:lang w:val="x-none"/>
        </w:rPr>
        <w:t>的情感预测模型是基于文本内容建立，而对于可能影响情感生成及其</w:t>
      </w:r>
      <w:r w:rsidR="00960704">
        <w:rPr>
          <w:rFonts w:hint="eastAsia"/>
          <w:lang w:val="x-none"/>
        </w:rPr>
        <w:t>表现的场景因素、发音人的社会文化背景因素等暂未考虑。论文</w:t>
      </w:r>
      <w:r w:rsidRPr="008F72C0">
        <w:rPr>
          <w:rFonts w:hint="eastAsia"/>
          <w:lang w:val="x-none"/>
        </w:rPr>
        <w:t>的研究目标为朗读语音的合成，这些因素相对稳定或属于弱敏感因子。但对于自然对话系统，需要建立具备环境感知能力的情感预测机制，并分析不同场景、不同文化背景下情感在语音乃至其他模态特征的表现形式，形成更智能、友好、和谐的人机</w:t>
      </w:r>
      <w:bookmarkStart w:id="222" w:name="_GoBack"/>
      <w:bookmarkEnd w:id="222"/>
      <w:r w:rsidRPr="008F72C0">
        <w:rPr>
          <w:rFonts w:hint="eastAsia"/>
          <w:lang w:val="x-none"/>
        </w:rPr>
        <w:t>交互界面。</w:t>
      </w:r>
    </w:p>
    <w:p w14:paraId="6D2D6BC6" w14:textId="77777777" w:rsidR="008F72C0" w:rsidRPr="008F72C0" w:rsidRDefault="008F72C0" w:rsidP="008F72C0">
      <w:pPr>
        <w:ind w:firstLine="480"/>
        <w:rPr>
          <w:lang w:val="x-none"/>
        </w:rPr>
      </w:pPr>
      <w:r w:rsidRPr="008F72C0">
        <w:rPr>
          <w:rFonts w:hint="eastAsia"/>
          <w:lang w:val="x-none"/>
        </w:rPr>
        <w:t>（</w:t>
      </w:r>
      <w:r w:rsidRPr="008F72C0">
        <w:rPr>
          <w:lang w:val="x-none"/>
        </w:rPr>
        <w:t>2</w:t>
      </w:r>
      <w:r w:rsidRPr="008F72C0">
        <w:rPr>
          <w:rFonts w:hint="eastAsia"/>
          <w:lang w:val="x-none"/>
        </w:rPr>
        <w:t>）情感理论研究：本文从情感语音的生成过程出发，给出言语情感生成</w:t>
      </w:r>
      <w:r w:rsidR="0073436A">
        <w:rPr>
          <w:rFonts w:hint="eastAsia"/>
          <w:lang w:val="x-none"/>
        </w:rPr>
        <w:t>过程</w:t>
      </w:r>
      <w:r w:rsidRPr="008F72C0">
        <w:rPr>
          <w:rFonts w:hint="eastAsia"/>
          <w:lang w:val="x-none"/>
        </w:rPr>
        <w:t>和描述框架，深化了有关言语中情感的理解和表示。然而，对于情感这一复杂命题的研究与探索还远没有结束。人类情感是一个涉及到多个系统交互作用的连续过程，各种情感之间还存在着相互渗透、相互转化的关系。要实现对于情感的建模，一方面需要有强有力的理论支撑，目前仍缺乏在心理学和生理学界都得到广泛认</w:t>
      </w:r>
      <w:r w:rsidRPr="008F72C0">
        <w:rPr>
          <w:rFonts w:hint="eastAsia"/>
          <w:lang w:val="x-none"/>
        </w:rPr>
        <w:lastRenderedPageBreak/>
        <w:t>可的理论模型；另一方面在建模手段上还存在技术瓶颈，比如，情感既具有实时变化性又具有长期记忆性，对于特征信号检测与处理尺度的把握都造成困难。</w:t>
      </w:r>
    </w:p>
    <w:p w14:paraId="028C7BA0" w14:textId="77777777" w:rsidR="008F72C0" w:rsidRPr="008F72C0" w:rsidRDefault="008F72C0" w:rsidP="008F72C0">
      <w:pPr>
        <w:ind w:firstLine="480"/>
        <w:rPr>
          <w:lang w:val="x-none"/>
        </w:rPr>
      </w:pPr>
      <w:r w:rsidRPr="008F72C0">
        <w:rPr>
          <w:rFonts w:hint="eastAsia"/>
          <w:lang w:val="x-none"/>
        </w:rPr>
        <w:t>（</w:t>
      </w:r>
      <w:r w:rsidRPr="008F72C0">
        <w:rPr>
          <w:lang w:val="x-none"/>
        </w:rPr>
        <w:t>3</w:t>
      </w:r>
      <w:r w:rsidRPr="008F72C0">
        <w:rPr>
          <w:rFonts w:hint="eastAsia"/>
          <w:lang w:val="x-none"/>
        </w:rPr>
        <w:t>）情感预测：在预测模型方面，我们采用具有多</w:t>
      </w:r>
      <w:r w:rsidR="00784633">
        <w:rPr>
          <w:rFonts w:hint="eastAsia"/>
          <w:lang w:val="x-none"/>
        </w:rPr>
        <w:t>层非线性映射结构的深度神经网络作为基础网络，通过加入对衍化</w:t>
      </w:r>
      <w:r w:rsidRPr="008F72C0">
        <w:rPr>
          <w:rFonts w:hint="eastAsia"/>
          <w:lang w:val="x-none"/>
        </w:rPr>
        <w:t>及层级关系的处理提升了预测效果，已知先验关系的引入相当于对网络结构加入了引导与约束，使网络能更高效地学习到期待的特征，在先验合理的前提下学习结果也更接近于真解。该网络结构可以应用于图像、语音等其他具有结构化特征的信号的处理，尤其对于数据与计算资源有限的情况，先验的引入可以降低训练数据与网络规模的开销，但是关于先验如何获取、先验是否合理等问题在不同的应用领域还需做进一步研究。</w:t>
      </w:r>
    </w:p>
    <w:p w14:paraId="626F63CB" w14:textId="77777777" w:rsidR="008F72C0" w:rsidRPr="008F72C0" w:rsidRDefault="008F72C0" w:rsidP="00F9118D">
      <w:pPr>
        <w:ind w:firstLine="480"/>
        <w:rPr>
          <w:lang w:val="x-none"/>
        </w:rPr>
        <w:pPrChange w:id="223" w:author="wbzhu" w:date="2015-12-21T19:07:00Z">
          <w:pPr>
            <w:ind w:firstLine="480"/>
          </w:pPr>
        </w:pPrChange>
      </w:pPr>
      <w:r w:rsidRPr="008F72C0">
        <w:rPr>
          <w:rFonts w:hint="eastAsia"/>
          <w:lang w:val="x-none"/>
        </w:rPr>
        <w:t>（</w:t>
      </w:r>
      <w:r w:rsidRPr="008F72C0">
        <w:rPr>
          <w:lang w:val="x-none"/>
        </w:rPr>
        <w:t>4</w:t>
      </w:r>
      <w:r w:rsidRPr="008F72C0">
        <w:rPr>
          <w:rFonts w:hint="eastAsia"/>
          <w:lang w:val="x-none"/>
        </w:rPr>
        <w:t>）情感语音合成：</w:t>
      </w:r>
      <w:ins w:id="224" w:author="wbzhu" w:date="2015-12-21T18:22:00Z">
        <w:r w:rsidR="008E5C47">
          <w:rPr>
            <w:rFonts w:hint="eastAsia"/>
            <w:lang w:val="x-none"/>
          </w:rPr>
          <w:t>论文</w:t>
        </w:r>
      </w:ins>
      <w:del w:id="225" w:author="wbzhu" w:date="2015-12-21T18:22:00Z">
        <w:r w:rsidRPr="008F72C0" w:rsidDel="008E5C47">
          <w:rPr>
            <w:rFonts w:hint="eastAsia"/>
            <w:lang w:val="x-none"/>
          </w:rPr>
          <w:delText>本文</w:delText>
        </w:r>
      </w:del>
      <w:r w:rsidRPr="008F72C0">
        <w:rPr>
          <w:rFonts w:hint="eastAsia"/>
          <w:lang w:val="x-none"/>
        </w:rPr>
        <w:t>研究工作的出发点以及落脚点都是提升情感语音合成系统的合成效果，要做到这一点，还需要与韵律预测模块以及</w:t>
      </w:r>
      <w:commentRangeStart w:id="226"/>
      <w:ins w:id="227" w:author="wbzhu" w:date="2015-12-21T18:42:00Z">
        <w:r w:rsidR="00562115" w:rsidRPr="00562115">
          <w:rPr>
            <w:rFonts w:hint="eastAsia"/>
            <w:highlight w:val="yellow"/>
            <w:lang w:val="x-none"/>
            <w:rPrChange w:id="228" w:author="wbzhu" w:date="2015-12-21T18:42:00Z">
              <w:rPr>
                <w:rFonts w:hint="eastAsia"/>
                <w:lang w:val="x-none"/>
              </w:rPr>
            </w:rPrChange>
          </w:rPr>
          <w:t>语音</w:t>
        </w:r>
      </w:ins>
      <w:del w:id="229" w:author="wbzhu" w:date="2015-12-21T18:42:00Z">
        <w:r w:rsidRPr="00562115" w:rsidDel="00562115">
          <w:rPr>
            <w:rFonts w:hint="eastAsia"/>
            <w:highlight w:val="yellow"/>
            <w:lang w:val="x-none"/>
            <w:rPrChange w:id="230" w:author="wbzhu" w:date="2015-12-21T18:42:00Z">
              <w:rPr>
                <w:rFonts w:hint="eastAsia"/>
                <w:lang w:val="x-none"/>
              </w:rPr>
            </w:rPrChange>
          </w:rPr>
          <w:delText>语音</w:delText>
        </w:r>
      </w:del>
      <w:r w:rsidRPr="00562115">
        <w:rPr>
          <w:rFonts w:hint="eastAsia"/>
          <w:highlight w:val="yellow"/>
          <w:lang w:val="x-none"/>
          <w:rPrChange w:id="231" w:author="wbzhu" w:date="2015-12-21T18:42:00Z">
            <w:rPr>
              <w:rFonts w:hint="eastAsia"/>
              <w:lang w:val="x-none"/>
            </w:rPr>
          </w:rPrChange>
        </w:rPr>
        <w:t>合成</w:t>
      </w:r>
      <w:ins w:id="232" w:author="wbzhu" w:date="2015-12-21T18:42:00Z">
        <w:r w:rsidR="00562115" w:rsidRPr="00562115">
          <w:rPr>
            <w:rFonts w:hint="eastAsia"/>
            <w:highlight w:val="yellow"/>
            <w:lang w:val="x-none"/>
            <w:rPrChange w:id="233" w:author="wbzhu" w:date="2015-12-21T18:42:00Z">
              <w:rPr>
                <w:rFonts w:hint="eastAsia"/>
                <w:lang w:val="x-none"/>
              </w:rPr>
            </w:rPrChange>
          </w:rPr>
          <w:t>器</w:t>
        </w:r>
        <w:commentRangeEnd w:id="226"/>
        <w:r w:rsidR="00562115">
          <w:rPr>
            <w:rStyle w:val="af1"/>
          </w:rPr>
          <w:commentReference w:id="226"/>
        </w:r>
      </w:ins>
      <w:r w:rsidRPr="008F72C0">
        <w:rPr>
          <w:rFonts w:hint="eastAsia"/>
          <w:lang w:val="x-none"/>
        </w:rPr>
        <w:t>模块的有效结合。</w:t>
      </w:r>
      <w:ins w:id="234" w:author="wbzhu" w:date="2015-12-21T18:03:00Z">
        <w:r w:rsidR="00C13B53">
          <w:rPr>
            <w:rFonts w:hint="eastAsia"/>
            <w:lang w:val="x-none"/>
          </w:rPr>
          <w:t>论文中情感预测的输出是发音方式描述，</w:t>
        </w:r>
      </w:ins>
      <w:ins w:id="235" w:author="wbzhu" w:date="2015-12-21T18:41:00Z">
        <w:r w:rsidR="00562115">
          <w:rPr>
            <w:rFonts w:hint="eastAsia"/>
            <w:lang w:val="x-none"/>
          </w:rPr>
          <w:t>欲</w:t>
        </w:r>
      </w:ins>
      <w:ins w:id="236" w:author="wbzhu" w:date="2015-12-21T18:03:00Z">
        <w:r w:rsidR="00C13B53">
          <w:rPr>
            <w:rFonts w:hint="eastAsia"/>
            <w:lang w:val="x-none"/>
          </w:rPr>
          <w:t>将其</w:t>
        </w:r>
      </w:ins>
      <w:ins w:id="237" w:author="wbzhu" w:date="2015-12-21T18:21:00Z">
        <w:r w:rsidR="008E5C47">
          <w:rPr>
            <w:rFonts w:hint="eastAsia"/>
            <w:lang w:val="x-none"/>
          </w:rPr>
          <w:t>转化为对</w:t>
        </w:r>
      </w:ins>
      <w:ins w:id="238" w:author="wbzhu" w:date="2015-12-21T18:03:00Z">
        <w:r w:rsidR="00C13B53">
          <w:rPr>
            <w:rFonts w:hint="eastAsia"/>
            <w:lang w:val="x-none"/>
          </w:rPr>
          <w:t>合成语音</w:t>
        </w:r>
      </w:ins>
      <w:ins w:id="239" w:author="wbzhu" w:date="2015-12-21T18:19:00Z">
        <w:r w:rsidR="002A0B79">
          <w:rPr>
            <w:rFonts w:hint="eastAsia"/>
            <w:lang w:val="x-none"/>
          </w:rPr>
          <w:t>声学特征参数</w:t>
        </w:r>
      </w:ins>
      <w:ins w:id="240" w:author="wbzhu" w:date="2015-12-21T18:21:00Z">
        <w:r w:rsidR="008E5C47">
          <w:rPr>
            <w:rFonts w:hint="eastAsia"/>
            <w:lang w:val="x-none"/>
          </w:rPr>
          <w:t>的调整</w:t>
        </w:r>
      </w:ins>
      <w:ins w:id="241" w:author="wbzhu" w:date="2015-12-21T18:22:00Z">
        <w:r w:rsidR="008E5C47">
          <w:rPr>
            <w:rFonts w:hint="eastAsia"/>
            <w:lang w:val="x-none"/>
          </w:rPr>
          <w:t>，</w:t>
        </w:r>
      </w:ins>
      <w:ins w:id="242" w:author="wbzhu" w:date="2015-12-21T18:42:00Z">
        <w:r w:rsidR="00562115">
          <w:rPr>
            <w:rFonts w:hint="eastAsia"/>
            <w:lang w:val="x-none"/>
          </w:rPr>
          <w:t>进而通过</w:t>
        </w:r>
      </w:ins>
      <w:ins w:id="243" w:author="wbzhu" w:date="2015-12-21T18:43:00Z">
        <w:r w:rsidR="00562115">
          <w:rPr>
            <w:rFonts w:hint="eastAsia"/>
            <w:lang w:val="x-none"/>
          </w:rPr>
          <w:t>合成</w:t>
        </w:r>
        <w:proofErr w:type="gramStart"/>
        <w:r w:rsidR="00562115">
          <w:rPr>
            <w:rFonts w:hint="eastAsia"/>
            <w:lang w:val="x-none"/>
          </w:rPr>
          <w:t>器实现</w:t>
        </w:r>
      </w:ins>
      <w:proofErr w:type="gramEnd"/>
      <w:ins w:id="244" w:author="wbzhu" w:date="2015-12-21T18:44:00Z">
        <w:r w:rsidR="00562115">
          <w:rPr>
            <w:rFonts w:hint="eastAsia"/>
            <w:lang w:val="x-none"/>
          </w:rPr>
          <w:t>情感语音的合成输出</w:t>
        </w:r>
      </w:ins>
      <w:ins w:id="245" w:author="wbzhu" w:date="2015-12-21T18:47:00Z">
        <w:r w:rsidR="00562115">
          <w:rPr>
            <w:rFonts w:hint="eastAsia"/>
            <w:lang w:val="x-none"/>
          </w:rPr>
          <w:t>，一方面涉及到</w:t>
        </w:r>
      </w:ins>
      <w:ins w:id="246" w:author="wbzhu" w:date="2015-12-21T18:50:00Z">
        <w:r w:rsidR="00562115">
          <w:rPr>
            <w:rFonts w:hint="eastAsia"/>
            <w:lang w:val="x-none"/>
          </w:rPr>
          <w:t>更为精细有效的</w:t>
        </w:r>
      </w:ins>
      <w:ins w:id="247" w:author="wbzhu" w:date="2015-12-21T18:51:00Z">
        <w:r w:rsidR="00562115">
          <w:rPr>
            <w:rFonts w:hint="eastAsia"/>
            <w:lang w:val="x-none"/>
          </w:rPr>
          <w:t>声学</w:t>
        </w:r>
        <w:r w:rsidR="00F32655">
          <w:rPr>
            <w:rFonts w:hint="eastAsia"/>
            <w:lang w:val="x-none"/>
          </w:rPr>
          <w:t>特征</w:t>
        </w:r>
        <w:r w:rsidR="00562115">
          <w:rPr>
            <w:rFonts w:hint="eastAsia"/>
            <w:lang w:val="x-none"/>
          </w:rPr>
          <w:t>参数</w:t>
        </w:r>
        <w:r w:rsidR="00F32655">
          <w:rPr>
            <w:rFonts w:hint="eastAsia"/>
            <w:lang w:val="x-none"/>
          </w:rPr>
          <w:t>选取，另一方面</w:t>
        </w:r>
      </w:ins>
      <w:ins w:id="248" w:author="wbzhu" w:date="2015-12-21T18:52:00Z">
        <w:r w:rsidR="00F32655">
          <w:rPr>
            <w:rFonts w:hint="eastAsia"/>
            <w:lang w:val="x-none"/>
          </w:rPr>
          <w:t>涉及</w:t>
        </w:r>
      </w:ins>
      <w:ins w:id="249" w:author="wbzhu" w:date="2015-12-21T18:55:00Z">
        <w:r w:rsidR="00F32655">
          <w:rPr>
            <w:rFonts w:hint="eastAsia"/>
            <w:lang w:val="x-none"/>
          </w:rPr>
          <w:t>到整体性的发音描述</w:t>
        </w:r>
      </w:ins>
      <w:ins w:id="250" w:author="wbzhu" w:date="2015-12-21T18:58:00Z">
        <w:r w:rsidR="00F32655">
          <w:rPr>
            <w:rFonts w:hint="eastAsia"/>
            <w:lang w:val="x-none"/>
          </w:rPr>
          <w:t>如何投射到</w:t>
        </w:r>
      </w:ins>
      <w:ins w:id="251" w:author="wbzhu" w:date="2015-12-21T19:00:00Z">
        <w:r w:rsidR="00F32655">
          <w:rPr>
            <w:rFonts w:hint="eastAsia"/>
            <w:lang w:val="x-none"/>
          </w:rPr>
          <w:t>多</w:t>
        </w:r>
      </w:ins>
      <w:ins w:id="252" w:author="wbzhu" w:date="2015-12-21T19:09:00Z">
        <w:r w:rsidR="00F9118D">
          <w:rPr>
            <w:rFonts w:hint="eastAsia"/>
            <w:lang w:val="x-none"/>
          </w:rPr>
          <w:t>尺度</w:t>
        </w:r>
      </w:ins>
      <w:ins w:id="253" w:author="wbzhu" w:date="2015-12-21T18:58:00Z">
        <w:r w:rsidR="00F32655">
          <w:rPr>
            <w:rFonts w:hint="eastAsia"/>
            <w:lang w:val="x-none"/>
          </w:rPr>
          <w:t>合成</w:t>
        </w:r>
      </w:ins>
      <w:ins w:id="254" w:author="wbzhu" w:date="2015-12-21T18:59:00Z">
        <w:r w:rsidR="00F32655">
          <w:rPr>
            <w:rFonts w:hint="eastAsia"/>
            <w:lang w:val="x-none"/>
          </w:rPr>
          <w:t>单元</w:t>
        </w:r>
      </w:ins>
      <w:ins w:id="255" w:author="wbzhu" w:date="2015-12-21T19:00:00Z">
        <w:r w:rsidR="00F32655">
          <w:rPr>
            <w:rFonts w:hint="eastAsia"/>
            <w:lang w:val="x-none"/>
          </w:rPr>
          <w:t>的实现策略</w:t>
        </w:r>
      </w:ins>
      <w:ins w:id="256" w:author="wbzhu" w:date="2015-12-21T19:01:00Z">
        <w:r w:rsidR="00F32655">
          <w:rPr>
            <w:rFonts w:hint="eastAsia"/>
            <w:lang w:val="x-none"/>
          </w:rPr>
          <w:t>，</w:t>
        </w:r>
        <w:r w:rsidR="00F9118D">
          <w:rPr>
            <w:rFonts w:hint="eastAsia"/>
            <w:lang w:val="x-none"/>
          </w:rPr>
          <w:t>前者与语音合成器改进</w:t>
        </w:r>
      </w:ins>
      <w:ins w:id="257" w:author="wbzhu" w:date="2015-12-21T19:02:00Z">
        <w:r w:rsidR="00F9118D">
          <w:rPr>
            <w:rFonts w:hint="eastAsia"/>
            <w:lang w:val="x-none"/>
          </w:rPr>
          <w:t>紧密相关，后者则有赖于</w:t>
        </w:r>
      </w:ins>
      <w:ins w:id="258" w:author="wbzhu" w:date="2015-12-21T19:04:00Z">
        <w:r w:rsidR="00F9118D">
          <w:rPr>
            <w:rFonts w:hint="eastAsia"/>
            <w:lang w:val="x-none"/>
          </w:rPr>
          <w:t>对</w:t>
        </w:r>
      </w:ins>
      <w:ins w:id="259" w:author="wbzhu" w:date="2015-12-21T19:03:00Z">
        <w:r w:rsidR="00F9118D">
          <w:rPr>
            <w:rFonts w:hint="eastAsia"/>
            <w:lang w:val="x-none"/>
          </w:rPr>
          <w:t>情感语音</w:t>
        </w:r>
      </w:ins>
      <w:ins w:id="260" w:author="wbzhu" w:date="2015-12-21T19:05:00Z">
        <w:r w:rsidR="00F9118D">
          <w:rPr>
            <w:rFonts w:hint="eastAsia"/>
            <w:lang w:val="x-none"/>
          </w:rPr>
          <w:t>进行的更为深入的</w:t>
        </w:r>
      </w:ins>
      <w:ins w:id="261" w:author="wbzhu" w:date="2015-12-21T19:07:00Z">
        <w:r w:rsidR="00F9118D">
          <w:rPr>
            <w:rFonts w:hint="eastAsia"/>
            <w:lang w:val="x-none"/>
          </w:rPr>
          <w:t>、</w:t>
        </w:r>
      </w:ins>
      <w:ins w:id="262" w:author="wbzhu" w:date="2015-12-21T19:05:00Z">
        <w:r w:rsidR="00F9118D">
          <w:rPr>
            <w:rFonts w:hint="eastAsia"/>
            <w:lang w:val="x-none"/>
          </w:rPr>
          <w:t>针对性</w:t>
        </w:r>
      </w:ins>
      <w:ins w:id="263" w:author="wbzhu" w:date="2015-12-21T19:06:00Z">
        <w:r w:rsidR="00F9118D">
          <w:rPr>
            <w:rFonts w:hint="eastAsia"/>
            <w:lang w:val="x-none"/>
          </w:rPr>
          <w:t>语音学探索。</w:t>
        </w:r>
      </w:ins>
      <w:del w:id="264" w:author="wbzhu" w:date="2015-12-21T19:07:00Z">
        <w:r w:rsidRPr="008F72C0" w:rsidDel="00F9118D">
          <w:rPr>
            <w:rFonts w:hint="eastAsia"/>
            <w:lang w:val="x-none"/>
          </w:rPr>
          <w:delText>要实现语音合成，对于句子内部更小尺度单元的情感特征都要进行分析。这一方面对于标注工作提出挑战，能否有更高效的获取标注数据的方式或者网络学习能否做到完全脱离标注数据。另一方面</w:delText>
        </w:r>
        <w:r w:rsidR="002824AF" w:rsidDel="00F9118D">
          <w:rPr>
            <w:rFonts w:hint="eastAsia"/>
            <w:lang w:val="x-none"/>
          </w:rPr>
          <w:delText>需要将</w:delText>
        </w:r>
        <w:r w:rsidRPr="008F72C0" w:rsidDel="00F9118D">
          <w:rPr>
            <w:rFonts w:hint="eastAsia"/>
            <w:lang w:val="x-none"/>
          </w:rPr>
          <w:delText>当前的分析方法</w:delText>
        </w:r>
        <w:r w:rsidR="002824AF" w:rsidDel="00F9118D">
          <w:rPr>
            <w:rFonts w:hint="eastAsia"/>
            <w:lang w:val="x-none"/>
          </w:rPr>
          <w:delText>沿用</w:delText>
        </w:r>
        <w:r w:rsidRPr="008F72C0" w:rsidDel="00F9118D">
          <w:rPr>
            <w:rFonts w:hint="eastAsia"/>
            <w:lang w:val="x-none"/>
          </w:rPr>
          <w:delText>于更小尺度情感特征的学习，目前来看，大尺度特征为小尺度的预测提供上下文参考的做法可以继续适用，这也符合情感的记忆特性，但预测目标可能要根据分析尺度做相应调整。比如：认知评估属于时间跨度较大的宏观特征，在小尺度单元可能相对稳定；而生理状态在小尺度单元的变化可能更频繁，属于相对微观的特征；与之相应的发音特征也有宏观和微观的区分，分别对应超音段层面和音段层面不同的声学特征</w:delText>
        </w:r>
        <w:r w:rsidR="002824AF" w:rsidDel="00F9118D">
          <w:rPr>
            <w:rFonts w:hint="eastAsia"/>
            <w:lang w:val="x-none"/>
          </w:rPr>
          <w:delText>；</w:delText>
        </w:r>
        <w:r w:rsidRPr="008F72C0" w:rsidDel="00F9118D">
          <w:rPr>
            <w:rFonts w:hint="eastAsia"/>
            <w:lang w:val="x-none"/>
          </w:rPr>
          <w:delText>更进一步，发音描述与声学特征变化的映射关系也需要做更深入、更细致的研究，挖掘不同层面声学特征与不同尺</w:delText>
        </w:r>
        <w:r w:rsidR="007C741C" w:rsidDel="00F9118D">
          <w:rPr>
            <w:rFonts w:hint="eastAsia"/>
            <w:lang w:val="x-none"/>
          </w:rPr>
          <w:delText>度情感信息的对应关系并进行科学有效地融合</w:delText>
        </w:r>
        <w:r w:rsidRPr="008F72C0" w:rsidDel="00F9118D">
          <w:rPr>
            <w:rFonts w:hint="eastAsia"/>
            <w:lang w:val="x-none"/>
          </w:rPr>
          <w:delText>。</w:delText>
        </w:r>
      </w:del>
    </w:p>
    <w:p w14:paraId="66544534" w14:textId="77777777" w:rsidR="00A20A63" w:rsidRDefault="008F72C0" w:rsidP="008F72C0">
      <w:pPr>
        <w:ind w:firstLine="480"/>
        <w:rPr>
          <w:szCs w:val="21"/>
        </w:rPr>
      </w:pPr>
      <w:r w:rsidRPr="008F72C0">
        <w:rPr>
          <w:rFonts w:hint="eastAsia"/>
          <w:lang w:val="x-none"/>
        </w:rPr>
        <w:t>让机器像人一样具备感知并表达情感的能力是一项任重而道远的工作，</w:t>
      </w:r>
      <w:r w:rsidR="00762241">
        <w:rPr>
          <w:rFonts w:hint="eastAsia"/>
          <w:lang w:val="x-none"/>
        </w:rPr>
        <w:t>情感语音合成的研究属于其中的一个方面，</w:t>
      </w:r>
      <w:r w:rsidR="00F81777">
        <w:rPr>
          <w:rFonts w:hint="eastAsia"/>
          <w:lang w:val="x-none"/>
        </w:rPr>
        <w:t>如何与其他学科有效结合，进而推动</w:t>
      </w:r>
      <w:r w:rsidR="000F1A82">
        <w:rPr>
          <w:rFonts w:hint="eastAsia"/>
          <w:lang w:val="x-none"/>
        </w:rPr>
        <w:t>自身以</w:t>
      </w:r>
      <w:r w:rsidR="00F81777">
        <w:rPr>
          <w:rFonts w:hint="eastAsia"/>
          <w:lang w:val="x-none"/>
        </w:rPr>
        <w:t>及相关学科发展，是</w:t>
      </w:r>
      <w:r w:rsidR="00ED5E52">
        <w:rPr>
          <w:rFonts w:hint="eastAsia"/>
          <w:lang w:val="x-none"/>
        </w:rPr>
        <w:t>语音研究者</w:t>
      </w:r>
      <w:r w:rsidR="00CE544B">
        <w:rPr>
          <w:rFonts w:hint="eastAsia"/>
          <w:lang w:val="x-none"/>
        </w:rPr>
        <w:t>亟需面临的挑战</w:t>
      </w:r>
      <w:r w:rsidR="00ED5E52">
        <w:rPr>
          <w:rFonts w:hint="eastAsia"/>
          <w:lang w:val="x-none"/>
        </w:rPr>
        <w:t>之一。</w:t>
      </w:r>
    </w:p>
    <w:p w14:paraId="49EFC04B" w14:textId="77777777" w:rsidR="00A20A63" w:rsidRDefault="00A20A63">
      <w:pPr>
        <w:ind w:firstLineChars="0" w:firstLine="0"/>
      </w:pPr>
    </w:p>
    <w:p w14:paraId="0DB0E660" w14:textId="77777777" w:rsidR="00A20A63" w:rsidRPr="00F81777" w:rsidRDefault="00A20A63">
      <w:pPr>
        <w:ind w:firstLineChars="83" w:firstLine="199"/>
        <w:sectPr w:rsidR="00A20A63" w:rsidRPr="00F81777">
          <w:headerReference w:type="default" r:id="rId593"/>
          <w:pgSz w:w="11907" w:h="16840"/>
          <w:pgMar w:top="1701" w:right="1418" w:bottom="1418" w:left="1418" w:header="907" w:footer="851" w:gutter="567"/>
          <w:paperSrc w:first="31096" w:other="31096"/>
          <w:cols w:space="720"/>
          <w:docGrid w:type="lines" w:linePitch="312"/>
        </w:sectPr>
      </w:pPr>
    </w:p>
    <w:p w14:paraId="56829E48" w14:textId="77777777" w:rsidR="00A20A63" w:rsidRDefault="001C2EF9">
      <w:pPr>
        <w:pStyle w:val="af3"/>
      </w:pPr>
      <w:bookmarkStart w:id="265" w:name="_Toc385763034"/>
      <w:bookmarkStart w:id="266" w:name="_Toc385763066"/>
      <w:bookmarkStart w:id="267" w:name="_Toc385762756"/>
      <w:bookmarkStart w:id="268" w:name="_Toc385763164"/>
      <w:bookmarkStart w:id="269" w:name="_Toc385763106"/>
      <w:bookmarkStart w:id="270" w:name="_Toc437135896"/>
      <w:r>
        <w:rPr>
          <w:rFonts w:hint="eastAsia"/>
        </w:rPr>
        <w:lastRenderedPageBreak/>
        <w:t>参考文献</w:t>
      </w:r>
      <w:bookmarkEnd w:id="265"/>
      <w:bookmarkEnd w:id="266"/>
      <w:bookmarkEnd w:id="267"/>
      <w:bookmarkEnd w:id="268"/>
      <w:bookmarkEnd w:id="269"/>
      <w:bookmarkEnd w:id="270"/>
    </w:p>
    <w:p w14:paraId="6BFF0CD7" w14:textId="77777777" w:rsidR="00A20A63" w:rsidRDefault="001C2EF9">
      <w:pPr>
        <w:pStyle w:val="14"/>
        <w:numPr>
          <w:ilvl w:val="0"/>
          <w:numId w:val="12"/>
        </w:numPr>
        <w:ind w:firstLineChars="0"/>
        <w:rPr>
          <w:rFonts w:ascii="Times New Roman" w:hAnsi="Times New Roman"/>
          <w:szCs w:val="21"/>
        </w:rPr>
      </w:pPr>
      <w:r>
        <w:rPr>
          <w:rFonts w:ascii="Times New Roman" w:hAnsiTheme="minorEastAsia" w:hint="eastAsia"/>
          <w:color w:val="000000"/>
          <w:szCs w:val="21"/>
          <w:shd w:val="clear" w:color="auto" w:fill="FFFFFF"/>
        </w:rPr>
        <w:t>陶建华</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许晓颖</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面向情感的语音合成系统</w:t>
      </w:r>
      <w:r>
        <w:rPr>
          <w:rFonts w:ascii="Times New Roman" w:hAnsi="Times New Roman"/>
          <w:color w:val="000000"/>
          <w:szCs w:val="21"/>
          <w:shd w:val="clear" w:color="auto" w:fill="FFFFFF"/>
        </w:rPr>
        <w:t xml:space="preserve">[C]// </w:t>
      </w:r>
      <w:r>
        <w:rPr>
          <w:rFonts w:ascii="Times New Roman" w:hAnsiTheme="minorEastAsia" w:hint="eastAsia"/>
          <w:color w:val="000000"/>
          <w:szCs w:val="21"/>
          <w:shd w:val="clear" w:color="auto" w:fill="FFFFFF"/>
        </w:rPr>
        <w:t>第一届中国情感计算及智能交互学术会议论文集</w:t>
      </w:r>
      <w:r>
        <w:rPr>
          <w:rFonts w:ascii="Times New Roman" w:hAnsi="Times New Roman"/>
          <w:color w:val="000000"/>
          <w:szCs w:val="21"/>
          <w:shd w:val="clear" w:color="auto" w:fill="FFFFFF"/>
        </w:rPr>
        <w:t>. 2003.</w:t>
      </w:r>
    </w:p>
    <w:p w14:paraId="329C886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蔡莲红</w:t>
      </w:r>
      <w:bookmarkStart w:id="271" w:name="OLE_LINK11"/>
      <w:bookmarkStart w:id="272" w:name="OLE_LINK9"/>
      <w:bookmarkStart w:id="273" w:name="OLE_LINK10"/>
      <w:bookmarkStart w:id="274" w:name="OLE_LINK12"/>
      <w:r>
        <w:rPr>
          <w:rFonts w:ascii="Times New Roman" w:hAnsi="Times New Roman"/>
          <w:szCs w:val="21"/>
        </w:rPr>
        <w:t xml:space="preserve">. </w:t>
      </w:r>
      <w:bookmarkEnd w:id="271"/>
      <w:bookmarkEnd w:id="272"/>
      <w:bookmarkEnd w:id="273"/>
      <w:bookmarkEnd w:id="274"/>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bookmarkStart w:id="275" w:name="OLE_LINK14"/>
      <w:bookmarkStart w:id="276" w:name="OLE_LINK13"/>
      <w:r>
        <w:rPr>
          <w:rFonts w:ascii="Times New Roman" w:hAnsi="Times New Roman"/>
          <w:szCs w:val="21"/>
        </w:rPr>
        <w:t xml:space="preserve">, </w:t>
      </w:r>
      <w:bookmarkEnd w:id="275"/>
      <w:bookmarkEnd w:id="276"/>
      <w:r>
        <w:rPr>
          <w:rFonts w:ascii="Times New Roman" w:hAnsi="Times New Roman"/>
          <w:szCs w:val="21"/>
        </w:rPr>
        <w:t>2010, (5):17-19.</w:t>
      </w:r>
    </w:p>
    <w:p w14:paraId="3A2960EF" w14:textId="77777777" w:rsidR="00A20A63" w:rsidRDefault="001C2EF9">
      <w:pPr>
        <w:pStyle w:val="14"/>
        <w:numPr>
          <w:ilvl w:val="0"/>
          <w:numId w:val="12"/>
        </w:numPr>
        <w:ind w:firstLineChars="0"/>
        <w:rPr>
          <w:rFonts w:ascii="Times New Roman" w:hAnsi="Times New Roman"/>
          <w:szCs w:val="21"/>
        </w:rPr>
      </w:pPr>
      <w:r>
        <w:rPr>
          <w:rFonts w:hint="eastAsia"/>
        </w:rPr>
        <w:t>李爱军</w:t>
      </w:r>
      <w:r>
        <w:rPr>
          <w:rFonts w:ascii="Times New Roman" w:hAnsi="Times New Roman"/>
          <w:szCs w:val="21"/>
        </w:rPr>
        <w:t xml:space="preserve">. </w:t>
      </w:r>
      <w:r>
        <w:rPr>
          <w:rFonts w:hint="eastAsia"/>
        </w:rPr>
        <w:t>面向言语工程的情感语音</w:t>
      </w:r>
      <w:r>
        <w:t>[N]</w:t>
      </w:r>
      <w:r>
        <w:rPr>
          <w:rFonts w:ascii="Times New Roman" w:hAnsi="Times New Roman"/>
          <w:szCs w:val="21"/>
        </w:rPr>
        <w:t>.</w:t>
      </w:r>
      <w:r>
        <w:t xml:space="preserve"> </w:t>
      </w:r>
      <w:r>
        <w:rPr>
          <w:rFonts w:hint="eastAsia"/>
        </w:rPr>
        <w:t>中国社会科学院院报</w:t>
      </w:r>
      <w:r>
        <w:rPr>
          <w:rFonts w:ascii="Times New Roman" w:hAnsi="Times New Roman"/>
          <w:szCs w:val="21"/>
        </w:rPr>
        <w:t xml:space="preserve">, </w:t>
      </w:r>
      <w:r>
        <w:t>2006.</w:t>
      </w:r>
    </w:p>
    <w:p w14:paraId="60788D4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0BD108E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Govind D, Prasanna S R M. Expressive speech synthesis: a </w:t>
      </w:r>
      <w:proofErr w:type="gramStart"/>
      <w:r>
        <w:rPr>
          <w:rFonts w:ascii="Times New Roman" w:hAnsi="Times New Roman"/>
          <w:szCs w:val="21"/>
        </w:rPr>
        <w:t>review[</w:t>
      </w:r>
      <w:proofErr w:type="gramEnd"/>
      <w:r>
        <w:rPr>
          <w:rFonts w:ascii="Times New Roman" w:hAnsi="Times New Roman"/>
          <w:szCs w:val="21"/>
        </w:rPr>
        <w:t>J]. International Journal of Speech Technology, 2013, 16(2):237-260.</w:t>
      </w:r>
    </w:p>
    <w:p w14:paraId="6D4F688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Cahn J E. Generating expression in synthesized </w:t>
      </w:r>
      <w:proofErr w:type="gramStart"/>
      <w:r>
        <w:rPr>
          <w:rFonts w:ascii="Times New Roman" w:hAnsi="Times New Roman"/>
          <w:szCs w:val="21"/>
        </w:rPr>
        <w:t>speech[</w:t>
      </w:r>
      <w:proofErr w:type="gramEnd"/>
      <w:r>
        <w:rPr>
          <w:rFonts w:ascii="Times New Roman" w:hAnsi="Times New Roman"/>
          <w:szCs w:val="21"/>
        </w:rPr>
        <w:t>D]. Massachusetts Institute of Technology, Dept. of Architecture, 1989.</w:t>
      </w:r>
    </w:p>
    <w:p w14:paraId="1A69B80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Murray I R. Simulating emotion in synthetic </w:t>
      </w:r>
      <w:proofErr w:type="gramStart"/>
      <w:r>
        <w:rPr>
          <w:rFonts w:ascii="Times New Roman" w:hAnsi="Times New Roman"/>
          <w:szCs w:val="21"/>
        </w:rPr>
        <w:t>speech[</w:t>
      </w:r>
      <w:proofErr w:type="gramEnd"/>
      <w:r>
        <w:rPr>
          <w:rFonts w:ascii="Times New Roman" w:hAnsi="Times New Roman"/>
          <w:szCs w:val="21"/>
        </w:rPr>
        <w:t>D]. University of Dundee, 1989.</w:t>
      </w:r>
    </w:p>
    <w:p w14:paraId="64C55B7A"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Arnfield S, Roach P, Setter J, et al. Emotional stress and speech tempo variation[C]//Speech under Stress. 1995.</w:t>
      </w:r>
    </w:p>
    <w:p w14:paraId="025331F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Gobl C, Chasaide A N. Acoustic characteristics of voice </w:t>
      </w:r>
      <w:proofErr w:type="gramStart"/>
      <w:r>
        <w:rPr>
          <w:rFonts w:ascii="Times New Roman" w:hAnsi="Times New Roman"/>
          <w:szCs w:val="21"/>
        </w:rPr>
        <w:t>quality[</w:t>
      </w:r>
      <w:proofErr w:type="gramEnd"/>
      <w:r>
        <w:rPr>
          <w:rFonts w:ascii="Times New Roman" w:hAnsi="Times New Roman"/>
          <w:szCs w:val="21"/>
        </w:rPr>
        <w:t>J]. Speech Communication, 1992, 11(4): 481-490.</w:t>
      </w:r>
    </w:p>
    <w:p w14:paraId="4CB1622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Moriyama T, Saito H, Ozawa S. Evaluation of the relation between emotional concepts and emotional parameters in </w:t>
      </w:r>
      <w:proofErr w:type="gramStart"/>
      <w:r>
        <w:rPr>
          <w:rFonts w:ascii="Times New Roman" w:hAnsi="Times New Roman"/>
          <w:szCs w:val="21"/>
        </w:rPr>
        <w:t>speech[</w:t>
      </w:r>
      <w:proofErr w:type="gramEnd"/>
      <w:r>
        <w:rPr>
          <w:rFonts w:ascii="Times New Roman" w:hAnsi="Times New Roman"/>
          <w:szCs w:val="21"/>
        </w:rPr>
        <w:t xml:space="preserve">J]. Systems &amp; Computers in Japan, 2001, 32(3):56-64. </w:t>
      </w:r>
    </w:p>
    <w:p w14:paraId="4C0EF7D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Picard R W. Affective </w:t>
      </w:r>
      <w:proofErr w:type="gramStart"/>
      <w:r>
        <w:rPr>
          <w:rFonts w:ascii="Times New Roman" w:hAnsi="Times New Roman"/>
          <w:szCs w:val="21"/>
        </w:rPr>
        <w:t>computing[</w:t>
      </w:r>
      <w:proofErr w:type="gramEnd"/>
      <w:r>
        <w:rPr>
          <w:rFonts w:ascii="Times New Roman" w:hAnsi="Times New Roman"/>
          <w:szCs w:val="21"/>
        </w:rPr>
        <w:t>J]. Igi Global, 1997, 1(1):71-73.</w:t>
      </w:r>
    </w:p>
    <w:p w14:paraId="7547C2A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任蕊</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Fujisaki</w:t>
      </w:r>
      <w:r>
        <w:rPr>
          <w:rFonts w:ascii="Times New Roman" w:hAnsi="Times New Roman" w:hint="eastAsia"/>
          <w:szCs w:val="21"/>
        </w:rPr>
        <w:t>模型的情感语音信号分析与合成</w:t>
      </w:r>
      <w:r>
        <w:rPr>
          <w:rFonts w:ascii="Times New Roman" w:hAnsi="Times New Roman"/>
          <w:szCs w:val="21"/>
        </w:rPr>
        <w:t xml:space="preserve">[D]. </w:t>
      </w:r>
      <w:r>
        <w:rPr>
          <w:rFonts w:ascii="Times New Roman" w:hAnsi="Times New Roman" w:hint="eastAsia"/>
          <w:szCs w:val="21"/>
        </w:rPr>
        <w:t>北京交通大学</w:t>
      </w:r>
      <w:r>
        <w:rPr>
          <w:rFonts w:ascii="Times New Roman" w:hAnsi="Times New Roman"/>
          <w:szCs w:val="21"/>
        </w:rPr>
        <w:t>, 2008.</w:t>
      </w:r>
    </w:p>
    <w:p w14:paraId="5D02A98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Roach P. Techniques for the phonetic description of emotional speech[C]// Proceedings of the ISCA Workshop on Speech and Emotion. 2000.</w:t>
      </w:r>
    </w:p>
    <w:p w14:paraId="4A2E707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Iida A, Campbell N, Higuchi F, et al. A corpus-based speech synthesis system with </w:t>
      </w:r>
      <w:proofErr w:type="gramStart"/>
      <w:r>
        <w:rPr>
          <w:rFonts w:ascii="Times New Roman" w:hAnsi="Times New Roman"/>
          <w:szCs w:val="21"/>
        </w:rPr>
        <w:t>emotion[</w:t>
      </w:r>
      <w:proofErr w:type="gramEnd"/>
      <w:r>
        <w:rPr>
          <w:rFonts w:ascii="Times New Roman" w:hAnsi="Times New Roman"/>
          <w:szCs w:val="21"/>
        </w:rPr>
        <w:t>J]. Speech Communication, 2003, 40(1): 161-187.</w:t>
      </w:r>
    </w:p>
    <w:p w14:paraId="729C751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Yamagishi J, Onishi K, Masuko T, et al. Modeling of various speaking styles and emotions for HMM-based speech synthesis[C]//Proc. the 8th Eurpean Conference on Speech Communication and Technology. 2003 (III): 2461-2464.</w:t>
      </w:r>
    </w:p>
    <w:p w14:paraId="7743FB1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Kang S, Meng H. Statistical parametric speech synthesis using weighted multi-distribution deep belief network[C]//Proc. Interspeech. 2014: 1959-1963.</w:t>
      </w:r>
    </w:p>
    <w:p w14:paraId="0604B38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Fan Y, Qian Y, Xie F, et al. TTS synthesis with bidirectional LSTM based recurrent neural networks[C]//Proc. Interspeech. 2014: 1964-1968.</w:t>
      </w:r>
    </w:p>
    <w:p w14:paraId="7D689DA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Fernandez R, Rendel A, Ramabhadran B, et al. Prosody contour prediction with long short-term memory, bi-directional, deep recurrent neural networks[C]//Proceedings of the Annual Conference of International Speech Communication Association (INTERSPEECH). 2014.</w:t>
      </w:r>
    </w:p>
    <w:p w14:paraId="31751EC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Yin X, Lei M, Qian Y, et al. Modeling DCT Parameterized F0 Trajectory at Intonation Phrase Level with DNN or Decision Tree[C]//Fifteenth Annual Conference of the International Speech Communication Association. 2014.</w:t>
      </w:r>
    </w:p>
    <w:p w14:paraId="752AB61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Nakashika T, Takiguchi T, Ariki Y. High-order sequence modeling using speaker-dependent recurrent temporal restricted </w:t>
      </w:r>
      <w:proofErr w:type="gramStart"/>
      <w:r>
        <w:rPr>
          <w:rFonts w:ascii="Times New Roman" w:hAnsi="Times New Roman"/>
          <w:szCs w:val="21"/>
        </w:rPr>
        <w:t>boltzmann</w:t>
      </w:r>
      <w:proofErr w:type="gramEnd"/>
      <w:r>
        <w:rPr>
          <w:rFonts w:ascii="Times New Roman" w:hAnsi="Times New Roman"/>
          <w:szCs w:val="21"/>
        </w:rPr>
        <w:t xml:space="preserve"> machines for voice conversion[C]//Fifteenth Annual Conference of the International Speech Communication Association. 2014.</w:t>
      </w:r>
    </w:p>
    <w:p w14:paraId="0298B5F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lastRenderedPageBreak/>
        <w:t>Xie F L, Qian Y, Fan Y, et al. Sequence error (SE) minimization training of neural network for voice conversion[C]//Proc. Interspeech. 2014: 2283-2287.</w:t>
      </w:r>
    </w:p>
    <w:p w14:paraId="3788EF3D" w14:textId="77777777" w:rsidR="00A20A63" w:rsidRDefault="001C2EF9">
      <w:pPr>
        <w:pStyle w:val="14"/>
        <w:numPr>
          <w:ilvl w:val="0"/>
          <w:numId w:val="12"/>
        </w:numPr>
        <w:ind w:firstLineChars="0"/>
        <w:rPr>
          <w:rFonts w:ascii="Times New Roman" w:hAnsi="Times New Roman"/>
          <w:kern w:val="0"/>
          <w:szCs w:val="21"/>
        </w:rPr>
      </w:pPr>
      <w:r>
        <w:rPr>
          <w:rFonts w:ascii="Times New Roman" w:hAnsi="Times New Roman"/>
          <w:kern w:val="0"/>
          <w:szCs w:val="21"/>
        </w:rPr>
        <w:t xml:space="preserve">Cowie R, Cornelius R R. Describing the emotional states that are expressed in </w:t>
      </w:r>
      <w:proofErr w:type="gramStart"/>
      <w:r>
        <w:rPr>
          <w:rFonts w:ascii="Times New Roman" w:hAnsi="Times New Roman"/>
          <w:kern w:val="0"/>
          <w:szCs w:val="21"/>
        </w:rPr>
        <w:t>speech[</w:t>
      </w:r>
      <w:proofErr w:type="gramEnd"/>
      <w:r>
        <w:rPr>
          <w:rFonts w:ascii="Times New Roman" w:hAnsi="Times New Roman"/>
          <w:kern w:val="0"/>
          <w:szCs w:val="21"/>
        </w:rPr>
        <w:t>J]. Speech communication, 2003, 40(1): 5-32.</w:t>
      </w:r>
    </w:p>
    <w:p w14:paraId="1B4EC75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Scherer K R. The dynamic architecture of emotion: Evidence for the component process </w:t>
      </w:r>
      <w:proofErr w:type="gramStart"/>
      <w:r>
        <w:rPr>
          <w:rFonts w:ascii="Times New Roman" w:hAnsi="Times New Roman"/>
          <w:szCs w:val="21"/>
        </w:rPr>
        <w:t>model[</w:t>
      </w:r>
      <w:proofErr w:type="gramEnd"/>
      <w:r>
        <w:rPr>
          <w:rFonts w:ascii="Times New Roman" w:hAnsi="Times New Roman"/>
          <w:szCs w:val="21"/>
        </w:rPr>
        <w:t>J]. Cognition and emotion, 2009, 23(7): 1307-1351.</w:t>
      </w:r>
    </w:p>
    <w:p w14:paraId="3842065C"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Alm C O, Roth D, Sproat R. Emotions from text: machine learning for text-based emotion prediction[C]//Proceedings of the conference on Human Language Technology and Empirical Methods in Natural Language Processing. Association for Computational Linguistics, 2005: 579-586.</w:t>
      </w:r>
    </w:p>
    <w:p w14:paraId="57FAC24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Wu Z, Meng H M, Yang H, et al. Modeling the expressivity of input text semantics for Chinese text-to-speech synthesis in a spoken dialog </w:t>
      </w:r>
      <w:proofErr w:type="gramStart"/>
      <w:r>
        <w:rPr>
          <w:rFonts w:ascii="Times New Roman" w:hAnsi="Times New Roman"/>
          <w:szCs w:val="21"/>
        </w:rPr>
        <w:t>system[</w:t>
      </w:r>
      <w:proofErr w:type="gramEnd"/>
      <w:r>
        <w:rPr>
          <w:rFonts w:ascii="Times New Roman" w:hAnsi="Times New Roman"/>
          <w:szCs w:val="21"/>
        </w:rPr>
        <w:t>J]. Audio, Speech, and Language Processing, IEEE Transactions on, 2009, 17(8): 1567-1576.</w:t>
      </w:r>
    </w:p>
    <w:p w14:paraId="49FBE2E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Chao L, Tao J, Yang M, et al. Bayesian Inference based Temporal Modeling for Naturalistic Affective Expression Classification[C]//Affective Computing and Intelligent Interaction (ACII), 2013 Humaine Association Conference on. IEEE, 2013: 173-178.</w:t>
      </w:r>
    </w:p>
    <w:p w14:paraId="5F3B975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Li A, Fang Q, Jia Y, et al. Emotional McGurk Effect? A Cross-Cultural Investigation on Emotion Expression under Vocal and Facial </w:t>
      </w:r>
      <w:proofErr w:type="gramStart"/>
      <w:r>
        <w:rPr>
          <w:rFonts w:ascii="Times New Roman" w:hAnsi="Times New Roman"/>
          <w:szCs w:val="21"/>
        </w:rPr>
        <w:t>Conflict[</w:t>
      </w:r>
      <w:proofErr w:type="gramEnd"/>
      <w:r>
        <w:rPr>
          <w:rFonts w:ascii="Times New Roman" w:hAnsi="Times New Roman"/>
          <w:szCs w:val="21"/>
        </w:rPr>
        <w:t>M]//Chinese Computational Linguistics and Natural Language Processing Based on Naturally Annotated Big Data. Springer Berlin Heidelberg, 2013: 214-226.</w:t>
      </w:r>
    </w:p>
    <w:p w14:paraId="0C2A015C"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刘烨</w:t>
      </w:r>
      <w:r>
        <w:rPr>
          <w:rFonts w:ascii="Times New Roman" w:hAnsi="Times New Roman"/>
          <w:szCs w:val="21"/>
        </w:rPr>
        <w:t xml:space="preserve">, </w:t>
      </w:r>
      <w:r>
        <w:rPr>
          <w:rFonts w:ascii="Times New Roman" w:hAnsi="Times New Roman" w:hint="eastAsia"/>
          <w:szCs w:val="21"/>
        </w:rPr>
        <w:t>傅小兰</w:t>
      </w:r>
      <w:r>
        <w:rPr>
          <w:rFonts w:ascii="Times New Roman" w:hAnsi="Times New Roman"/>
          <w:szCs w:val="21"/>
        </w:rPr>
        <w:t xml:space="preserve">, </w:t>
      </w:r>
      <w:r>
        <w:rPr>
          <w:rFonts w:ascii="Times New Roman" w:hAnsi="Times New Roman" w:hint="eastAsia"/>
          <w:szCs w:val="21"/>
        </w:rPr>
        <w:t>陶霖密</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PAD</w:t>
      </w:r>
      <w:r>
        <w:rPr>
          <w:rFonts w:ascii="Times New Roman" w:hAnsi="Times New Roman" w:hint="eastAsia"/>
          <w:szCs w:val="21"/>
        </w:rPr>
        <w:t>三维空间的情感测量</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6(5): 9-14.</w:t>
      </w:r>
    </w:p>
    <w:p w14:paraId="4282D99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赵力</w:t>
      </w:r>
      <w:r>
        <w:rPr>
          <w:rFonts w:ascii="Times New Roman" w:hAnsi="Times New Roman"/>
          <w:szCs w:val="21"/>
        </w:rPr>
        <w:t xml:space="preserve">, </w:t>
      </w:r>
      <w:proofErr w:type="gramStart"/>
      <w:r>
        <w:rPr>
          <w:rFonts w:ascii="Times New Roman" w:hAnsi="Times New Roman" w:hint="eastAsia"/>
          <w:szCs w:val="21"/>
        </w:rPr>
        <w:t>黄程韦</w:t>
      </w:r>
      <w:proofErr w:type="gramEnd"/>
      <w:r>
        <w:rPr>
          <w:rFonts w:ascii="Times New Roman" w:hAnsi="Times New Roman"/>
          <w:szCs w:val="21"/>
        </w:rPr>
        <w:t xml:space="preserve">. </w:t>
      </w:r>
      <w:r>
        <w:rPr>
          <w:rFonts w:ascii="Times New Roman" w:hAnsi="Times New Roman" w:hint="eastAsia"/>
          <w:szCs w:val="21"/>
        </w:rPr>
        <w:t>实用语音情感识别中的若干关键技术</w:t>
      </w:r>
      <w:r>
        <w:rPr>
          <w:rFonts w:ascii="Times New Roman" w:hAnsi="Times New Roman"/>
          <w:szCs w:val="21"/>
        </w:rPr>
        <w:t xml:space="preserve">[J]. </w:t>
      </w:r>
      <w:r>
        <w:rPr>
          <w:rFonts w:ascii="Times New Roman" w:hAnsi="Times New Roman" w:hint="eastAsia"/>
          <w:szCs w:val="21"/>
        </w:rPr>
        <w:t>数据采集与处理</w:t>
      </w:r>
      <w:r>
        <w:rPr>
          <w:rFonts w:ascii="Times New Roman" w:hAnsi="Times New Roman"/>
          <w:szCs w:val="21"/>
        </w:rPr>
        <w:t>, 2014, 29(2): 157-170.</w:t>
      </w:r>
    </w:p>
    <w:p w14:paraId="30E29EB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张鼎天</w:t>
      </w:r>
      <w:r>
        <w:rPr>
          <w:rFonts w:ascii="Times New Roman" w:hAnsi="Times New Roman"/>
          <w:szCs w:val="21"/>
        </w:rPr>
        <w:t xml:space="preserve">, </w:t>
      </w:r>
      <w:r>
        <w:rPr>
          <w:rFonts w:ascii="Times New Roman" w:hAnsi="Times New Roman" w:hint="eastAsia"/>
          <w:szCs w:val="21"/>
        </w:rPr>
        <w:t>徐明星</w:t>
      </w:r>
      <w:r>
        <w:rPr>
          <w:rFonts w:ascii="Times New Roman" w:hAnsi="Times New Roman"/>
          <w:szCs w:val="21"/>
        </w:rPr>
        <w:t xml:space="preserve">. </w:t>
      </w:r>
      <w:r>
        <w:rPr>
          <w:rFonts w:ascii="Times New Roman" w:hAnsi="Times New Roman" w:hint="eastAsia"/>
          <w:szCs w:val="21"/>
        </w:rPr>
        <w:t>基于调制频谱特征的自动语音情感识别</w:t>
      </w:r>
      <w:r>
        <w:rPr>
          <w:rFonts w:ascii="Times New Roman" w:hAnsi="Times New Roman"/>
          <w:szCs w:val="21"/>
        </w:rPr>
        <w:t>[C]//</w:t>
      </w:r>
      <w:r>
        <w:rPr>
          <w:rFonts w:ascii="Times New Roman" w:hAnsi="Times New Roman" w:hint="eastAsia"/>
          <w:szCs w:val="21"/>
        </w:rPr>
        <w:t>第十二届全国人机语音通讯学术会议</w:t>
      </w:r>
      <w:r>
        <w:rPr>
          <w:rFonts w:ascii="Times New Roman" w:hAnsi="Times New Roman"/>
          <w:szCs w:val="21"/>
        </w:rPr>
        <w:t xml:space="preserve"> (NCMMSC'2013) </w:t>
      </w:r>
      <w:r>
        <w:rPr>
          <w:rFonts w:ascii="Times New Roman" w:hAnsi="Times New Roman" w:hint="eastAsia"/>
          <w:szCs w:val="21"/>
        </w:rPr>
        <w:t>论文集</w:t>
      </w:r>
      <w:r>
        <w:rPr>
          <w:rFonts w:ascii="Times New Roman" w:hAnsi="Times New Roman"/>
          <w:szCs w:val="21"/>
        </w:rPr>
        <w:t>. 2013.</w:t>
      </w:r>
    </w:p>
    <w:p w14:paraId="00F0C8E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邵艳秋</w:t>
      </w:r>
      <w:r>
        <w:rPr>
          <w:rFonts w:ascii="Times New Roman" w:hAnsi="Times New Roman"/>
          <w:szCs w:val="21"/>
        </w:rPr>
        <w:t xml:space="preserve">, </w:t>
      </w:r>
      <w:proofErr w:type="gramStart"/>
      <w:r>
        <w:rPr>
          <w:rFonts w:ascii="Times New Roman" w:hAnsi="Times New Roman" w:hint="eastAsia"/>
          <w:szCs w:val="21"/>
        </w:rPr>
        <w:t>穗志方</w:t>
      </w:r>
      <w:proofErr w:type="gramEnd"/>
      <w:r>
        <w:rPr>
          <w:rFonts w:ascii="Times New Roman" w:hAnsi="Times New Roman"/>
          <w:szCs w:val="21"/>
        </w:rPr>
        <w:t xml:space="preserve">, </w:t>
      </w:r>
      <w:proofErr w:type="gramStart"/>
      <w:r>
        <w:rPr>
          <w:rFonts w:ascii="Times New Roman" w:hAnsi="Times New Roman" w:hint="eastAsia"/>
          <w:szCs w:val="21"/>
        </w:rPr>
        <w:t>韩纪庆</w:t>
      </w:r>
      <w:proofErr w:type="gramEnd"/>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小规模情感数据和大规模中性数据相结合的情感韵律建模研究</w:t>
      </w:r>
      <w:r>
        <w:rPr>
          <w:rFonts w:ascii="Times New Roman" w:hAnsi="Times New Roman"/>
          <w:szCs w:val="21"/>
        </w:rPr>
        <w:t xml:space="preserve">[J]. </w:t>
      </w:r>
      <w:r>
        <w:rPr>
          <w:rFonts w:ascii="Times New Roman" w:hAnsi="Times New Roman" w:hint="eastAsia"/>
          <w:szCs w:val="21"/>
        </w:rPr>
        <w:t>计算机研究与发展</w:t>
      </w:r>
      <w:r>
        <w:rPr>
          <w:rFonts w:ascii="Times New Roman" w:hAnsi="Times New Roman"/>
          <w:szCs w:val="21"/>
        </w:rPr>
        <w:t>, 2015, 44(9): 1624-1631.</w:t>
      </w:r>
    </w:p>
    <w:p w14:paraId="3057EC4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Zhao Y, Qin B, Che W, et al. Appraisal expression recognition with syntactic path for sentence sentiment classification[J]. International Journal of Computer Processing of Languages, 2011, 23(01): 21-37.</w:t>
      </w:r>
    </w:p>
    <w:p w14:paraId="38105FF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Ortony A, Clore G L, Foss M A. The referential structure of the affective </w:t>
      </w:r>
      <w:proofErr w:type="gramStart"/>
      <w:r>
        <w:rPr>
          <w:rFonts w:ascii="Times New Roman" w:hAnsi="Times New Roman"/>
          <w:szCs w:val="21"/>
        </w:rPr>
        <w:t>lexicon[</w:t>
      </w:r>
      <w:proofErr w:type="gramEnd"/>
      <w:r>
        <w:rPr>
          <w:rFonts w:ascii="Times New Roman" w:hAnsi="Times New Roman"/>
          <w:szCs w:val="21"/>
        </w:rPr>
        <w:t>J]. Cognitive science, 1987, 11(3): 341-364.</w:t>
      </w:r>
    </w:p>
    <w:p w14:paraId="673F96C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Cornelius R R. Theoretical approaches to emotion[C]//ISCA Tutorial and Research Workshop (ITRW) on Speech and Emotion. 2000.</w:t>
      </w:r>
    </w:p>
    <w:p w14:paraId="0D896B34"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Ekman P. An argument for basic </w:t>
      </w:r>
      <w:proofErr w:type="gramStart"/>
      <w:r>
        <w:rPr>
          <w:rFonts w:ascii="Times New Roman" w:hAnsi="Times New Roman"/>
          <w:szCs w:val="21"/>
        </w:rPr>
        <w:t>emotions[</w:t>
      </w:r>
      <w:proofErr w:type="gramEnd"/>
      <w:r>
        <w:rPr>
          <w:rFonts w:ascii="Times New Roman" w:hAnsi="Times New Roman"/>
          <w:szCs w:val="21"/>
        </w:rPr>
        <w:t>J]. Cognition &amp; emotion, 1992, 6(3-4): 169-200.</w:t>
      </w:r>
    </w:p>
    <w:p w14:paraId="6BE261DC"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Cowie R, Douglas-Cowie E, Savvidou* S, et al. 'FEELTRACE': An instrument for recording perceived emotion in real time[C]//ISCA Tutorial and Research Workshop (ITRW) on Speech and Emotion. 2000.</w:t>
      </w:r>
    </w:p>
    <w:p w14:paraId="66D1290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Mehrabian A. Pleasure-arousal-dominance: A general framework for describing and measuring individual differences in </w:t>
      </w:r>
      <w:proofErr w:type="gramStart"/>
      <w:r>
        <w:rPr>
          <w:rFonts w:ascii="Times New Roman" w:hAnsi="Times New Roman"/>
          <w:szCs w:val="21"/>
        </w:rPr>
        <w:t>temperament[</w:t>
      </w:r>
      <w:proofErr w:type="gramEnd"/>
      <w:r>
        <w:rPr>
          <w:rFonts w:ascii="Times New Roman" w:hAnsi="Times New Roman"/>
          <w:szCs w:val="21"/>
        </w:rPr>
        <w:t>J]. Current Psychology, 1996, 14(4): 261-292.</w:t>
      </w:r>
    </w:p>
    <w:p w14:paraId="0121134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Moors A, Ellsworth P C, Scherer K R, et al. Appraisal theories of emotion: State of the art and future </w:t>
      </w:r>
      <w:proofErr w:type="gramStart"/>
      <w:r>
        <w:rPr>
          <w:rFonts w:ascii="Times New Roman" w:hAnsi="Times New Roman"/>
          <w:szCs w:val="21"/>
        </w:rPr>
        <w:t>development[</w:t>
      </w:r>
      <w:proofErr w:type="gramEnd"/>
      <w:r>
        <w:rPr>
          <w:rFonts w:ascii="Times New Roman" w:hAnsi="Times New Roman"/>
          <w:szCs w:val="21"/>
        </w:rPr>
        <w:t>J]. Emotion Review, 2013, 5(2): 119-124.</w:t>
      </w:r>
    </w:p>
    <w:p w14:paraId="6CED0A5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Calvo R A, D'Mello S. Affect detection: An interdisciplinary review of models, methods, and </w:t>
      </w:r>
      <w:r>
        <w:rPr>
          <w:rFonts w:ascii="Times New Roman" w:hAnsi="Times New Roman"/>
          <w:szCs w:val="21"/>
        </w:rPr>
        <w:lastRenderedPageBreak/>
        <w:t xml:space="preserve">their </w:t>
      </w:r>
      <w:proofErr w:type="gramStart"/>
      <w:r>
        <w:rPr>
          <w:rFonts w:ascii="Times New Roman" w:hAnsi="Times New Roman"/>
          <w:szCs w:val="21"/>
        </w:rPr>
        <w:t>applications[</w:t>
      </w:r>
      <w:proofErr w:type="gramEnd"/>
      <w:r>
        <w:rPr>
          <w:rFonts w:ascii="Times New Roman" w:hAnsi="Times New Roman"/>
          <w:szCs w:val="21"/>
        </w:rPr>
        <w:t>J]. Affective Computing, IEEE Transactions on, 2010, 1(1): 18-37.</w:t>
      </w:r>
    </w:p>
    <w:p w14:paraId="5CB2A85C"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Scherer K R. Psychological models of </w:t>
      </w:r>
      <w:proofErr w:type="gramStart"/>
      <w:r>
        <w:rPr>
          <w:rFonts w:ascii="Times New Roman" w:hAnsi="Times New Roman"/>
          <w:szCs w:val="21"/>
        </w:rPr>
        <w:t>emotion[</w:t>
      </w:r>
      <w:proofErr w:type="gramEnd"/>
      <w:r>
        <w:rPr>
          <w:rFonts w:ascii="Times New Roman" w:hAnsi="Times New Roman"/>
          <w:szCs w:val="21"/>
        </w:rPr>
        <w:t>J]. The neuropsychology of emotion, 2000, 137(3): 137-162.</w:t>
      </w:r>
    </w:p>
    <w:p w14:paraId="4CF1C76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Agrawal A, An A. Unsupervised emotion detection from text using semantic and syntactic relations[C]//Web Intelligence and Intelligent Agent Technology (WI-IAT), 2012 IEEE/WIC/ACM International Conferences on. IEEE, 2012, 1: 346-353.</w:t>
      </w:r>
    </w:p>
    <w:p w14:paraId="727CCA6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Calix R A, Javadpour L, Knapp G M. Detection of affective states from text and speech for real-time human–computer </w:t>
      </w:r>
      <w:proofErr w:type="gramStart"/>
      <w:r>
        <w:rPr>
          <w:rFonts w:ascii="Times New Roman" w:hAnsi="Times New Roman"/>
          <w:szCs w:val="21"/>
        </w:rPr>
        <w:t>interaction[</w:t>
      </w:r>
      <w:proofErr w:type="gramEnd"/>
      <w:r>
        <w:rPr>
          <w:rFonts w:ascii="Times New Roman" w:hAnsi="Times New Roman"/>
          <w:szCs w:val="21"/>
        </w:rPr>
        <w:t>J]. Human Factors: The Journal of the Human Factors and Ergonomics Society, 2012, 54(4): 530-545.</w:t>
      </w:r>
    </w:p>
    <w:p w14:paraId="386D025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Calix R A, Mallepudi S A, Chen B, et al. Emotion recognition in text for 3-D facial expression rendering[J]. Multimedia, IEEE Transactions on, 2010, 12(6): 544-551.</w:t>
      </w:r>
    </w:p>
    <w:p w14:paraId="4900B83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Tokuhisa R, Inui K, Matsumoto Y. Emotion classification using massive examples extracted from the web[C]//Proceedings of the 22nd International Conference on Computational Linguistics-Volume 1. Association for Computational Linguistics, 2008: 881-888.</w:t>
      </w:r>
    </w:p>
    <w:p w14:paraId="3BA8480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Osherenko A. Towards semantic affect sensing in sentences[C]//Proceedings of the AISB 2008 Symposium on Affective Language in Human and Machine. 2008: 41-44.</w:t>
      </w:r>
    </w:p>
    <w:p w14:paraId="41DF64B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Liu H, Lieberman H, Selker T. A model of textual affect sensing using real-world knowledge[C]//Proceedings of the 8th international conference on </w:t>
      </w:r>
      <w:proofErr w:type="gramStart"/>
      <w:r>
        <w:rPr>
          <w:rFonts w:ascii="Times New Roman" w:hAnsi="Times New Roman"/>
          <w:szCs w:val="21"/>
        </w:rPr>
        <w:t>Intelligent</w:t>
      </w:r>
      <w:proofErr w:type="gramEnd"/>
      <w:r>
        <w:rPr>
          <w:rFonts w:ascii="Times New Roman" w:hAnsi="Times New Roman"/>
          <w:szCs w:val="21"/>
        </w:rPr>
        <w:t xml:space="preserve"> user interfaces. ACM, 2003: 125-132.</w:t>
      </w:r>
    </w:p>
    <w:p w14:paraId="3228BC1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Bellegarda J R. Emotion analysis using latent affective folding and embedding[C]//Proceedings of the NAACL HLT 2010 workshop on computational approaches to analysis and generation of emotion in text. Association for Computational Linguistics, 2010: 1-9.</w:t>
      </w:r>
    </w:p>
    <w:p w14:paraId="5FC3B95B" w14:textId="77777777" w:rsidR="00A20A63" w:rsidRDefault="001C2EF9">
      <w:pPr>
        <w:pStyle w:val="14"/>
        <w:numPr>
          <w:ilvl w:val="0"/>
          <w:numId w:val="12"/>
        </w:numPr>
        <w:ind w:firstLineChars="0"/>
        <w:rPr>
          <w:rFonts w:ascii="Times New Roman" w:hAnsi="Times New Roman"/>
          <w:kern w:val="0"/>
          <w:szCs w:val="21"/>
        </w:rPr>
      </w:pPr>
      <w:r>
        <w:rPr>
          <w:rFonts w:ascii="Times New Roman" w:hAnsi="Times New Roman"/>
          <w:kern w:val="0"/>
          <w:szCs w:val="21"/>
        </w:rPr>
        <w:t>Trilla T, Alias F. Sentence-Based Sentiment Analysis for Expressive Text-to-</w:t>
      </w:r>
      <w:proofErr w:type="gramStart"/>
      <w:r>
        <w:rPr>
          <w:rFonts w:ascii="Times New Roman" w:hAnsi="Times New Roman"/>
          <w:kern w:val="0"/>
          <w:szCs w:val="21"/>
        </w:rPr>
        <w:t>Speech[</w:t>
      </w:r>
      <w:proofErr w:type="gramEnd"/>
      <w:r>
        <w:rPr>
          <w:rFonts w:ascii="Times New Roman" w:hAnsi="Times New Roman"/>
          <w:kern w:val="0"/>
          <w:szCs w:val="21"/>
        </w:rPr>
        <w:t>J]. Audio, Speech, and Language Processing, IEEE Transactions on, 2013, 21(2): 223-233.</w:t>
      </w:r>
    </w:p>
    <w:p w14:paraId="72AAC87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Wan X. Co-training for cross-lingual sentiment classification[C]//Proceedings of the Joint Conference of the 47th Annual Meeting of the ACL and the 4th International Joint Conference on Natural Language Processing of the AFNLP: Volume 1-Volume 1. Association for Computational Linguistics, 2009: 235-243.</w:t>
      </w:r>
    </w:p>
    <w:p w14:paraId="1CD8CF4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Hinton G E, Salakhutdinov R R. Reducing the dimensionality of data with neural </w:t>
      </w:r>
      <w:proofErr w:type="gramStart"/>
      <w:r>
        <w:rPr>
          <w:rFonts w:ascii="Times New Roman" w:hAnsi="Times New Roman"/>
          <w:szCs w:val="21"/>
        </w:rPr>
        <w:t>networks[</w:t>
      </w:r>
      <w:proofErr w:type="gramEnd"/>
      <w:r>
        <w:rPr>
          <w:rFonts w:ascii="Times New Roman" w:hAnsi="Times New Roman"/>
          <w:szCs w:val="21"/>
        </w:rPr>
        <w:t>J]. Science, 2006, 313(5786): 504-507.</w:t>
      </w:r>
    </w:p>
    <w:p w14:paraId="449589A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37CD91F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Yoo H J. Deep Convolution Neural Networks in Computer </w:t>
      </w:r>
      <w:proofErr w:type="gramStart"/>
      <w:r>
        <w:rPr>
          <w:rFonts w:ascii="Times New Roman" w:hAnsi="Times New Roman"/>
          <w:szCs w:val="21"/>
        </w:rPr>
        <w:t>Vision[</w:t>
      </w:r>
      <w:proofErr w:type="gramEnd"/>
      <w:r>
        <w:rPr>
          <w:rFonts w:ascii="Times New Roman" w:hAnsi="Times New Roman"/>
          <w:szCs w:val="21"/>
        </w:rPr>
        <w:t>J]. IEIE Transactions on Smart Processing &amp; Computing, 2015, 4(1): 35-43.</w:t>
      </w:r>
    </w:p>
    <w:p w14:paraId="6466B96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Oquab M, Bottou L, Laptev I, et al. Learning and transferring mid-level image representations using convolutional neural networks[C]//Computer Vision and Pattern Recognition (CVPR), 2014 IEEE Conference on. IEEE, 2014: 1717-1724.</w:t>
      </w:r>
    </w:p>
    <w:p w14:paraId="53E489FA"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Zhang C, Zhang Z. Improving multiview face detection with multi-task deep convolutional neural networks[C]//Applications of Computer Vision (WACV), 2014 IEEE Winter Conference on. IEEE, 2014: 1036-1041.</w:t>
      </w:r>
    </w:p>
    <w:p w14:paraId="018E0D9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Sainath T N, Kingsbury B, Saon G, et al. Deep Convolutional Neural Networks for Large-scale Speech </w:t>
      </w:r>
      <w:proofErr w:type="gramStart"/>
      <w:r>
        <w:rPr>
          <w:rFonts w:ascii="Times New Roman" w:hAnsi="Times New Roman"/>
          <w:szCs w:val="21"/>
        </w:rPr>
        <w:t>Tasks[</w:t>
      </w:r>
      <w:proofErr w:type="gramEnd"/>
      <w:r>
        <w:rPr>
          <w:rFonts w:ascii="Times New Roman" w:hAnsi="Times New Roman"/>
          <w:szCs w:val="21"/>
        </w:rPr>
        <w:t>J]. Neural Networks, 2014.</w:t>
      </w:r>
    </w:p>
    <w:p w14:paraId="41AB540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Deng L, Hinton G, Kingsbury B. New types of deep neural network learning for speech </w:t>
      </w:r>
      <w:r>
        <w:rPr>
          <w:rFonts w:ascii="Times New Roman" w:hAnsi="Times New Roman"/>
          <w:szCs w:val="21"/>
        </w:rPr>
        <w:lastRenderedPageBreak/>
        <w:t>recognition and related applications: An overview[C]//Acoustics, Speech and Signal Processing (ICASSP), 2013 IEEE International Conference on. IEEE, 2013: 8599-8603.</w:t>
      </w:r>
    </w:p>
    <w:p w14:paraId="64C3A75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Bengio S, Heigold G. Word embeddings for speech recognition[C]//Proceedings of the 15th Conference of the International Speech Communication Association, Interspeech. 2014.</w:t>
      </w:r>
    </w:p>
    <w:p w14:paraId="40F8E57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Le Q, Mikilov T. Distributed Representations of Sentences and Documents[C]//The International Conference on Machine Learning, Beijing, China. 2014</w:t>
      </w:r>
    </w:p>
    <w:p w14:paraId="2787ED0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Srivastava N, Salakhutdinov R R, Hinton G E. Modeling Documents with a Deep Boltzmann </w:t>
      </w:r>
      <w:proofErr w:type="gramStart"/>
      <w:r>
        <w:rPr>
          <w:rFonts w:ascii="Times New Roman" w:hAnsi="Times New Roman"/>
          <w:szCs w:val="21"/>
        </w:rPr>
        <w:t>Machine[</w:t>
      </w:r>
      <w:proofErr w:type="gramEnd"/>
      <w:r>
        <w:rPr>
          <w:rFonts w:ascii="Times New Roman" w:hAnsi="Times New Roman"/>
          <w:szCs w:val="21"/>
        </w:rPr>
        <w:t>J]. Uncertainty in Artificial Intelligence, 2013</w:t>
      </w:r>
    </w:p>
    <w:p w14:paraId="249D2DD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孙志军</w:t>
      </w:r>
      <w:r>
        <w:rPr>
          <w:rFonts w:ascii="Times New Roman" w:hAnsi="Times New Roman"/>
          <w:szCs w:val="21"/>
        </w:rPr>
        <w:t xml:space="preserve">, </w:t>
      </w:r>
      <w:r>
        <w:rPr>
          <w:rFonts w:ascii="Times New Roman" w:hAnsi="Times New Roman" w:hint="eastAsia"/>
          <w:szCs w:val="21"/>
        </w:rPr>
        <w:t>薛磊</w:t>
      </w:r>
      <w:r>
        <w:rPr>
          <w:rFonts w:ascii="Times New Roman" w:hAnsi="Times New Roman"/>
          <w:szCs w:val="21"/>
        </w:rPr>
        <w:t xml:space="preserve">, </w:t>
      </w:r>
      <w:r>
        <w:rPr>
          <w:rFonts w:ascii="Times New Roman" w:hAnsi="Times New Roman" w:hint="eastAsia"/>
          <w:szCs w:val="21"/>
        </w:rPr>
        <w:t>许阳明</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深度学习研究综述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2012, 29(8): 2806-2810.</w:t>
      </w:r>
    </w:p>
    <w:p w14:paraId="3CF4541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Stone P J, Bales R F, Namenwirth J Z, et al. The general inquirer: A computer system for content analysis and retrieval based on the sentence as a unit of </w:t>
      </w:r>
      <w:proofErr w:type="gramStart"/>
      <w:r>
        <w:rPr>
          <w:rFonts w:ascii="Times New Roman" w:hAnsi="Times New Roman"/>
          <w:szCs w:val="21"/>
        </w:rPr>
        <w:t>information[</w:t>
      </w:r>
      <w:proofErr w:type="gramEnd"/>
      <w:r>
        <w:rPr>
          <w:rFonts w:ascii="Times New Roman" w:hAnsi="Times New Roman"/>
          <w:szCs w:val="21"/>
        </w:rPr>
        <w:t>J]. Behavioral Science, 1962, 7(4): 484-498.</w:t>
      </w:r>
    </w:p>
    <w:p w14:paraId="044ADF0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Miller G A. WordNet: a lexical database for </w:t>
      </w:r>
      <w:proofErr w:type="gramStart"/>
      <w:r>
        <w:rPr>
          <w:rFonts w:ascii="Times New Roman" w:hAnsi="Times New Roman"/>
          <w:szCs w:val="21"/>
        </w:rPr>
        <w:t>English[</w:t>
      </w:r>
      <w:proofErr w:type="gramEnd"/>
      <w:r>
        <w:rPr>
          <w:rFonts w:ascii="Times New Roman" w:hAnsi="Times New Roman"/>
          <w:szCs w:val="21"/>
        </w:rPr>
        <w:t>J]. Communications of the ACM, 1995, 38(11): 39-41.</w:t>
      </w:r>
    </w:p>
    <w:p w14:paraId="475B063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Esuli A, Sebastiani F. Sentiwordnet: A publicly available lexical resource for opinion mining[C]//Proceedings of LREC. 2006, 6: 417-422.</w:t>
      </w:r>
    </w:p>
    <w:p w14:paraId="0A0AD47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Strapparava C, Valitutti A. WordNet Affect: an Affective Extension of WordNet[C]//LREC. 2004, 4: 1083-1086.</w:t>
      </w:r>
    </w:p>
    <w:p w14:paraId="5C8664B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Balahur A, Hermida J M, Montoyo A, et al. Emotinet: A knowledge base for emotion detection in text built on the appraisal </w:t>
      </w:r>
      <w:proofErr w:type="gramStart"/>
      <w:r>
        <w:rPr>
          <w:rFonts w:ascii="Times New Roman" w:hAnsi="Times New Roman"/>
          <w:szCs w:val="21"/>
        </w:rPr>
        <w:t>theories[</w:t>
      </w:r>
      <w:proofErr w:type="gramEnd"/>
      <w:r>
        <w:rPr>
          <w:rFonts w:ascii="Times New Roman" w:hAnsi="Times New Roman"/>
          <w:szCs w:val="21"/>
        </w:rPr>
        <w:t>M]//Natural Language Processing and Information Systems. Springer Berlin Heidelberg, 2011: 27-39.</w:t>
      </w:r>
    </w:p>
    <w:p w14:paraId="2AD2F89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Dong Z, Dong Q. HowNet-a hybrid language and knowledge resource[C]//Natural Language Processing and Knowledge Engineering, 2003. Proceedings. 2003 International Conference on. IEEE, 2003: 820-824.</w:t>
      </w:r>
    </w:p>
    <w:p w14:paraId="7A972AC4"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Coon D. </w:t>
      </w:r>
      <w:r>
        <w:rPr>
          <w:rFonts w:ascii="Times New Roman" w:hAnsi="Times New Roman" w:hint="eastAsia"/>
          <w:szCs w:val="21"/>
        </w:rPr>
        <w:t>心理学导论</w:t>
      </w:r>
      <w:r>
        <w:rPr>
          <w:rFonts w:ascii="Times New Roman" w:hAnsi="Times New Roman"/>
          <w:szCs w:val="21"/>
        </w:rPr>
        <w:t xml:space="preserve">: </w:t>
      </w:r>
      <w:proofErr w:type="gramStart"/>
      <w:r>
        <w:rPr>
          <w:rFonts w:ascii="Times New Roman" w:hAnsi="Times New Roman" w:hint="eastAsia"/>
          <w:szCs w:val="21"/>
        </w:rPr>
        <w:t>思想与行为的认识之路</w:t>
      </w:r>
      <w:r>
        <w:rPr>
          <w:rFonts w:ascii="Times New Roman" w:hAnsi="Times New Roman"/>
          <w:szCs w:val="21"/>
        </w:rPr>
        <w:t>[</w:t>
      </w:r>
      <w:proofErr w:type="gramEnd"/>
      <w:r>
        <w:rPr>
          <w:rFonts w:ascii="Times New Roman" w:hAnsi="Times New Roman"/>
          <w:szCs w:val="21"/>
        </w:rPr>
        <w:t xml:space="preserve">M]. </w:t>
      </w:r>
      <w:r>
        <w:rPr>
          <w:rFonts w:ascii="Times New Roman" w:hAnsi="Times New Roman" w:hint="eastAsia"/>
          <w:szCs w:val="21"/>
        </w:rPr>
        <w:t>中国轻工业出版社</w:t>
      </w:r>
      <w:r>
        <w:rPr>
          <w:rFonts w:ascii="Times New Roman" w:hAnsi="Times New Roman"/>
          <w:szCs w:val="21"/>
        </w:rPr>
        <w:t>, 2004.</w:t>
      </w:r>
    </w:p>
    <w:p w14:paraId="14509BB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陈俊杰</w:t>
      </w:r>
      <w:r>
        <w:rPr>
          <w:rFonts w:ascii="Times New Roman" w:hAnsi="Times New Roman"/>
          <w:szCs w:val="21"/>
        </w:rPr>
        <w:t xml:space="preserve">. </w:t>
      </w:r>
      <w:r>
        <w:rPr>
          <w:rFonts w:ascii="Times New Roman" w:hAnsi="Times New Roman" w:hint="eastAsia"/>
          <w:szCs w:val="21"/>
        </w:rPr>
        <w:t>图像情感语义分析技术</w:t>
      </w:r>
      <w:r>
        <w:rPr>
          <w:rFonts w:ascii="Times New Roman" w:hAnsi="Times New Roman"/>
          <w:szCs w:val="21"/>
        </w:rPr>
        <w:t xml:space="preserve">[M]. </w:t>
      </w:r>
      <w:r>
        <w:rPr>
          <w:rFonts w:ascii="Times New Roman" w:hAnsi="Times New Roman" w:hint="eastAsia"/>
          <w:szCs w:val="21"/>
        </w:rPr>
        <w:t>电子工业出版社</w:t>
      </w:r>
      <w:r>
        <w:rPr>
          <w:rFonts w:ascii="Times New Roman" w:hAnsi="Times New Roman"/>
          <w:szCs w:val="21"/>
        </w:rPr>
        <w:t>, 2011.</w:t>
      </w:r>
    </w:p>
    <w:p w14:paraId="73726E5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Schachter S. The interaction of cognitive and physiological determinants of emotional </w:t>
      </w:r>
      <w:proofErr w:type="gramStart"/>
      <w:r>
        <w:rPr>
          <w:rFonts w:ascii="Times New Roman" w:hAnsi="Times New Roman"/>
          <w:szCs w:val="21"/>
        </w:rPr>
        <w:t>state[</w:t>
      </w:r>
      <w:proofErr w:type="gramEnd"/>
      <w:r>
        <w:rPr>
          <w:rFonts w:ascii="Times New Roman" w:hAnsi="Times New Roman"/>
          <w:szCs w:val="21"/>
        </w:rPr>
        <w:t>J]. Advances in experimental social psychology, 1964, 1: 49-80.</w:t>
      </w:r>
    </w:p>
    <w:p w14:paraId="08007FB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Arnold M B. Emotion and </w:t>
      </w:r>
      <w:proofErr w:type="gramStart"/>
      <w:r>
        <w:rPr>
          <w:rFonts w:ascii="Times New Roman" w:hAnsi="Times New Roman"/>
          <w:szCs w:val="21"/>
        </w:rPr>
        <w:t>personality[</w:t>
      </w:r>
      <w:proofErr w:type="gramEnd"/>
      <w:r>
        <w:rPr>
          <w:rFonts w:ascii="Times New Roman" w:hAnsi="Times New Roman"/>
          <w:szCs w:val="21"/>
        </w:rPr>
        <w:t>M]. New York: Columbia University Press, 1960.</w:t>
      </w:r>
    </w:p>
    <w:p w14:paraId="16303D44"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蔡莲红</w:t>
      </w:r>
      <w:r>
        <w:rPr>
          <w:rFonts w:ascii="Times New Roman" w:hAnsi="Times New Roman"/>
          <w:szCs w:val="21"/>
        </w:rPr>
        <w:t xml:space="preserve">. </w:t>
      </w:r>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(5):17-19.</w:t>
      </w:r>
    </w:p>
    <w:p w14:paraId="53AB0C8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James W. What is an emotion</w:t>
      </w:r>
      <w:proofErr w:type="gramStart"/>
      <w:r>
        <w:rPr>
          <w:rFonts w:ascii="Times New Roman" w:hAnsi="Times New Roman"/>
          <w:szCs w:val="21"/>
        </w:rPr>
        <w:t>?[</w:t>
      </w:r>
      <w:proofErr w:type="gramEnd"/>
      <w:r>
        <w:rPr>
          <w:rFonts w:ascii="Times New Roman" w:hAnsi="Times New Roman"/>
          <w:szCs w:val="21"/>
        </w:rPr>
        <w:t>J]. Mind, 1884 (34): 188-205.</w:t>
      </w:r>
    </w:p>
    <w:p w14:paraId="640B908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Darwin C. The expressions of the emotions in man and </w:t>
      </w:r>
      <w:proofErr w:type="gramStart"/>
      <w:r>
        <w:rPr>
          <w:rFonts w:ascii="Times New Roman" w:hAnsi="Times New Roman"/>
          <w:szCs w:val="21"/>
        </w:rPr>
        <w:t>animals[</w:t>
      </w:r>
      <w:proofErr w:type="gramEnd"/>
      <w:r>
        <w:rPr>
          <w:rFonts w:ascii="Times New Roman" w:hAnsi="Times New Roman"/>
          <w:szCs w:val="21"/>
        </w:rPr>
        <w:t>M]. London: John Murray, 1872.</w:t>
      </w:r>
    </w:p>
    <w:p w14:paraId="2AB522FA"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王国江</w:t>
      </w:r>
      <w:r>
        <w:rPr>
          <w:rFonts w:ascii="Times New Roman" w:hAnsi="Times New Roman"/>
          <w:szCs w:val="21"/>
        </w:rPr>
        <w:t xml:space="preserve">, </w:t>
      </w:r>
      <w:r>
        <w:rPr>
          <w:rFonts w:ascii="Times New Roman" w:hAnsi="Times New Roman" w:hint="eastAsia"/>
          <w:szCs w:val="21"/>
        </w:rPr>
        <w:t>王志良</w:t>
      </w:r>
      <w:r>
        <w:rPr>
          <w:rFonts w:ascii="Times New Roman" w:hAnsi="Times New Roman"/>
          <w:szCs w:val="21"/>
        </w:rPr>
        <w:t xml:space="preserve">, </w:t>
      </w:r>
      <w:r>
        <w:rPr>
          <w:rFonts w:ascii="Times New Roman" w:hAnsi="Times New Roman" w:hint="eastAsia"/>
          <w:szCs w:val="21"/>
        </w:rPr>
        <w:t>杨国亮</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人工情感研究综述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2006, 23(11): 7-11.</w:t>
      </w:r>
    </w:p>
    <w:p w14:paraId="020B9BAE"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Izard C E. Basic emotions, relations among emotions, and emotion-cognition </w:t>
      </w:r>
      <w:proofErr w:type="gramStart"/>
      <w:r>
        <w:rPr>
          <w:rFonts w:ascii="Times New Roman" w:hAnsi="Times New Roman"/>
          <w:szCs w:val="21"/>
        </w:rPr>
        <w:t>relations[</w:t>
      </w:r>
      <w:proofErr w:type="gramEnd"/>
      <w:r>
        <w:rPr>
          <w:rFonts w:ascii="Times New Roman" w:hAnsi="Times New Roman"/>
          <w:szCs w:val="21"/>
        </w:rPr>
        <w:t>J]. 1992.</w:t>
      </w:r>
    </w:p>
    <w:p w14:paraId="126000EF"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孟昭兰</w:t>
      </w:r>
      <w:r>
        <w:rPr>
          <w:rFonts w:ascii="Times New Roman" w:hAnsi="Times New Roman"/>
          <w:szCs w:val="21"/>
        </w:rPr>
        <w:t xml:space="preserve">. </w:t>
      </w:r>
      <w:r>
        <w:rPr>
          <w:rFonts w:ascii="Times New Roman" w:hAnsi="Times New Roman" w:hint="eastAsia"/>
          <w:szCs w:val="21"/>
        </w:rPr>
        <w:t>情绪心理学</w:t>
      </w:r>
      <w:r>
        <w:rPr>
          <w:rFonts w:ascii="Times New Roman" w:hAnsi="Times New Roman"/>
          <w:szCs w:val="21"/>
        </w:rPr>
        <w:t xml:space="preserve">[M]. </w:t>
      </w:r>
      <w:r>
        <w:rPr>
          <w:rFonts w:ascii="Times New Roman" w:hAnsi="Times New Roman" w:hint="eastAsia"/>
          <w:szCs w:val="21"/>
        </w:rPr>
        <w:t>北京大学出版社</w:t>
      </w:r>
      <w:r>
        <w:rPr>
          <w:rFonts w:ascii="Times New Roman" w:hAnsi="Times New Roman"/>
          <w:szCs w:val="21"/>
        </w:rPr>
        <w:t>, 2005.</w:t>
      </w:r>
    </w:p>
    <w:p w14:paraId="0810967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Ekman P, Friesen W V, O'Sullivan M, et al. Universals and cultural differences in the judgments of facial expressions of emotion[J]. Journal of personality and social psychology, 1987, 53(4): 712-717.</w:t>
      </w:r>
    </w:p>
    <w:p w14:paraId="7F68075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Cornelius R R. The science of emotion: Research and tradition in the psychology of </w:t>
      </w:r>
      <w:proofErr w:type="gramStart"/>
      <w:r>
        <w:rPr>
          <w:rFonts w:ascii="Times New Roman" w:hAnsi="Times New Roman"/>
          <w:szCs w:val="21"/>
        </w:rPr>
        <w:t>emotions[</w:t>
      </w:r>
      <w:proofErr w:type="gramEnd"/>
      <w:r>
        <w:rPr>
          <w:rFonts w:ascii="Times New Roman" w:hAnsi="Times New Roman"/>
          <w:szCs w:val="21"/>
        </w:rPr>
        <w:t>M]. Prentice-Hall, Inc, 1996.</w:t>
      </w:r>
    </w:p>
    <w:p w14:paraId="54EED82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Shaver P, Schwartz J, Kirson D, et al. Emotion knowledge: further exploration of a prototype </w:t>
      </w:r>
      <w:proofErr w:type="gramStart"/>
      <w:r>
        <w:rPr>
          <w:rFonts w:ascii="Times New Roman" w:hAnsi="Times New Roman"/>
          <w:szCs w:val="21"/>
        </w:rPr>
        <w:t>approach[</w:t>
      </w:r>
      <w:proofErr w:type="gramEnd"/>
      <w:r>
        <w:rPr>
          <w:rFonts w:ascii="Times New Roman" w:hAnsi="Times New Roman"/>
          <w:szCs w:val="21"/>
        </w:rPr>
        <w:t>J]. Journal of personality and social psychology, 1987, 52(6): 1061-1086.</w:t>
      </w:r>
    </w:p>
    <w:p w14:paraId="69E7C6C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Plutchik R. Emotion: A psychoevolutionary </w:t>
      </w:r>
      <w:proofErr w:type="gramStart"/>
      <w:r>
        <w:rPr>
          <w:rFonts w:ascii="Times New Roman" w:hAnsi="Times New Roman"/>
          <w:szCs w:val="21"/>
        </w:rPr>
        <w:t>synthesis[</w:t>
      </w:r>
      <w:proofErr w:type="gramEnd"/>
      <w:r>
        <w:rPr>
          <w:rFonts w:ascii="Times New Roman" w:hAnsi="Times New Roman"/>
          <w:szCs w:val="21"/>
        </w:rPr>
        <w:t>M]. Harpercollins College Division, 1980.</w:t>
      </w:r>
    </w:p>
    <w:p w14:paraId="7BC0D1D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lastRenderedPageBreak/>
        <w:t>Ortony A, Turner T J. What's basic about basic emotions</w:t>
      </w:r>
      <w:proofErr w:type="gramStart"/>
      <w:r>
        <w:rPr>
          <w:rFonts w:ascii="Times New Roman" w:hAnsi="Times New Roman"/>
          <w:szCs w:val="21"/>
        </w:rPr>
        <w:t>?[</w:t>
      </w:r>
      <w:proofErr w:type="gramEnd"/>
      <w:r>
        <w:rPr>
          <w:rFonts w:ascii="Times New Roman" w:hAnsi="Times New Roman"/>
          <w:szCs w:val="21"/>
        </w:rPr>
        <w:t>J]. Psychological review, 1990, 97(3): 315-331.</w:t>
      </w:r>
    </w:p>
    <w:p w14:paraId="2F3F55B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Laros F J M, Steenkamp J B E M. Emotions in consumer behavior: a hierarchical </w:t>
      </w:r>
      <w:proofErr w:type="gramStart"/>
      <w:r>
        <w:rPr>
          <w:rFonts w:ascii="Times New Roman" w:hAnsi="Times New Roman"/>
          <w:szCs w:val="21"/>
        </w:rPr>
        <w:t>approach[</w:t>
      </w:r>
      <w:proofErr w:type="gramEnd"/>
      <w:r>
        <w:rPr>
          <w:rFonts w:ascii="Times New Roman" w:hAnsi="Times New Roman"/>
          <w:szCs w:val="21"/>
        </w:rPr>
        <w:t>J]. Journal of business Research, 2005, 58(10): 1437-1445.</w:t>
      </w:r>
    </w:p>
    <w:p w14:paraId="2BC805E7"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Wundt W. Outlines of </w:t>
      </w:r>
      <w:proofErr w:type="gramStart"/>
      <w:r>
        <w:rPr>
          <w:rFonts w:ascii="Times New Roman" w:hAnsi="Times New Roman"/>
          <w:szCs w:val="21"/>
        </w:rPr>
        <w:t>psychology[</w:t>
      </w:r>
      <w:proofErr w:type="gramEnd"/>
      <w:r>
        <w:rPr>
          <w:rFonts w:ascii="Times New Roman" w:hAnsi="Times New Roman"/>
          <w:szCs w:val="21"/>
        </w:rPr>
        <w:t>M]. Springer US, 1980.</w:t>
      </w:r>
    </w:p>
    <w:p w14:paraId="33974024"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Schlosberg H. Three dimensions of </w:t>
      </w:r>
      <w:proofErr w:type="gramStart"/>
      <w:r>
        <w:rPr>
          <w:rFonts w:ascii="Times New Roman" w:hAnsi="Times New Roman"/>
          <w:szCs w:val="21"/>
        </w:rPr>
        <w:t>emotion[</w:t>
      </w:r>
      <w:proofErr w:type="gramEnd"/>
      <w:r>
        <w:rPr>
          <w:rFonts w:ascii="Times New Roman" w:hAnsi="Times New Roman"/>
          <w:szCs w:val="21"/>
        </w:rPr>
        <w:t>J]. Psychological review, 1954, 61(2): 81-88.</w:t>
      </w:r>
    </w:p>
    <w:p w14:paraId="4C847B0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Izard C E. The psychology of </w:t>
      </w:r>
      <w:proofErr w:type="gramStart"/>
      <w:r>
        <w:rPr>
          <w:rFonts w:ascii="Times New Roman" w:hAnsi="Times New Roman"/>
          <w:szCs w:val="21"/>
        </w:rPr>
        <w:t>emotions[</w:t>
      </w:r>
      <w:proofErr w:type="gramEnd"/>
      <w:r>
        <w:rPr>
          <w:rFonts w:ascii="Times New Roman" w:hAnsi="Times New Roman"/>
          <w:szCs w:val="21"/>
        </w:rPr>
        <w:t>M]. Springer Science &amp; Business Media, 1991.</w:t>
      </w:r>
    </w:p>
    <w:p w14:paraId="117055C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Russell J A. A circumplex model of </w:t>
      </w:r>
      <w:proofErr w:type="gramStart"/>
      <w:r>
        <w:rPr>
          <w:rFonts w:ascii="Times New Roman" w:hAnsi="Times New Roman"/>
          <w:szCs w:val="21"/>
        </w:rPr>
        <w:t>affect[</w:t>
      </w:r>
      <w:proofErr w:type="gramEnd"/>
      <w:r>
        <w:rPr>
          <w:rFonts w:ascii="Times New Roman" w:hAnsi="Times New Roman"/>
          <w:szCs w:val="21"/>
        </w:rPr>
        <w:t>J]. Journal of personality and social psychology, 1980, 39(6): 1161-1178.</w:t>
      </w:r>
    </w:p>
    <w:p w14:paraId="1D97301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Ortony A, Clore G L, Collins A. The cognitive structure of </w:t>
      </w:r>
      <w:proofErr w:type="gramStart"/>
      <w:r>
        <w:rPr>
          <w:rFonts w:ascii="Times New Roman" w:hAnsi="Times New Roman"/>
          <w:szCs w:val="21"/>
        </w:rPr>
        <w:t>emotions[</w:t>
      </w:r>
      <w:proofErr w:type="gramEnd"/>
      <w:r>
        <w:rPr>
          <w:rFonts w:ascii="Times New Roman" w:hAnsi="Times New Roman"/>
          <w:szCs w:val="21"/>
        </w:rPr>
        <w:t>M]. Cambridge, UK: Cambridge University Press, 1988.</w:t>
      </w:r>
    </w:p>
    <w:p w14:paraId="4C1C03A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Fox N A. If it's not left, it's right: Electroencephalograph asymmetry and the development of </w:t>
      </w:r>
      <w:proofErr w:type="gramStart"/>
      <w:r>
        <w:rPr>
          <w:rFonts w:ascii="Times New Roman" w:hAnsi="Times New Roman"/>
          <w:szCs w:val="21"/>
        </w:rPr>
        <w:t>emotion[</w:t>
      </w:r>
      <w:proofErr w:type="gramEnd"/>
      <w:r>
        <w:rPr>
          <w:rFonts w:ascii="Times New Roman" w:hAnsi="Times New Roman"/>
          <w:szCs w:val="21"/>
        </w:rPr>
        <w:t>J]. American psychologist, 1991, 46(8): 863-872.</w:t>
      </w:r>
    </w:p>
    <w:p w14:paraId="69C4BA5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朗读学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2007</w:t>
      </w:r>
    </w:p>
    <w:p w14:paraId="3B2E716E"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中国播音学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2003</w:t>
      </w:r>
    </w:p>
    <w:p w14:paraId="7FC25529"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Fujisaki H, Hirose K. Analysis and perception of intonation expressing paralinguistic information in spoken Japanese[C]//ESCA Workshop on Prosody. 1993.</w:t>
      </w:r>
    </w:p>
    <w:p w14:paraId="5D49FBAE"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7A4930BA"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李轶</w:t>
      </w:r>
      <w:r>
        <w:rPr>
          <w:rFonts w:ascii="Times New Roman" w:hAnsi="Times New Roman"/>
          <w:szCs w:val="21"/>
        </w:rPr>
        <w:t xml:space="preserve">. </w:t>
      </w:r>
      <w:r>
        <w:rPr>
          <w:rFonts w:ascii="Times New Roman" w:hAnsi="Times New Roman" w:hint="eastAsia"/>
          <w:szCs w:val="21"/>
        </w:rPr>
        <w:t>论</w:t>
      </w:r>
      <w:proofErr w:type="gramStart"/>
      <w:r>
        <w:rPr>
          <w:rFonts w:ascii="Times New Roman" w:hAnsi="Times New Roman" w:hint="eastAsia"/>
          <w:szCs w:val="21"/>
        </w:rPr>
        <w:t>情感类义位</w:t>
      </w:r>
      <w:proofErr w:type="gramEnd"/>
      <w:r>
        <w:rPr>
          <w:rFonts w:ascii="Times New Roman" w:hAnsi="Times New Roman" w:hint="eastAsia"/>
          <w:szCs w:val="21"/>
        </w:rPr>
        <w:t>的范围及其分类</w:t>
      </w:r>
      <w:r>
        <w:rPr>
          <w:rFonts w:ascii="Times New Roman" w:hAnsi="Times New Roman"/>
          <w:szCs w:val="21"/>
        </w:rPr>
        <w:t xml:space="preserve">[J]. </w:t>
      </w:r>
      <w:r>
        <w:rPr>
          <w:rFonts w:ascii="Times New Roman" w:hAnsi="Times New Roman" w:hint="eastAsia"/>
          <w:szCs w:val="21"/>
        </w:rPr>
        <w:t>华夏文化论坛</w:t>
      </w:r>
      <w:r>
        <w:rPr>
          <w:rFonts w:ascii="Times New Roman" w:hAnsi="Times New Roman"/>
          <w:szCs w:val="21"/>
        </w:rPr>
        <w:t>, 2010: 020.</w:t>
      </w:r>
    </w:p>
    <w:p w14:paraId="64DF4CB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许小颖</w:t>
      </w:r>
      <w:r>
        <w:rPr>
          <w:rFonts w:ascii="Times New Roman" w:hAnsi="Times New Roman"/>
          <w:szCs w:val="21"/>
        </w:rPr>
        <w:t xml:space="preserve">, </w:t>
      </w:r>
      <w:r>
        <w:rPr>
          <w:rFonts w:ascii="Times New Roman" w:hAnsi="Times New Roman" w:hint="eastAsia"/>
          <w:szCs w:val="21"/>
        </w:rPr>
        <w:t>陶建华</w:t>
      </w:r>
      <w:r>
        <w:rPr>
          <w:rFonts w:ascii="Times New Roman" w:hAnsi="Times New Roman"/>
          <w:szCs w:val="21"/>
        </w:rPr>
        <w:t xml:space="preserve">. </w:t>
      </w:r>
      <w:r>
        <w:rPr>
          <w:rFonts w:ascii="Times New Roman" w:hAnsi="Times New Roman" w:hint="eastAsia"/>
          <w:szCs w:val="21"/>
        </w:rPr>
        <w:t>汉语情感系统中情感划分的研究</w:t>
      </w:r>
      <w:r>
        <w:rPr>
          <w:rFonts w:ascii="Times New Roman" w:hAnsi="Times New Roman"/>
          <w:szCs w:val="21"/>
        </w:rPr>
        <w:t>[C]//</w:t>
      </w:r>
      <w:r>
        <w:rPr>
          <w:rFonts w:ascii="Times New Roman" w:hAnsi="Times New Roman" w:hint="eastAsia"/>
          <w:szCs w:val="21"/>
        </w:rPr>
        <w:t>第一届中国情感计算及智能交互学术会议论文集</w:t>
      </w:r>
      <w:r>
        <w:rPr>
          <w:rFonts w:ascii="Times New Roman" w:hAnsi="Times New Roman"/>
          <w:szCs w:val="21"/>
        </w:rPr>
        <w:t xml:space="preserve"> 2003: 199-205.</w:t>
      </w:r>
    </w:p>
    <w:p w14:paraId="658E560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钱线</w:t>
      </w:r>
      <w:r>
        <w:rPr>
          <w:rFonts w:ascii="Times New Roman" w:hAnsi="Times New Roman"/>
          <w:szCs w:val="21"/>
        </w:rPr>
        <w:t xml:space="preserve">, </w:t>
      </w:r>
      <w:r>
        <w:rPr>
          <w:rFonts w:ascii="Times New Roman" w:hAnsi="Times New Roman" w:hint="eastAsia"/>
          <w:szCs w:val="21"/>
        </w:rPr>
        <w:t>黄萱菁</w:t>
      </w:r>
      <w:r>
        <w:rPr>
          <w:rFonts w:ascii="Times New Roman" w:hAnsi="Times New Roman"/>
          <w:szCs w:val="21"/>
        </w:rPr>
        <w:t xml:space="preserve">, </w:t>
      </w:r>
      <w:r>
        <w:rPr>
          <w:rFonts w:ascii="Times New Roman" w:hAnsi="Times New Roman" w:hint="eastAsia"/>
          <w:szCs w:val="21"/>
        </w:rPr>
        <w:t>吴立德</w:t>
      </w:r>
      <w:r>
        <w:rPr>
          <w:rFonts w:ascii="Times New Roman" w:hAnsi="Times New Roman"/>
          <w:szCs w:val="21"/>
        </w:rPr>
        <w:t xml:space="preserve">. </w:t>
      </w:r>
      <w:r>
        <w:rPr>
          <w:rFonts w:ascii="Times New Roman" w:hAnsi="Times New Roman" w:hint="eastAsia"/>
          <w:szCs w:val="21"/>
        </w:rPr>
        <w:t>初始化</w:t>
      </w:r>
      <w:r>
        <w:rPr>
          <w:rFonts w:ascii="Times New Roman" w:hAnsi="Times New Roman"/>
          <w:szCs w:val="21"/>
        </w:rPr>
        <w:t xml:space="preserve"> K-means </w:t>
      </w:r>
      <w:r>
        <w:rPr>
          <w:rFonts w:ascii="Times New Roman" w:hAnsi="Times New Roman" w:hint="eastAsia"/>
          <w:szCs w:val="21"/>
        </w:rPr>
        <w:t>的谱方法</w:t>
      </w:r>
      <w:r>
        <w:rPr>
          <w:rFonts w:ascii="Times New Roman" w:hAnsi="Times New Roman"/>
          <w:szCs w:val="21"/>
        </w:rPr>
        <w:t xml:space="preserve">[J]. </w:t>
      </w:r>
      <w:r>
        <w:rPr>
          <w:rFonts w:ascii="Times New Roman" w:hAnsi="Times New Roman" w:hint="eastAsia"/>
          <w:szCs w:val="21"/>
        </w:rPr>
        <w:t>自动化学报</w:t>
      </w:r>
      <w:r>
        <w:rPr>
          <w:rFonts w:ascii="Times New Roman" w:hAnsi="Times New Roman"/>
          <w:szCs w:val="21"/>
        </w:rPr>
        <w:t>, 2007, 33(4): 342-346.</w:t>
      </w:r>
    </w:p>
    <w:p w14:paraId="2088279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hint="eastAsia"/>
          <w:szCs w:val="21"/>
        </w:rPr>
        <w:t>孟子厚</w:t>
      </w:r>
      <w:r>
        <w:rPr>
          <w:rFonts w:ascii="Times New Roman" w:hAnsi="Times New Roman"/>
          <w:szCs w:val="21"/>
        </w:rPr>
        <w:t xml:space="preserve">. </w:t>
      </w:r>
      <w:r>
        <w:rPr>
          <w:rFonts w:ascii="Times New Roman" w:hAnsi="Times New Roman" w:hint="eastAsia"/>
          <w:szCs w:val="21"/>
        </w:rPr>
        <w:t>音质主观评价的实验心理学方法</w:t>
      </w:r>
      <w:r>
        <w:rPr>
          <w:rFonts w:ascii="Times New Roman" w:hAnsi="Times New Roman"/>
          <w:szCs w:val="21"/>
        </w:rPr>
        <w:t xml:space="preserve">[M]. </w:t>
      </w:r>
      <w:r>
        <w:rPr>
          <w:rFonts w:ascii="Times New Roman" w:hAnsi="Times New Roman" w:hint="eastAsia"/>
          <w:szCs w:val="21"/>
        </w:rPr>
        <w:t>北京</w:t>
      </w:r>
      <w:r>
        <w:rPr>
          <w:rFonts w:ascii="Times New Roman" w:hAnsi="Times New Roman"/>
          <w:szCs w:val="21"/>
        </w:rPr>
        <w:t>:</w:t>
      </w:r>
      <w:r>
        <w:rPr>
          <w:rFonts w:ascii="Times New Roman" w:hAnsi="Times New Roman" w:hint="eastAsia"/>
          <w:szCs w:val="21"/>
        </w:rPr>
        <w:t>国防工业出版社</w:t>
      </w:r>
      <w:r>
        <w:rPr>
          <w:rFonts w:ascii="Times New Roman" w:hAnsi="Times New Roman"/>
          <w:szCs w:val="21"/>
        </w:rPr>
        <w:t>, 2008.</w:t>
      </w:r>
    </w:p>
    <w:p w14:paraId="226275F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Schuller B, Weninger F, Dorfner J. Multi-Modal Non-Prototypical Music Mood Analysis in Continuous Space: Reliability and Performances[C]//ISMIR. 2011: 759-764.</w:t>
      </w:r>
    </w:p>
    <w:p w14:paraId="36533BA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Lee C Y, Xie S, Gallagher P, et al. Deeply-supervised </w:t>
      </w:r>
      <w:proofErr w:type="gramStart"/>
      <w:r>
        <w:rPr>
          <w:rFonts w:ascii="Times New Roman" w:hAnsi="Times New Roman"/>
          <w:szCs w:val="21"/>
        </w:rPr>
        <w:t>nets[</w:t>
      </w:r>
      <w:proofErr w:type="gramEnd"/>
      <w:r>
        <w:rPr>
          <w:rFonts w:ascii="Times New Roman" w:hAnsi="Times New Roman"/>
          <w:szCs w:val="21"/>
        </w:rPr>
        <w:t xml:space="preserve">J]. </w:t>
      </w:r>
      <w:proofErr w:type="gramStart"/>
      <w:r>
        <w:rPr>
          <w:rFonts w:ascii="Times New Roman" w:hAnsi="Times New Roman"/>
          <w:szCs w:val="21"/>
        </w:rPr>
        <w:t>arXiv</w:t>
      </w:r>
      <w:proofErr w:type="gramEnd"/>
      <w:r>
        <w:rPr>
          <w:rFonts w:ascii="Times New Roman" w:hAnsi="Times New Roman"/>
          <w:szCs w:val="21"/>
        </w:rPr>
        <w:t xml:space="preserve"> preprint arXiv:1409.5185, 2014.</w:t>
      </w:r>
    </w:p>
    <w:p w14:paraId="32232EE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Weston J, Ratle F, Mobahi H, et al. Deep learning via semi-supervised </w:t>
      </w:r>
      <w:proofErr w:type="gramStart"/>
      <w:r>
        <w:rPr>
          <w:rFonts w:ascii="Times New Roman" w:hAnsi="Times New Roman"/>
          <w:szCs w:val="21"/>
        </w:rPr>
        <w:t>embedding[</w:t>
      </w:r>
      <w:proofErr w:type="gramEnd"/>
      <w:r>
        <w:rPr>
          <w:rFonts w:ascii="Times New Roman" w:hAnsi="Times New Roman"/>
          <w:szCs w:val="21"/>
        </w:rPr>
        <w:t>M]//Neural Networks: Tricks of the Trade. Springer Berlin Heidelberg, 2012: 639-655.</w:t>
      </w:r>
    </w:p>
    <w:p w14:paraId="0ACA7211"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1386A11D"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Smolensky P. </w:t>
      </w:r>
      <w:bookmarkStart w:id="277" w:name="OLE_LINK1"/>
      <w:bookmarkStart w:id="278" w:name="OLE_LINK2"/>
      <w:r>
        <w:rPr>
          <w:rFonts w:ascii="Times New Roman" w:hAnsi="Times New Roman"/>
          <w:szCs w:val="21"/>
        </w:rPr>
        <w:t>Information processing in dynamical systems: foundations of harmony theory</w:t>
      </w:r>
      <w:bookmarkEnd w:id="277"/>
      <w:bookmarkEnd w:id="278"/>
      <w:r>
        <w:rPr>
          <w:rFonts w:ascii="Times New Roman" w:hAnsi="Times New Roman"/>
          <w:szCs w:val="21"/>
        </w:rPr>
        <w:t>[C]//Parallel distributed processing: explorations in the microstructure of cognition, vol. 1. MIT Press, 1986: 194-281.</w:t>
      </w:r>
    </w:p>
    <w:p w14:paraId="2EDF8C1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Hinton G E, Sejnowski T J. Learning and relearning in Boltzmann </w:t>
      </w:r>
      <w:proofErr w:type="gramStart"/>
      <w:r>
        <w:rPr>
          <w:rFonts w:ascii="Times New Roman" w:hAnsi="Times New Roman"/>
          <w:szCs w:val="21"/>
        </w:rPr>
        <w:t>machines[</w:t>
      </w:r>
      <w:proofErr w:type="gramEnd"/>
      <w:r>
        <w:rPr>
          <w:rFonts w:ascii="Times New Roman" w:hAnsi="Times New Roman"/>
          <w:szCs w:val="21"/>
        </w:rPr>
        <w:t>J]. MIT Press, Cambridge, Mass, 1986, 1: 282-317.</w:t>
      </w:r>
    </w:p>
    <w:p w14:paraId="510DE47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Salakhutdinov R, Hinton G E. Deep </w:t>
      </w:r>
      <w:proofErr w:type="gramStart"/>
      <w:r>
        <w:rPr>
          <w:rFonts w:ascii="Times New Roman" w:hAnsi="Times New Roman"/>
          <w:szCs w:val="21"/>
        </w:rPr>
        <w:t>boltzmann</w:t>
      </w:r>
      <w:proofErr w:type="gramEnd"/>
      <w:r>
        <w:rPr>
          <w:rFonts w:ascii="Times New Roman" w:hAnsi="Times New Roman"/>
          <w:szCs w:val="21"/>
        </w:rPr>
        <w:t xml:space="preserve"> machines[C]//International Conference on Artificial Intelligence and Statistics. 2009: 448-455.</w:t>
      </w:r>
    </w:p>
    <w:p w14:paraId="1D024CC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Tur G, Deng L, Hakkani-Tur D, et al. Towards deeper understanding: deep convex networks for semantic utterance classification[C]//Acoustics, Speech and Signal Processing (ICASSP), 2012 IEEE International Conference on. IEEE, 2012: 5045-5048.</w:t>
      </w:r>
    </w:p>
    <w:p w14:paraId="7C4718F8"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lastRenderedPageBreak/>
        <w:t xml:space="preserve">Hinton G, Osindero S, Teh Y W. A fast learning algorithm for deep belief </w:t>
      </w:r>
      <w:proofErr w:type="gramStart"/>
      <w:r>
        <w:rPr>
          <w:rFonts w:ascii="Times New Roman" w:hAnsi="Times New Roman"/>
          <w:szCs w:val="21"/>
        </w:rPr>
        <w:t>nets[</w:t>
      </w:r>
      <w:proofErr w:type="gramEnd"/>
      <w:r>
        <w:rPr>
          <w:rFonts w:ascii="Times New Roman" w:hAnsi="Times New Roman"/>
          <w:szCs w:val="21"/>
        </w:rPr>
        <w:t>J]. Neural computation, 2006, 18(7): 1527-1554.</w:t>
      </w:r>
    </w:p>
    <w:p w14:paraId="4E95DD46"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Hinton G E. A practical guide to training restricted boltzmann </w:t>
      </w:r>
      <w:proofErr w:type="gramStart"/>
      <w:r>
        <w:rPr>
          <w:rFonts w:ascii="Times New Roman" w:hAnsi="Times New Roman"/>
          <w:szCs w:val="21"/>
        </w:rPr>
        <w:t>machines[</w:t>
      </w:r>
      <w:proofErr w:type="gramEnd"/>
      <w:r>
        <w:rPr>
          <w:rFonts w:ascii="Times New Roman" w:hAnsi="Times New Roman"/>
          <w:szCs w:val="21"/>
        </w:rPr>
        <w:t>M]//Neural Networks: Tricks of the Trade. Springer Berlin Heidelberg, 2012: 599-619.</w:t>
      </w:r>
    </w:p>
    <w:p w14:paraId="6656B7F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Yu D, Deng L. Accelerated Parallelizable Neural Network Learning Algorithm for Speech Recognition[C]//INTERSPEECH. 2011: 2281-2284.</w:t>
      </w:r>
    </w:p>
    <w:p w14:paraId="27DB9FE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Zhang H.  NIPIR/ICTCLAS(2014), Chinese word segmentation system on: http://ictclas.nlpir.org/newsdownloads?DocId=389</w:t>
      </w:r>
    </w:p>
    <w:p w14:paraId="2F910980"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Deerwester S C, Dumais S T, Landauer T K, et al. Indexing by latent semantic analysis[J]. JAsIs, 1990, 41(6): 391-407.</w:t>
      </w:r>
    </w:p>
    <w:p w14:paraId="6A264505"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Hofmann T. Probabilistic latent semantic indexing[C]//Proceedings of the 22nd annual international ACM SIGIR conference on Research and development in information retrieval. ACM, 1999: 50-57.</w:t>
      </w:r>
    </w:p>
    <w:p w14:paraId="5932C2A2"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Blei D M, Ng A Y, Jordan M I. Latent dirichlet </w:t>
      </w:r>
      <w:proofErr w:type="gramStart"/>
      <w:r>
        <w:rPr>
          <w:rFonts w:ascii="Times New Roman" w:hAnsi="Times New Roman"/>
          <w:szCs w:val="21"/>
        </w:rPr>
        <w:t>allocation[</w:t>
      </w:r>
      <w:proofErr w:type="gramEnd"/>
      <w:r>
        <w:rPr>
          <w:rFonts w:ascii="Times New Roman" w:hAnsi="Times New Roman"/>
          <w:szCs w:val="21"/>
        </w:rPr>
        <w:t xml:space="preserve">J]. </w:t>
      </w:r>
      <w:proofErr w:type="gramStart"/>
      <w:r>
        <w:rPr>
          <w:rFonts w:ascii="Times New Roman" w:hAnsi="Times New Roman"/>
          <w:szCs w:val="21"/>
        </w:rPr>
        <w:t>the</w:t>
      </w:r>
      <w:proofErr w:type="gramEnd"/>
      <w:r>
        <w:rPr>
          <w:rFonts w:ascii="Times New Roman" w:hAnsi="Times New Roman"/>
          <w:szCs w:val="21"/>
        </w:rPr>
        <w:t xml:space="preserve"> Journal of machine Learning research, 2003, 3: 993-1022.</w:t>
      </w:r>
    </w:p>
    <w:p w14:paraId="0B619753"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Griffiths T. Gibbs sampling in the generative model of Latent Dirichlet </w:t>
      </w:r>
      <w:proofErr w:type="gramStart"/>
      <w:r>
        <w:rPr>
          <w:rFonts w:ascii="Times New Roman" w:hAnsi="Times New Roman"/>
          <w:szCs w:val="21"/>
        </w:rPr>
        <w:t>Allocation[</w:t>
      </w:r>
      <w:proofErr w:type="gramEnd"/>
      <w:r>
        <w:rPr>
          <w:rFonts w:ascii="Times New Roman" w:hAnsi="Times New Roman"/>
          <w:szCs w:val="21"/>
        </w:rPr>
        <w:t>J]. Standford University, 2002.</w:t>
      </w:r>
    </w:p>
    <w:p w14:paraId="39F6EFCB" w14:textId="77777777" w:rsidR="00A20A63" w:rsidRDefault="001C2EF9">
      <w:pPr>
        <w:pStyle w:val="14"/>
        <w:numPr>
          <w:ilvl w:val="0"/>
          <w:numId w:val="12"/>
        </w:numPr>
        <w:ind w:firstLineChars="0"/>
        <w:rPr>
          <w:rFonts w:ascii="Times New Roman" w:hAnsi="Times New Roman"/>
          <w:szCs w:val="21"/>
        </w:rPr>
      </w:pPr>
      <w:r>
        <w:rPr>
          <w:rFonts w:ascii="Times New Roman" w:hAnsi="Times New Roman"/>
          <w:szCs w:val="21"/>
        </w:rPr>
        <w:t xml:space="preserve">Hearst M A. TextTiling: Segmenting text into multi-paragraph subtopic </w:t>
      </w:r>
      <w:proofErr w:type="gramStart"/>
      <w:r>
        <w:rPr>
          <w:rFonts w:ascii="Times New Roman" w:hAnsi="Times New Roman"/>
          <w:szCs w:val="21"/>
        </w:rPr>
        <w:t>passages[</w:t>
      </w:r>
      <w:proofErr w:type="gramEnd"/>
      <w:r>
        <w:rPr>
          <w:rFonts w:ascii="Times New Roman" w:hAnsi="Times New Roman"/>
          <w:szCs w:val="21"/>
        </w:rPr>
        <w:t>J]. Computational linguistics, 1997, 23(1): 33-64.</w:t>
      </w:r>
    </w:p>
    <w:p w14:paraId="515A11C4" w14:textId="77777777" w:rsidR="00A20A63" w:rsidRPr="00213FE8" w:rsidRDefault="001C2EF9" w:rsidP="00213FE8">
      <w:pPr>
        <w:pStyle w:val="14"/>
        <w:numPr>
          <w:ilvl w:val="0"/>
          <w:numId w:val="12"/>
        </w:numPr>
        <w:ind w:firstLineChars="0"/>
        <w:rPr>
          <w:rFonts w:ascii="Times New Roman" w:hAnsi="Times New Roman"/>
          <w:szCs w:val="21"/>
        </w:rPr>
      </w:pPr>
      <w:r>
        <w:rPr>
          <w:rFonts w:ascii="Times New Roman" w:hAnsi="Times New Roman"/>
          <w:kern w:val="0"/>
          <w:szCs w:val="21"/>
        </w:rPr>
        <w:t xml:space="preserve">Riedl M, Biemann C. Text segmentation with topic </w:t>
      </w:r>
      <w:proofErr w:type="gramStart"/>
      <w:r>
        <w:rPr>
          <w:rFonts w:ascii="Times New Roman" w:hAnsi="Times New Roman"/>
          <w:kern w:val="0"/>
          <w:szCs w:val="21"/>
        </w:rPr>
        <w:t>models[</w:t>
      </w:r>
      <w:proofErr w:type="gramEnd"/>
      <w:r>
        <w:rPr>
          <w:rFonts w:ascii="Times New Roman" w:hAnsi="Times New Roman"/>
          <w:kern w:val="0"/>
          <w:szCs w:val="21"/>
        </w:rPr>
        <w:t>J]. Journal for Language Technology and Computational Linguistics, 2012, 27(1): 47-69.</w:t>
      </w:r>
    </w:p>
    <w:p w14:paraId="07686FF0" w14:textId="77777777" w:rsidR="00A20A63" w:rsidRDefault="001C2EF9">
      <w:pPr>
        <w:widowControl/>
        <w:adjustRightInd/>
        <w:snapToGrid/>
        <w:spacing w:line="240" w:lineRule="auto"/>
        <w:ind w:firstLineChars="0" w:firstLine="0"/>
        <w:jc w:val="left"/>
        <w:rPr>
          <w:rFonts w:eastAsia="黑体"/>
          <w:sz w:val="32"/>
        </w:rPr>
      </w:pPr>
      <w:bookmarkStart w:id="279" w:name="_Toc385762759"/>
      <w:bookmarkStart w:id="280" w:name="_Toc385763109"/>
      <w:bookmarkStart w:id="281" w:name="_Toc385763069"/>
      <w:bookmarkStart w:id="282" w:name="_Toc385763167"/>
      <w:bookmarkStart w:id="283" w:name="_Toc385763037"/>
      <w:r>
        <w:br w:type="page"/>
      </w:r>
    </w:p>
    <w:p w14:paraId="4C9AF499" w14:textId="77777777" w:rsidR="00A20A63" w:rsidRDefault="001C2EF9">
      <w:pPr>
        <w:pStyle w:val="af3"/>
      </w:pPr>
      <w:bookmarkStart w:id="284" w:name="_Toc437135897"/>
      <w:r>
        <w:rPr>
          <w:rFonts w:hint="eastAsia"/>
        </w:rPr>
        <w:lastRenderedPageBreak/>
        <w:t>作者简历及攻读博士学位期间取得的研究成果</w:t>
      </w:r>
      <w:bookmarkEnd w:id="279"/>
      <w:bookmarkEnd w:id="280"/>
      <w:bookmarkEnd w:id="281"/>
      <w:bookmarkEnd w:id="282"/>
      <w:bookmarkEnd w:id="283"/>
      <w:bookmarkEnd w:id="284"/>
    </w:p>
    <w:p w14:paraId="6FA66413" w14:textId="77777777" w:rsidR="00A20A63" w:rsidRDefault="001C2EF9">
      <w:pPr>
        <w:pStyle w:val="af7"/>
        <w:ind w:firstLineChars="243" w:firstLine="510"/>
        <w:jc w:val="left"/>
        <w:rPr>
          <w:rFonts w:ascii="宋体" w:hAnsi="宋体"/>
          <w:szCs w:val="21"/>
        </w:rPr>
      </w:pPr>
      <w:r>
        <w:rPr>
          <w:rFonts w:ascii="宋体" w:hAnsi="宋体" w:hint="eastAsia"/>
          <w:szCs w:val="21"/>
        </w:rPr>
        <w:t>一、作者简历</w:t>
      </w:r>
    </w:p>
    <w:p w14:paraId="5D5A2C94" w14:textId="77777777" w:rsidR="00A20A63" w:rsidRPr="00EB7CB1" w:rsidRDefault="001C2EF9" w:rsidP="00EB7CB1">
      <w:pPr>
        <w:pStyle w:val="af7"/>
        <w:ind w:firstLineChars="250" w:firstLine="525"/>
        <w:jc w:val="left"/>
        <w:rPr>
          <w:rFonts w:ascii="宋体" w:cs="宋体"/>
          <w:kern w:val="0"/>
          <w:szCs w:val="18"/>
        </w:rPr>
      </w:pPr>
      <w:r>
        <w:rPr>
          <w:rFonts w:ascii="宋体" w:cs="宋体" w:hint="eastAsia"/>
          <w:kern w:val="0"/>
          <w:szCs w:val="18"/>
        </w:rPr>
        <w:t>高</w:t>
      </w:r>
      <w:proofErr w:type="gramStart"/>
      <w:r>
        <w:rPr>
          <w:rFonts w:ascii="宋体" w:cs="宋体" w:hint="eastAsia"/>
          <w:kern w:val="0"/>
          <w:szCs w:val="18"/>
        </w:rPr>
        <w:t>莹莹</w:t>
      </w:r>
      <w:proofErr w:type="gramEnd"/>
      <w:r>
        <w:rPr>
          <w:rFonts w:ascii="宋体" w:cs="宋体" w:hint="eastAsia"/>
          <w:kern w:val="0"/>
          <w:szCs w:val="18"/>
        </w:rPr>
        <w:t>，女，汉族，1987年6月出生，河北保定人。2005年9月至2009年7月就读于北京交通大学计算机与信息技术学院生物医学工程专业，获工学学士学位。2010年</w:t>
      </w:r>
      <w:proofErr w:type="gramStart"/>
      <w:r>
        <w:rPr>
          <w:rFonts w:ascii="宋体" w:cs="宋体" w:hint="eastAsia"/>
          <w:kern w:val="0"/>
          <w:szCs w:val="18"/>
        </w:rPr>
        <w:t>至今以硕博</w:t>
      </w:r>
      <w:proofErr w:type="gramEnd"/>
      <w:r>
        <w:rPr>
          <w:rFonts w:ascii="宋体" w:cs="宋体" w:hint="eastAsia"/>
          <w:kern w:val="0"/>
          <w:szCs w:val="18"/>
        </w:rPr>
        <w:t>连读形式攻读北京交通大学信息科学研究所信号与信息处理专业博士学位，研究方向为情感语音合成与情感计算。</w:t>
      </w:r>
    </w:p>
    <w:p w14:paraId="676D1762" w14:textId="77777777" w:rsidR="00A20A63" w:rsidRDefault="001C2EF9">
      <w:pPr>
        <w:pStyle w:val="af7"/>
        <w:ind w:firstLineChars="243" w:firstLine="510"/>
        <w:jc w:val="left"/>
        <w:rPr>
          <w:rFonts w:ascii="宋体" w:hAnsi="宋体"/>
          <w:szCs w:val="21"/>
        </w:rPr>
      </w:pPr>
      <w:r>
        <w:rPr>
          <w:rFonts w:ascii="宋体" w:hAnsi="宋体" w:hint="eastAsia"/>
          <w:szCs w:val="21"/>
        </w:rPr>
        <w:t>二、发表论文</w:t>
      </w:r>
    </w:p>
    <w:p w14:paraId="5F2700D6" w14:textId="77777777" w:rsidR="00A20A63" w:rsidRDefault="001C2EF9">
      <w:pPr>
        <w:pStyle w:val="af7"/>
        <w:ind w:firstLineChars="250" w:firstLine="525"/>
        <w:jc w:val="left"/>
        <w:rPr>
          <w:rFonts w:ascii="宋体" w:hAnsi="宋体"/>
          <w:szCs w:val="21"/>
        </w:rPr>
      </w:pPr>
      <w:r>
        <w:rPr>
          <w:rFonts w:ascii="宋体" w:hAnsi="宋体" w:hint="eastAsia"/>
          <w:szCs w:val="21"/>
        </w:rPr>
        <w:t>[1]</w:t>
      </w:r>
      <w:r>
        <w:rPr>
          <w:rFonts w:hint="eastAsia"/>
        </w:rPr>
        <w:t xml:space="preserve"> </w:t>
      </w:r>
      <w:r>
        <w:rPr>
          <w:rFonts w:ascii="宋体" w:hAnsi="宋体" w:hint="eastAsia"/>
          <w:szCs w:val="21"/>
        </w:rPr>
        <w:t xml:space="preserve">Gao Yingying, Zhu Weibin. Detecting affective states from text based on a multi-component emotion </w:t>
      </w:r>
      <w:proofErr w:type="gramStart"/>
      <w:r>
        <w:rPr>
          <w:rFonts w:ascii="宋体" w:hAnsi="宋体" w:hint="eastAsia"/>
          <w:szCs w:val="21"/>
        </w:rPr>
        <w:t>model[</w:t>
      </w:r>
      <w:proofErr w:type="gramEnd"/>
      <w:r>
        <w:rPr>
          <w:rFonts w:ascii="宋体" w:hAnsi="宋体" w:hint="eastAsia"/>
          <w:szCs w:val="21"/>
        </w:rPr>
        <w:t>J]. Computer Speech and Language. 2016(36): 42–57 (SCI，IF:1.753</w:t>
      </w:r>
      <w:r w:rsidR="007C4F22">
        <w:rPr>
          <w:rFonts w:ascii="宋体" w:hAnsi="宋体" w:hint="eastAsia"/>
          <w:szCs w:val="21"/>
        </w:rPr>
        <w:t>，An3</w:t>
      </w:r>
      <w:r>
        <w:rPr>
          <w:rFonts w:ascii="宋体" w:hAnsi="宋体" w:hint="eastAsia"/>
          <w:szCs w:val="21"/>
        </w:rPr>
        <w:t>)</w:t>
      </w:r>
    </w:p>
    <w:p w14:paraId="765803B5" w14:textId="77777777" w:rsidR="00A20A63" w:rsidRDefault="001C2EF9">
      <w:pPr>
        <w:pStyle w:val="af7"/>
        <w:ind w:firstLineChars="250" w:firstLine="525"/>
        <w:jc w:val="left"/>
        <w:rPr>
          <w:rFonts w:ascii="宋体" w:hAnsi="宋体"/>
          <w:szCs w:val="21"/>
        </w:rPr>
      </w:pPr>
      <w:r>
        <w:rPr>
          <w:rFonts w:ascii="宋体" w:hAnsi="宋体" w:hint="eastAsia"/>
          <w:szCs w:val="21"/>
        </w:rPr>
        <w:t>[2] 高</w:t>
      </w:r>
      <w:proofErr w:type="gramStart"/>
      <w:r>
        <w:rPr>
          <w:rFonts w:ascii="宋体" w:hAnsi="宋体" w:hint="eastAsia"/>
          <w:szCs w:val="21"/>
        </w:rPr>
        <w:t>莹莹</w:t>
      </w:r>
      <w:proofErr w:type="gramEnd"/>
      <w:r>
        <w:rPr>
          <w:rFonts w:ascii="宋体" w:hAnsi="宋体" w:hint="eastAsia"/>
          <w:szCs w:val="21"/>
        </w:rPr>
        <w:t>, 朱维彬. 深层神经网络中间层可见化建模[J]. 自动化学报, 2015, 41(9): 1627-1637 (EI</w:t>
      </w:r>
      <w:r w:rsidR="00385599">
        <w:rPr>
          <w:rFonts w:ascii="宋体" w:hAnsi="宋体" w:hint="eastAsia"/>
          <w:szCs w:val="21"/>
        </w:rPr>
        <w:t>，An5</w:t>
      </w:r>
      <w:r>
        <w:rPr>
          <w:rFonts w:ascii="宋体" w:hAnsi="宋体" w:hint="eastAsia"/>
          <w:szCs w:val="21"/>
        </w:rPr>
        <w:t>)</w:t>
      </w:r>
    </w:p>
    <w:p w14:paraId="29931B29" w14:textId="77777777" w:rsidR="00A20A63" w:rsidRDefault="001C2EF9">
      <w:pPr>
        <w:pStyle w:val="af7"/>
        <w:ind w:firstLineChars="250" w:firstLine="525"/>
        <w:jc w:val="left"/>
        <w:rPr>
          <w:rFonts w:ascii="宋体" w:hAnsi="宋体"/>
          <w:szCs w:val="21"/>
        </w:rPr>
      </w:pPr>
      <w:r>
        <w:rPr>
          <w:rFonts w:ascii="宋体" w:hAnsi="宋体" w:hint="eastAsia"/>
          <w:szCs w:val="21"/>
        </w:rPr>
        <w:t xml:space="preserve">[3] </w:t>
      </w:r>
      <w:r>
        <w:rPr>
          <w:rFonts w:ascii="宋体" w:hAnsi="宋体"/>
          <w:szCs w:val="21"/>
        </w:rPr>
        <w:t>Gao Y</w:t>
      </w:r>
      <w:r>
        <w:rPr>
          <w:rFonts w:ascii="宋体" w:hAnsi="宋体" w:hint="eastAsia"/>
          <w:szCs w:val="21"/>
        </w:rPr>
        <w:t>ingying</w:t>
      </w:r>
      <w:r>
        <w:rPr>
          <w:rFonts w:ascii="宋体" w:hAnsi="宋体"/>
          <w:szCs w:val="21"/>
        </w:rPr>
        <w:t>, Zhu W</w:t>
      </w:r>
      <w:r>
        <w:rPr>
          <w:rFonts w:ascii="宋体" w:hAnsi="宋体" w:hint="eastAsia"/>
          <w:szCs w:val="21"/>
        </w:rPr>
        <w:t>weibin</w:t>
      </w:r>
      <w:r>
        <w:rPr>
          <w:rFonts w:ascii="宋体" w:hAnsi="宋体"/>
          <w:szCs w:val="21"/>
        </w:rPr>
        <w:t>. How to describe speech emotion more completely - An investigation on Chinese broadcast news speech[C]</w:t>
      </w:r>
      <w:r>
        <w:rPr>
          <w:rFonts w:ascii="宋体" w:hAnsi="宋体" w:hint="eastAsia"/>
          <w:szCs w:val="21"/>
        </w:rPr>
        <w:t>.</w:t>
      </w:r>
      <w:r>
        <w:rPr>
          <w:rFonts w:ascii="宋体" w:hAnsi="宋体"/>
          <w:szCs w:val="21"/>
        </w:rPr>
        <w:t xml:space="preserve"> </w:t>
      </w:r>
      <w:r w:rsidR="00C57DB5">
        <w:rPr>
          <w:rFonts w:ascii="宋体" w:hAnsi="宋体"/>
          <w:szCs w:val="21"/>
        </w:rPr>
        <w:t>8th International Symposium on</w:t>
      </w:r>
      <w:r w:rsidR="00C57DB5">
        <w:rPr>
          <w:rFonts w:ascii="宋体" w:hAnsi="宋体" w:hint="eastAsia"/>
          <w:szCs w:val="21"/>
        </w:rPr>
        <w:t xml:space="preserve"> </w:t>
      </w:r>
      <w:r>
        <w:rPr>
          <w:rFonts w:ascii="宋体" w:hAnsi="宋体"/>
          <w:szCs w:val="21"/>
        </w:rPr>
        <w:t>Chinese Spoken Language Processing (ISCSLP), IEEE, 2012:450-453.</w:t>
      </w:r>
      <w:r>
        <w:rPr>
          <w:rFonts w:ascii="宋体" w:hAnsi="宋体" w:hint="eastAsia"/>
          <w:szCs w:val="21"/>
        </w:rPr>
        <w:t xml:space="preserve"> (EI)</w:t>
      </w:r>
    </w:p>
    <w:p w14:paraId="0B85B6A9" w14:textId="77777777" w:rsidR="00A20A63" w:rsidRDefault="001C2EF9">
      <w:pPr>
        <w:pStyle w:val="af7"/>
        <w:ind w:firstLineChars="250" w:firstLine="525"/>
        <w:jc w:val="left"/>
        <w:rPr>
          <w:rFonts w:ascii="宋体" w:hAnsi="宋体"/>
          <w:szCs w:val="21"/>
        </w:rPr>
      </w:pPr>
      <w:r>
        <w:rPr>
          <w:rFonts w:ascii="宋体" w:hAnsi="宋体" w:hint="eastAsia"/>
          <w:szCs w:val="21"/>
        </w:rPr>
        <w:t>[4] 高</w:t>
      </w:r>
      <w:proofErr w:type="gramStart"/>
      <w:r>
        <w:rPr>
          <w:rFonts w:ascii="宋体" w:hAnsi="宋体" w:hint="eastAsia"/>
          <w:szCs w:val="21"/>
        </w:rPr>
        <w:t>莹莹</w:t>
      </w:r>
      <w:proofErr w:type="gramEnd"/>
      <w:r>
        <w:rPr>
          <w:rFonts w:ascii="宋体" w:hAnsi="宋体" w:hint="eastAsia"/>
          <w:szCs w:val="21"/>
        </w:rPr>
        <w:t xml:space="preserve">, 朱维彬. </w:t>
      </w:r>
      <w:r>
        <w:rPr>
          <w:rFonts w:hint="eastAsia"/>
        </w:rPr>
        <w:t>面向情感语音合成的言语情感描述与预测</w:t>
      </w:r>
      <w:r>
        <w:rPr>
          <w:rFonts w:hint="eastAsia"/>
        </w:rPr>
        <w:t xml:space="preserve">[C]. </w:t>
      </w:r>
      <w:r>
        <w:rPr>
          <w:rFonts w:ascii="宋体" w:hAnsi="宋体" w:hint="eastAsia"/>
          <w:szCs w:val="21"/>
        </w:rPr>
        <w:t>第十三届全国人机语音通讯学术会议（NCMMSC2015），天津，2015</w:t>
      </w:r>
    </w:p>
    <w:p w14:paraId="23BD1ECE" w14:textId="77777777" w:rsidR="00A20A63" w:rsidRDefault="001C2EF9">
      <w:pPr>
        <w:pStyle w:val="af7"/>
        <w:ind w:firstLineChars="250" w:firstLine="525"/>
        <w:jc w:val="left"/>
        <w:rPr>
          <w:rFonts w:ascii="宋体" w:hAnsi="宋体"/>
          <w:szCs w:val="21"/>
        </w:rPr>
      </w:pPr>
      <w:r>
        <w:rPr>
          <w:rFonts w:ascii="宋体" w:hAnsi="宋体" w:hint="eastAsia"/>
          <w:szCs w:val="21"/>
        </w:rPr>
        <w:t>[5] 高</w:t>
      </w:r>
      <w:proofErr w:type="gramStart"/>
      <w:r>
        <w:rPr>
          <w:rFonts w:ascii="宋体" w:hAnsi="宋体" w:hint="eastAsia"/>
          <w:szCs w:val="21"/>
        </w:rPr>
        <w:t>莹莹</w:t>
      </w:r>
      <w:proofErr w:type="gramEnd"/>
      <w:r>
        <w:rPr>
          <w:rFonts w:ascii="宋体" w:hAnsi="宋体" w:hint="eastAsia"/>
          <w:szCs w:val="21"/>
        </w:rPr>
        <w:t>，朱维彬. 言语情感描述体系的试验性研究[J]. 中国语音学报</w:t>
      </w:r>
      <w:r w:rsidR="00C57DB5">
        <w:rPr>
          <w:rFonts w:ascii="宋体" w:hAnsi="宋体" w:hint="eastAsia"/>
          <w:szCs w:val="21"/>
        </w:rPr>
        <w:t>，</w:t>
      </w:r>
      <w:r>
        <w:rPr>
          <w:rFonts w:ascii="宋体" w:hAnsi="宋体" w:hint="eastAsia"/>
          <w:szCs w:val="21"/>
        </w:rPr>
        <w:t>第四辑，2013</w:t>
      </w:r>
    </w:p>
    <w:p w14:paraId="29537B29" w14:textId="77777777" w:rsidR="00A20A63" w:rsidRDefault="001C2EF9">
      <w:pPr>
        <w:pStyle w:val="af7"/>
        <w:ind w:firstLineChars="250" w:firstLine="525"/>
        <w:jc w:val="left"/>
        <w:rPr>
          <w:rFonts w:ascii="宋体" w:hAnsi="宋体"/>
          <w:szCs w:val="21"/>
        </w:rPr>
      </w:pPr>
      <w:r>
        <w:rPr>
          <w:rFonts w:ascii="宋体" w:hAnsi="宋体" w:hint="eastAsia"/>
          <w:szCs w:val="21"/>
        </w:rPr>
        <w:t>[6] 高</w:t>
      </w:r>
      <w:proofErr w:type="gramStart"/>
      <w:r>
        <w:rPr>
          <w:rFonts w:ascii="宋体" w:hAnsi="宋体" w:hint="eastAsia"/>
          <w:szCs w:val="21"/>
        </w:rPr>
        <w:t>莹莹</w:t>
      </w:r>
      <w:proofErr w:type="gramEnd"/>
      <w:r>
        <w:rPr>
          <w:rFonts w:ascii="宋体" w:hAnsi="宋体" w:hint="eastAsia"/>
          <w:szCs w:val="21"/>
        </w:rPr>
        <w:t>， 朱维彬. 汉语朗读语音中言语情感产生机制与计算模型研究[C]. 第十二届全国人机语音通讯学术会议（NCMMSC2013），贵阳，2013</w:t>
      </w:r>
    </w:p>
    <w:p w14:paraId="02A8A1D3" w14:textId="77777777" w:rsidR="00A20A63" w:rsidRDefault="001C2EF9">
      <w:pPr>
        <w:pStyle w:val="af7"/>
        <w:ind w:firstLineChars="250" w:firstLine="525"/>
        <w:jc w:val="left"/>
        <w:rPr>
          <w:rFonts w:ascii="宋体" w:hAnsi="宋体"/>
          <w:szCs w:val="21"/>
        </w:rPr>
      </w:pPr>
      <w:r>
        <w:rPr>
          <w:rFonts w:ascii="宋体" w:hAnsi="宋体" w:hint="eastAsia"/>
          <w:szCs w:val="21"/>
        </w:rPr>
        <w:t>[7] 高</w:t>
      </w:r>
      <w:proofErr w:type="gramStart"/>
      <w:r>
        <w:rPr>
          <w:rFonts w:ascii="宋体" w:hAnsi="宋体" w:hint="eastAsia"/>
          <w:szCs w:val="21"/>
        </w:rPr>
        <w:t>莹莹</w:t>
      </w:r>
      <w:proofErr w:type="gramEnd"/>
      <w:r>
        <w:rPr>
          <w:rFonts w:ascii="宋体" w:hAnsi="宋体" w:hint="eastAsia"/>
          <w:szCs w:val="21"/>
        </w:rPr>
        <w:t>，朱维彬. 关于新闻语料语气标注的初步研究[C]. 第十届中国语音学学术会议论文集（PCC2012）, 上海，2012</w:t>
      </w:r>
    </w:p>
    <w:p w14:paraId="1A54CB89" w14:textId="77777777" w:rsidR="00A20A63" w:rsidRDefault="001C2EF9">
      <w:pPr>
        <w:pStyle w:val="af7"/>
        <w:ind w:firstLineChars="250" w:firstLine="525"/>
        <w:jc w:val="left"/>
        <w:rPr>
          <w:rFonts w:ascii="宋体" w:hAnsi="宋体"/>
          <w:szCs w:val="21"/>
        </w:rPr>
      </w:pPr>
      <w:r>
        <w:rPr>
          <w:rFonts w:ascii="宋体" w:hAnsi="宋体" w:hint="eastAsia"/>
          <w:szCs w:val="21"/>
        </w:rPr>
        <w:t>[8] 高</w:t>
      </w:r>
      <w:proofErr w:type="gramStart"/>
      <w:r>
        <w:rPr>
          <w:rFonts w:ascii="宋体" w:hAnsi="宋体" w:hint="eastAsia"/>
          <w:szCs w:val="21"/>
        </w:rPr>
        <w:t>莹莹</w:t>
      </w:r>
      <w:proofErr w:type="gramEnd"/>
      <w:r>
        <w:rPr>
          <w:rFonts w:ascii="宋体" w:hAnsi="宋体" w:hint="eastAsia"/>
          <w:szCs w:val="21"/>
        </w:rPr>
        <w:t>，朱维彬. NAQ与韵律特征的关系初探[C]. 第十一届全国人机语音通讯学术会议论文集（NCMMSC2011），西安，2011</w:t>
      </w:r>
    </w:p>
    <w:p w14:paraId="4210FCDF" w14:textId="77777777" w:rsidR="00A20A63" w:rsidRDefault="001C2EF9" w:rsidP="00EB7CB1">
      <w:pPr>
        <w:pStyle w:val="af7"/>
        <w:ind w:firstLineChars="250" w:firstLine="525"/>
        <w:rPr>
          <w:rFonts w:ascii="宋体" w:hAnsi="宋体"/>
          <w:szCs w:val="21"/>
        </w:rPr>
      </w:pPr>
      <w:r>
        <w:rPr>
          <w:rFonts w:ascii="宋体" w:hAnsi="宋体" w:hint="eastAsia"/>
          <w:szCs w:val="21"/>
        </w:rPr>
        <w:t>[9] 高</w:t>
      </w:r>
      <w:proofErr w:type="gramStart"/>
      <w:r>
        <w:rPr>
          <w:rFonts w:ascii="宋体" w:hAnsi="宋体" w:hint="eastAsia"/>
          <w:szCs w:val="21"/>
        </w:rPr>
        <w:t>莹莹</w:t>
      </w:r>
      <w:proofErr w:type="gramEnd"/>
      <w:r>
        <w:rPr>
          <w:rFonts w:ascii="宋体" w:hAnsi="宋体" w:hint="eastAsia"/>
          <w:szCs w:val="21"/>
        </w:rPr>
        <w:t>，朱维彬. 基于新闻言语数据库的语气标注及其韵律特征分析[C]. 第九届中国语音学学术会议（PCC2010），天津，2010</w:t>
      </w:r>
    </w:p>
    <w:p w14:paraId="20C1C70A" w14:textId="77777777" w:rsidR="00A20A63" w:rsidRDefault="001C2EF9">
      <w:pPr>
        <w:pStyle w:val="af7"/>
        <w:ind w:firstLine="420"/>
        <w:rPr>
          <w:rFonts w:ascii="宋体" w:hAnsi="宋体"/>
          <w:szCs w:val="21"/>
        </w:rPr>
      </w:pPr>
      <w:r>
        <w:rPr>
          <w:rFonts w:ascii="宋体" w:hAnsi="宋体" w:hint="eastAsia"/>
          <w:szCs w:val="21"/>
        </w:rPr>
        <w:t>三、参与科研项目</w:t>
      </w:r>
    </w:p>
    <w:p w14:paraId="44FD7DCF" w14:textId="77777777" w:rsidR="00A20A63" w:rsidRDefault="001C2EF9">
      <w:pPr>
        <w:pStyle w:val="af7"/>
        <w:ind w:firstLineChars="250" w:firstLine="525"/>
        <w:jc w:val="left"/>
        <w:rPr>
          <w:rFonts w:ascii="宋体" w:hAnsi="宋体"/>
          <w:szCs w:val="21"/>
        </w:rPr>
      </w:pPr>
      <w:r>
        <w:rPr>
          <w:rFonts w:ascii="宋体" w:hAnsi="宋体" w:hint="eastAsia"/>
          <w:szCs w:val="21"/>
        </w:rPr>
        <w:t>[1]</w:t>
      </w:r>
      <w:r>
        <w:rPr>
          <w:rFonts w:ascii="宋体" w:hAnsi="宋体" w:cs="宋体"/>
          <w:color w:val="000000"/>
          <w:kern w:val="0"/>
        </w:rPr>
        <w:t xml:space="preserve"> </w:t>
      </w:r>
      <w:r>
        <w:rPr>
          <w:rFonts w:ascii="宋体" w:hAnsi="宋体"/>
          <w:szCs w:val="21"/>
        </w:rPr>
        <w:t>863</w:t>
      </w:r>
      <w:r>
        <w:rPr>
          <w:rFonts w:ascii="宋体" w:hAnsi="宋体" w:hint="eastAsia"/>
          <w:szCs w:val="21"/>
        </w:rPr>
        <w:t>计划面上项目</w:t>
      </w:r>
      <w:r>
        <w:rPr>
          <w:rFonts w:ascii="宋体" w:hAnsi="宋体"/>
          <w:szCs w:val="21"/>
        </w:rPr>
        <w:t>(2007AA01Z198) “</w:t>
      </w:r>
      <w:r>
        <w:rPr>
          <w:rFonts w:ascii="宋体" w:hAnsi="宋体" w:hint="eastAsia"/>
          <w:szCs w:val="21"/>
        </w:rPr>
        <w:t>面向汉语语音合成的言语语义计算模型研究</w:t>
      </w:r>
      <w:r>
        <w:rPr>
          <w:rFonts w:ascii="宋体" w:hAnsi="宋体"/>
          <w:szCs w:val="21"/>
        </w:rPr>
        <w:t>”</w:t>
      </w:r>
    </w:p>
    <w:p w14:paraId="4BD04A5C" w14:textId="77777777" w:rsidR="00A20A63" w:rsidRDefault="001C2EF9">
      <w:pPr>
        <w:pStyle w:val="af7"/>
        <w:ind w:firstLineChars="250" w:firstLine="525"/>
        <w:rPr>
          <w:rFonts w:ascii="宋体" w:hAnsi="宋体"/>
          <w:szCs w:val="21"/>
        </w:rPr>
      </w:pPr>
      <w:r>
        <w:rPr>
          <w:rFonts w:ascii="宋体" w:hAnsi="宋体" w:hint="eastAsia"/>
          <w:szCs w:val="21"/>
        </w:rPr>
        <w:t xml:space="preserve">[2] </w:t>
      </w:r>
      <w:r>
        <w:rPr>
          <w:rFonts w:ascii="宋体" w:hAnsi="宋体"/>
          <w:szCs w:val="21"/>
        </w:rPr>
        <w:t>863</w:t>
      </w:r>
      <w:r>
        <w:rPr>
          <w:rFonts w:ascii="宋体" w:hAnsi="宋体" w:hint="eastAsia"/>
          <w:szCs w:val="21"/>
        </w:rPr>
        <w:t>计划重点项目子课题</w:t>
      </w:r>
      <w:r>
        <w:rPr>
          <w:rFonts w:ascii="宋体" w:hAnsi="宋体"/>
          <w:szCs w:val="21"/>
        </w:rPr>
        <w:t xml:space="preserve">(2006AA010104) </w:t>
      </w:r>
      <w:r>
        <w:rPr>
          <w:rFonts w:ascii="宋体" w:hAnsi="宋体" w:hint="eastAsia"/>
          <w:szCs w:val="21"/>
        </w:rPr>
        <w:t>“语义分析研究与合成系统实现</w:t>
      </w:r>
      <w:r>
        <w:rPr>
          <w:rFonts w:ascii="宋体" w:hAnsi="宋体"/>
          <w:szCs w:val="21"/>
        </w:rPr>
        <w:t>”</w:t>
      </w:r>
    </w:p>
    <w:p w14:paraId="10C1954C" w14:textId="77777777" w:rsidR="00A20A63" w:rsidRDefault="001C2EF9">
      <w:pPr>
        <w:pStyle w:val="af7"/>
        <w:ind w:firstLineChars="250" w:firstLine="525"/>
        <w:rPr>
          <w:rFonts w:ascii="宋体" w:hAnsi="宋体"/>
          <w:szCs w:val="21"/>
        </w:rPr>
      </w:pPr>
      <w:r>
        <w:rPr>
          <w:rFonts w:ascii="宋体" w:hAnsi="宋体" w:hint="eastAsia"/>
          <w:szCs w:val="21"/>
        </w:rPr>
        <w:t>[3] 横向课题</w:t>
      </w:r>
      <w:r>
        <w:rPr>
          <w:rFonts w:ascii="宋体" w:hAnsi="宋体"/>
          <w:szCs w:val="21"/>
        </w:rPr>
        <w:t>(K10L00030) “</w:t>
      </w:r>
      <w:r>
        <w:rPr>
          <w:rFonts w:ascii="宋体" w:hAnsi="宋体" w:hint="eastAsia"/>
          <w:szCs w:val="21"/>
        </w:rPr>
        <w:t>习惯传媒语音识别引擎系统软件开发</w:t>
      </w:r>
      <w:r>
        <w:rPr>
          <w:rFonts w:ascii="宋体" w:hAnsi="宋体"/>
          <w:szCs w:val="21"/>
        </w:rPr>
        <w:t>”</w:t>
      </w:r>
    </w:p>
    <w:p w14:paraId="6D895155" w14:textId="77777777" w:rsidR="00A20A63" w:rsidRDefault="001C2EF9">
      <w:pPr>
        <w:pStyle w:val="af7"/>
        <w:ind w:firstLineChars="250" w:firstLine="525"/>
        <w:rPr>
          <w:rFonts w:ascii="宋体" w:hAnsi="宋体"/>
          <w:szCs w:val="21"/>
        </w:rPr>
      </w:pPr>
      <w:r>
        <w:rPr>
          <w:rFonts w:ascii="宋体" w:hAnsi="宋体" w:hint="eastAsia"/>
          <w:szCs w:val="21"/>
        </w:rPr>
        <w:t>[4] 国家语言资源监测与研究中心项目</w:t>
      </w:r>
      <w:r>
        <w:rPr>
          <w:rFonts w:ascii="宋体" w:hAnsi="宋体"/>
          <w:szCs w:val="21"/>
        </w:rPr>
        <w:t>(YZYS10-10) “</w:t>
      </w:r>
      <w:r>
        <w:rPr>
          <w:rFonts w:ascii="宋体" w:hAnsi="宋体" w:hint="eastAsia"/>
          <w:szCs w:val="21"/>
        </w:rPr>
        <w:t>新闻播报中的基调置标</w:t>
      </w:r>
      <w:r>
        <w:rPr>
          <w:rFonts w:ascii="宋体" w:hAnsi="宋体"/>
          <w:szCs w:val="21"/>
        </w:rPr>
        <w:t>”</w:t>
      </w:r>
    </w:p>
    <w:p w14:paraId="48022A15" w14:textId="77777777" w:rsidR="00A20A63" w:rsidRDefault="001C2EF9" w:rsidP="00EB7CB1">
      <w:pPr>
        <w:pStyle w:val="af7"/>
        <w:ind w:firstLineChars="250" w:firstLine="525"/>
        <w:jc w:val="left"/>
        <w:rPr>
          <w:rFonts w:ascii="宋体" w:hAnsi="宋体"/>
          <w:szCs w:val="21"/>
        </w:rPr>
      </w:pPr>
      <w:r>
        <w:rPr>
          <w:rFonts w:ascii="宋体" w:hAnsi="宋体" w:hint="eastAsia"/>
          <w:szCs w:val="21"/>
        </w:rPr>
        <w:t xml:space="preserve">    </w:t>
      </w:r>
    </w:p>
    <w:p w14:paraId="16153961" w14:textId="77777777" w:rsidR="00A20A63" w:rsidRDefault="00A20A63">
      <w:pPr>
        <w:pStyle w:val="afa"/>
        <w:sectPr w:rsidR="00A20A63">
          <w:headerReference w:type="default" r:id="rId594"/>
          <w:footerReference w:type="default" r:id="rId595"/>
          <w:pgSz w:w="11907" w:h="16840"/>
          <w:pgMar w:top="1701" w:right="1418" w:bottom="1418" w:left="1418" w:header="907" w:footer="851" w:gutter="567"/>
          <w:paperSrc w:first="31096" w:other="31096"/>
          <w:cols w:space="720"/>
          <w:docGrid w:type="lines" w:linePitch="312"/>
        </w:sectPr>
      </w:pPr>
    </w:p>
    <w:p w14:paraId="4746F83C" w14:textId="77777777" w:rsidR="00A20A63" w:rsidRDefault="001C2EF9">
      <w:pPr>
        <w:pStyle w:val="af3"/>
      </w:pPr>
      <w:bookmarkStart w:id="285" w:name="_Toc385762760"/>
      <w:bookmarkStart w:id="286" w:name="_Toc385763110"/>
      <w:bookmarkStart w:id="287" w:name="_Toc385763070"/>
      <w:bookmarkStart w:id="288" w:name="_Toc385763038"/>
      <w:bookmarkStart w:id="289" w:name="_Toc385763168"/>
      <w:bookmarkStart w:id="290" w:name="_Toc437135898"/>
      <w:r>
        <w:rPr>
          <w:rFonts w:hint="eastAsia"/>
        </w:rPr>
        <w:lastRenderedPageBreak/>
        <w:t>独创性声明</w:t>
      </w:r>
      <w:bookmarkEnd w:id="285"/>
      <w:bookmarkEnd w:id="286"/>
      <w:bookmarkEnd w:id="287"/>
      <w:bookmarkEnd w:id="288"/>
      <w:bookmarkEnd w:id="289"/>
      <w:bookmarkEnd w:id="290"/>
    </w:p>
    <w:p w14:paraId="08ADDFE8" w14:textId="77777777" w:rsidR="00A20A63" w:rsidRDefault="001C2EF9">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1736D0C" w14:textId="77777777" w:rsidR="00A20A63" w:rsidRDefault="00A20A63">
      <w:pPr>
        <w:spacing w:line="320" w:lineRule="exact"/>
        <w:ind w:firstLine="420"/>
        <w:rPr>
          <w:sz w:val="21"/>
          <w:szCs w:val="21"/>
        </w:rPr>
      </w:pPr>
    </w:p>
    <w:p w14:paraId="142B2DD1" w14:textId="77777777" w:rsidR="00A20A63" w:rsidRDefault="00A20A63">
      <w:pPr>
        <w:spacing w:line="320" w:lineRule="exact"/>
        <w:ind w:firstLine="420"/>
        <w:rPr>
          <w:sz w:val="21"/>
          <w:szCs w:val="21"/>
        </w:rPr>
      </w:pPr>
    </w:p>
    <w:p w14:paraId="57897734" w14:textId="77777777" w:rsidR="00A20A63" w:rsidRDefault="00A20A63">
      <w:pPr>
        <w:spacing w:line="320" w:lineRule="exact"/>
        <w:ind w:firstLine="420"/>
        <w:rPr>
          <w:sz w:val="21"/>
          <w:szCs w:val="21"/>
        </w:rPr>
      </w:pPr>
    </w:p>
    <w:p w14:paraId="4FAEDC48" w14:textId="77777777" w:rsidR="00A20A63" w:rsidRDefault="001C2EF9">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0245A08F" w14:textId="77777777" w:rsidR="00A20A63" w:rsidRDefault="00A20A63">
      <w:pPr>
        <w:ind w:firstLine="480"/>
      </w:pPr>
    </w:p>
    <w:p w14:paraId="442D3EBA" w14:textId="77777777" w:rsidR="00A20A63" w:rsidRDefault="00A20A63">
      <w:pPr>
        <w:ind w:firstLine="480"/>
      </w:pPr>
    </w:p>
    <w:p w14:paraId="16CC48EE" w14:textId="77777777" w:rsidR="00A20A63" w:rsidRDefault="00A20A63">
      <w:pPr>
        <w:ind w:firstLine="480"/>
        <w:sectPr w:rsidR="00A20A63">
          <w:headerReference w:type="default" r:id="rId596"/>
          <w:pgSz w:w="11907" w:h="16840"/>
          <w:pgMar w:top="1701" w:right="1418" w:bottom="1418" w:left="1418" w:header="907" w:footer="851" w:gutter="567"/>
          <w:paperSrc w:first="31096" w:other="31096"/>
          <w:cols w:space="720"/>
          <w:docGrid w:type="lines" w:linePitch="312"/>
        </w:sectPr>
      </w:pPr>
    </w:p>
    <w:p w14:paraId="36169765" w14:textId="77777777" w:rsidR="00A20A63" w:rsidRDefault="001C2EF9">
      <w:pPr>
        <w:pStyle w:val="af3"/>
      </w:pPr>
      <w:bookmarkStart w:id="291" w:name="_Toc385763071"/>
      <w:bookmarkStart w:id="292" w:name="_Toc385763111"/>
      <w:bookmarkStart w:id="293" w:name="_Toc385763039"/>
      <w:bookmarkStart w:id="294" w:name="_Toc385762761"/>
      <w:bookmarkStart w:id="295" w:name="_Toc385763169"/>
      <w:bookmarkStart w:id="296" w:name="_Toc437135899"/>
      <w:r>
        <w:rPr>
          <w:rFonts w:hint="eastAsia"/>
        </w:rPr>
        <w:lastRenderedPageBreak/>
        <w:t>学位论文数据集</w:t>
      </w:r>
      <w:bookmarkEnd w:id="291"/>
      <w:bookmarkEnd w:id="292"/>
      <w:bookmarkEnd w:id="293"/>
      <w:bookmarkEnd w:id="294"/>
      <w:bookmarkEnd w:id="295"/>
      <w:bookmarkEnd w:id="296"/>
    </w:p>
    <w:p w14:paraId="1BBADBBB" w14:textId="77777777" w:rsidR="00A20A63" w:rsidRDefault="001C2EF9">
      <w:pPr>
        <w:pStyle w:val="af8"/>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A20A63" w14:paraId="76629D2C" w14:textId="77777777">
        <w:trPr>
          <w:jc w:val="center"/>
        </w:trPr>
        <w:tc>
          <w:tcPr>
            <w:tcW w:w="1744" w:type="dxa"/>
          </w:tcPr>
          <w:p w14:paraId="6A8C46D5" w14:textId="77777777" w:rsidR="00A20A63" w:rsidRDefault="001C2EF9">
            <w:pPr>
              <w:pStyle w:val="af7"/>
              <w:ind w:firstLineChars="0" w:firstLine="0"/>
            </w:pPr>
            <w:r>
              <w:rPr>
                <w:rFonts w:hint="eastAsia"/>
              </w:rPr>
              <w:t>关键词</w:t>
            </w:r>
            <w:r>
              <w:rPr>
                <w:rFonts w:hint="eastAsia"/>
              </w:rPr>
              <w:t>*</w:t>
            </w:r>
          </w:p>
        </w:tc>
        <w:tc>
          <w:tcPr>
            <w:tcW w:w="1744" w:type="dxa"/>
          </w:tcPr>
          <w:p w14:paraId="22865889" w14:textId="77777777" w:rsidR="00A20A63" w:rsidRDefault="001C2EF9">
            <w:pPr>
              <w:pStyle w:val="af7"/>
              <w:ind w:firstLineChars="0" w:firstLine="0"/>
            </w:pPr>
            <w:r>
              <w:rPr>
                <w:rFonts w:hint="eastAsia"/>
              </w:rPr>
              <w:t>密级</w:t>
            </w:r>
            <w:r>
              <w:rPr>
                <w:rFonts w:hint="eastAsia"/>
              </w:rPr>
              <w:t>*</w:t>
            </w:r>
          </w:p>
        </w:tc>
        <w:tc>
          <w:tcPr>
            <w:tcW w:w="1744" w:type="dxa"/>
          </w:tcPr>
          <w:p w14:paraId="16FF3C9D" w14:textId="77777777" w:rsidR="00A20A63" w:rsidRDefault="001C2EF9">
            <w:pPr>
              <w:pStyle w:val="af7"/>
              <w:ind w:firstLineChars="0" w:firstLine="0"/>
            </w:pPr>
            <w:r>
              <w:rPr>
                <w:rFonts w:hint="eastAsia"/>
              </w:rPr>
              <w:t>中图分类号</w:t>
            </w:r>
          </w:p>
        </w:tc>
        <w:tc>
          <w:tcPr>
            <w:tcW w:w="1964" w:type="dxa"/>
          </w:tcPr>
          <w:p w14:paraId="58C51964" w14:textId="77777777" w:rsidR="00A20A63" w:rsidRDefault="001C2EF9">
            <w:pPr>
              <w:pStyle w:val="af7"/>
              <w:ind w:firstLineChars="0" w:firstLine="0"/>
            </w:pPr>
            <w:r>
              <w:t>UDC</w:t>
            </w:r>
          </w:p>
        </w:tc>
        <w:tc>
          <w:tcPr>
            <w:tcW w:w="1744" w:type="dxa"/>
          </w:tcPr>
          <w:p w14:paraId="1C6C00AD" w14:textId="77777777" w:rsidR="00A20A63" w:rsidRDefault="001C2EF9">
            <w:pPr>
              <w:pStyle w:val="af7"/>
              <w:ind w:firstLineChars="0" w:firstLine="0"/>
            </w:pPr>
            <w:r>
              <w:rPr>
                <w:rFonts w:hint="eastAsia"/>
              </w:rPr>
              <w:t>论文资助</w:t>
            </w:r>
          </w:p>
        </w:tc>
      </w:tr>
      <w:tr w:rsidR="00A20A63" w14:paraId="1B6F99DE" w14:textId="77777777">
        <w:trPr>
          <w:jc w:val="center"/>
        </w:trPr>
        <w:tc>
          <w:tcPr>
            <w:tcW w:w="1744" w:type="dxa"/>
          </w:tcPr>
          <w:p w14:paraId="4034A742" w14:textId="77777777" w:rsidR="00A20A63" w:rsidRDefault="004B514B">
            <w:pPr>
              <w:pStyle w:val="af7"/>
              <w:ind w:firstLineChars="0" w:firstLine="0"/>
            </w:pPr>
            <w:r>
              <w:rPr>
                <w:rFonts w:hint="eastAsia"/>
              </w:rPr>
              <w:t>情感语音合成；情感生成；</w:t>
            </w:r>
            <w:r w:rsidR="001C2EF9">
              <w:rPr>
                <w:rFonts w:hint="eastAsia"/>
              </w:rPr>
              <w:t>情感描述；情感预测；深度神经网络；中间层可见化；</w:t>
            </w:r>
          </w:p>
        </w:tc>
        <w:tc>
          <w:tcPr>
            <w:tcW w:w="1744" w:type="dxa"/>
          </w:tcPr>
          <w:p w14:paraId="3F0155A2" w14:textId="77777777" w:rsidR="00A20A63" w:rsidRDefault="001C2EF9">
            <w:pPr>
              <w:pStyle w:val="af7"/>
              <w:ind w:firstLineChars="0" w:firstLine="0"/>
            </w:pPr>
            <w:r>
              <w:rPr>
                <w:rFonts w:hint="eastAsia"/>
              </w:rPr>
              <w:t>公开</w:t>
            </w:r>
          </w:p>
        </w:tc>
        <w:tc>
          <w:tcPr>
            <w:tcW w:w="1744" w:type="dxa"/>
          </w:tcPr>
          <w:p w14:paraId="313F0CB5" w14:textId="77777777" w:rsidR="00A20A63" w:rsidRDefault="00A20A63">
            <w:pPr>
              <w:pStyle w:val="af7"/>
              <w:ind w:firstLineChars="0" w:firstLine="0"/>
            </w:pPr>
          </w:p>
        </w:tc>
        <w:tc>
          <w:tcPr>
            <w:tcW w:w="1964" w:type="dxa"/>
          </w:tcPr>
          <w:p w14:paraId="5AD741F6" w14:textId="77777777" w:rsidR="00A20A63" w:rsidRDefault="00A20A63">
            <w:pPr>
              <w:pStyle w:val="af7"/>
              <w:ind w:firstLineChars="0" w:firstLine="0"/>
            </w:pPr>
          </w:p>
        </w:tc>
        <w:tc>
          <w:tcPr>
            <w:tcW w:w="1744" w:type="dxa"/>
          </w:tcPr>
          <w:p w14:paraId="0F0A5BC7" w14:textId="77777777" w:rsidR="00A20A63" w:rsidRDefault="00A20A63">
            <w:pPr>
              <w:pStyle w:val="af7"/>
              <w:ind w:firstLineChars="0" w:firstLine="0"/>
            </w:pPr>
          </w:p>
        </w:tc>
      </w:tr>
      <w:tr w:rsidR="00A20A63" w14:paraId="12F92106" w14:textId="77777777">
        <w:trPr>
          <w:cantSplit/>
          <w:jc w:val="center"/>
        </w:trPr>
        <w:tc>
          <w:tcPr>
            <w:tcW w:w="3488" w:type="dxa"/>
            <w:gridSpan w:val="2"/>
          </w:tcPr>
          <w:p w14:paraId="236E9272" w14:textId="77777777" w:rsidR="00A20A63" w:rsidRDefault="001C2EF9">
            <w:pPr>
              <w:pStyle w:val="af7"/>
              <w:ind w:firstLineChars="0" w:firstLine="0"/>
            </w:pPr>
            <w:r>
              <w:rPr>
                <w:rFonts w:hint="eastAsia"/>
              </w:rPr>
              <w:t>学位授予单位名称</w:t>
            </w:r>
            <w:r>
              <w:rPr>
                <w:rFonts w:hint="eastAsia"/>
              </w:rPr>
              <w:t>*</w:t>
            </w:r>
          </w:p>
        </w:tc>
        <w:tc>
          <w:tcPr>
            <w:tcW w:w="1744" w:type="dxa"/>
          </w:tcPr>
          <w:p w14:paraId="63F4ED1D" w14:textId="77777777" w:rsidR="00A20A63" w:rsidRDefault="001C2EF9">
            <w:pPr>
              <w:pStyle w:val="af7"/>
              <w:ind w:firstLineChars="0" w:firstLine="0"/>
            </w:pPr>
            <w:r>
              <w:rPr>
                <w:rFonts w:hint="eastAsia"/>
              </w:rPr>
              <w:t>学位授予单位代码</w:t>
            </w:r>
            <w:r>
              <w:rPr>
                <w:rFonts w:hint="eastAsia"/>
              </w:rPr>
              <w:t>*</w:t>
            </w:r>
          </w:p>
        </w:tc>
        <w:tc>
          <w:tcPr>
            <w:tcW w:w="1964" w:type="dxa"/>
          </w:tcPr>
          <w:p w14:paraId="4639593C" w14:textId="77777777" w:rsidR="00A20A63" w:rsidRDefault="001C2EF9">
            <w:pPr>
              <w:pStyle w:val="af7"/>
              <w:ind w:firstLineChars="0" w:firstLine="0"/>
            </w:pPr>
            <w:r>
              <w:rPr>
                <w:rFonts w:hint="eastAsia"/>
              </w:rPr>
              <w:t>学位类别</w:t>
            </w:r>
            <w:r>
              <w:rPr>
                <w:rFonts w:hint="eastAsia"/>
              </w:rPr>
              <w:t>*</w:t>
            </w:r>
          </w:p>
        </w:tc>
        <w:tc>
          <w:tcPr>
            <w:tcW w:w="1744" w:type="dxa"/>
          </w:tcPr>
          <w:p w14:paraId="21213BA0" w14:textId="77777777" w:rsidR="00A20A63" w:rsidRDefault="001C2EF9">
            <w:pPr>
              <w:pStyle w:val="af7"/>
              <w:ind w:firstLineChars="0" w:firstLine="0"/>
            </w:pPr>
            <w:r>
              <w:rPr>
                <w:rFonts w:hint="eastAsia"/>
              </w:rPr>
              <w:t>学位级别</w:t>
            </w:r>
            <w:r>
              <w:rPr>
                <w:rFonts w:hint="eastAsia"/>
              </w:rPr>
              <w:t>*</w:t>
            </w:r>
          </w:p>
        </w:tc>
      </w:tr>
      <w:tr w:rsidR="00A20A63" w14:paraId="1939F30F" w14:textId="77777777">
        <w:trPr>
          <w:cantSplit/>
          <w:jc w:val="center"/>
        </w:trPr>
        <w:tc>
          <w:tcPr>
            <w:tcW w:w="3488" w:type="dxa"/>
            <w:gridSpan w:val="2"/>
          </w:tcPr>
          <w:p w14:paraId="7A74A9FC" w14:textId="77777777" w:rsidR="00A20A63" w:rsidRDefault="001C2EF9">
            <w:pPr>
              <w:pStyle w:val="af7"/>
              <w:ind w:firstLineChars="0" w:firstLine="0"/>
            </w:pPr>
            <w:r>
              <w:rPr>
                <w:rFonts w:hint="eastAsia"/>
              </w:rPr>
              <w:t>北京交通大学</w:t>
            </w:r>
          </w:p>
        </w:tc>
        <w:tc>
          <w:tcPr>
            <w:tcW w:w="1744" w:type="dxa"/>
          </w:tcPr>
          <w:p w14:paraId="68AA1B56" w14:textId="77777777" w:rsidR="00A20A63" w:rsidRDefault="001C2EF9">
            <w:pPr>
              <w:pStyle w:val="af7"/>
              <w:ind w:firstLineChars="0" w:firstLine="0"/>
            </w:pPr>
            <w:r>
              <w:rPr>
                <w:rFonts w:hint="eastAsia"/>
              </w:rPr>
              <w:t>10004</w:t>
            </w:r>
          </w:p>
        </w:tc>
        <w:tc>
          <w:tcPr>
            <w:tcW w:w="1964" w:type="dxa"/>
          </w:tcPr>
          <w:p w14:paraId="60E79692" w14:textId="77777777" w:rsidR="00A20A63" w:rsidRDefault="001C2EF9">
            <w:pPr>
              <w:pStyle w:val="af7"/>
              <w:ind w:firstLineChars="0" w:firstLine="0"/>
            </w:pPr>
            <w:r>
              <w:rPr>
                <w:rFonts w:hint="eastAsia"/>
              </w:rPr>
              <w:t>工学</w:t>
            </w:r>
          </w:p>
        </w:tc>
        <w:tc>
          <w:tcPr>
            <w:tcW w:w="1744" w:type="dxa"/>
          </w:tcPr>
          <w:p w14:paraId="2F884132" w14:textId="77777777" w:rsidR="00A20A63" w:rsidRDefault="001C2EF9">
            <w:pPr>
              <w:pStyle w:val="af7"/>
              <w:ind w:firstLineChars="0" w:firstLine="0"/>
            </w:pPr>
            <w:r>
              <w:rPr>
                <w:rFonts w:hint="eastAsia"/>
              </w:rPr>
              <w:t>博士</w:t>
            </w:r>
          </w:p>
        </w:tc>
      </w:tr>
      <w:tr w:rsidR="00A20A63" w14:paraId="1682DBEC" w14:textId="77777777">
        <w:trPr>
          <w:cantSplit/>
          <w:jc w:val="center"/>
        </w:trPr>
        <w:tc>
          <w:tcPr>
            <w:tcW w:w="3488" w:type="dxa"/>
            <w:gridSpan w:val="2"/>
          </w:tcPr>
          <w:p w14:paraId="5F2E3C65" w14:textId="77777777" w:rsidR="00A20A63" w:rsidRDefault="001C2EF9">
            <w:pPr>
              <w:pStyle w:val="af7"/>
              <w:ind w:firstLineChars="0" w:firstLine="0"/>
            </w:pPr>
            <w:r>
              <w:rPr>
                <w:rFonts w:hint="eastAsia"/>
              </w:rPr>
              <w:t>论文题名</w:t>
            </w:r>
            <w:r>
              <w:rPr>
                <w:rFonts w:hint="eastAsia"/>
              </w:rPr>
              <w:t>*</w:t>
            </w:r>
          </w:p>
        </w:tc>
        <w:tc>
          <w:tcPr>
            <w:tcW w:w="3708" w:type="dxa"/>
            <w:gridSpan w:val="2"/>
          </w:tcPr>
          <w:p w14:paraId="0BCFE681" w14:textId="77777777" w:rsidR="00A20A63" w:rsidRDefault="001C2EF9">
            <w:pPr>
              <w:pStyle w:val="af7"/>
              <w:ind w:firstLineChars="0" w:firstLine="0"/>
            </w:pPr>
            <w:r>
              <w:rPr>
                <w:rFonts w:hint="eastAsia"/>
              </w:rPr>
              <w:t>并列题名</w:t>
            </w:r>
          </w:p>
        </w:tc>
        <w:tc>
          <w:tcPr>
            <w:tcW w:w="1744" w:type="dxa"/>
          </w:tcPr>
          <w:p w14:paraId="41CAA759" w14:textId="77777777" w:rsidR="00A20A63" w:rsidRDefault="001C2EF9">
            <w:pPr>
              <w:pStyle w:val="af7"/>
              <w:ind w:firstLineChars="0" w:firstLine="0"/>
            </w:pPr>
            <w:r>
              <w:rPr>
                <w:rFonts w:hint="eastAsia"/>
              </w:rPr>
              <w:t>论文语种</w:t>
            </w:r>
            <w:r>
              <w:rPr>
                <w:rFonts w:hint="eastAsia"/>
              </w:rPr>
              <w:t>*</w:t>
            </w:r>
          </w:p>
        </w:tc>
      </w:tr>
      <w:tr w:rsidR="00A20A63" w14:paraId="05205B50" w14:textId="77777777">
        <w:trPr>
          <w:cantSplit/>
          <w:jc w:val="center"/>
        </w:trPr>
        <w:tc>
          <w:tcPr>
            <w:tcW w:w="3488" w:type="dxa"/>
            <w:gridSpan w:val="2"/>
          </w:tcPr>
          <w:p w14:paraId="353BB75D" w14:textId="77777777" w:rsidR="00A20A63" w:rsidRDefault="001C2EF9">
            <w:pPr>
              <w:pStyle w:val="af7"/>
              <w:ind w:firstLineChars="0" w:firstLine="0"/>
            </w:pPr>
            <w:r>
              <w:t>面向情感语音合成的言语情感</w:t>
            </w:r>
            <w:r>
              <w:rPr>
                <w:rFonts w:hint="eastAsia"/>
              </w:rPr>
              <w:t>建模研究</w:t>
            </w:r>
          </w:p>
        </w:tc>
        <w:tc>
          <w:tcPr>
            <w:tcW w:w="3708" w:type="dxa"/>
            <w:gridSpan w:val="2"/>
          </w:tcPr>
          <w:p w14:paraId="4EF64154" w14:textId="77777777" w:rsidR="00A20A63" w:rsidRDefault="00A20A63">
            <w:pPr>
              <w:pStyle w:val="af7"/>
              <w:ind w:firstLineChars="0" w:firstLine="0"/>
            </w:pPr>
          </w:p>
        </w:tc>
        <w:tc>
          <w:tcPr>
            <w:tcW w:w="1744" w:type="dxa"/>
          </w:tcPr>
          <w:p w14:paraId="5835057C" w14:textId="77777777" w:rsidR="00A20A63" w:rsidRDefault="001C2EF9">
            <w:pPr>
              <w:pStyle w:val="af7"/>
              <w:ind w:firstLineChars="0" w:firstLine="0"/>
            </w:pPr>
            <w:r>
              <w:rPr>
                <w:rFonts w:hint="eastAsia"/>
              </w:rPr>
              <w:t>汉语</w:t>
            </w:r>
          </w:p>
        </w:tc>
      </w:tr>
      <w:tr w:rsidR="00A20A63" w14:paraId="5CA535A7" w14:textId="77777777">
        <w:trPr>
          <w:cantSplit/>
          <w:jc w:val="center"/>
        </w:trPr>
        <w:tc>
          <w:tcPr>
            <w:tcW w:w="1744" w:type="dxa"/>
          </w:tcPr>
          <w:p w14:paraId="455BC9CE" w14:textId="77777777" w:rsidR="00A20A63" w:rsidRDefault="001C2EF9">
            <w:pPr>
              <w:pStyle w:val="af7"/>
              <w:ind w:firstLineChars="0" w:firstLine="0"/>
            </w:pPr>
            <w:r>
              <w:rPr>
                <w:rFonts w:hint="eastAsia"/>
              </w:rPr>
              <w:t>作者姓名</w:t>
            </w:r>
            <w:r>
              <w:rPr>
                <w:rFonts w:hint="eastAsia"/>
              </w:rPr>
              <w:t>*</w:t>
            </w:r>
          </w:p>
        </w:tc>
        <w:tc>
          <w:tcPr>
            <w:tcW w:w="3488" w:type="dxa"/>
            <w:gridSpan w:val="2"/>
          </w:tcPr>
          <w:p w14:paraId="6D59B116" w14:textId="77777777" w:rsidR="00A20A63" w:rsidRDefault="001C2EF9">
            <w:pPr>
              <w:pStyle w:val="af7"/>
              <w:ind w:firstLineChars="0" w:firstLine="0"/>
            </w:pPr>
            <w:r>
              <w:rPr>
                <w:rFonts w:hint="eastAsia"/>
              </w:rPr>
              <w:t>高</w:t>
            </w:r>
            <w:proofErr w:type="gramStart"/>
            <w:r>
              <w:rPr>
                <w:rFonts w:hint="eastAsia"/>
              </w:rPr>
              <w:t>莹莹</w:t>
            </w:r>
            <w:proofErr w:type="gramEnd"/>
          </w:p>
        </w:tc>
        <w:tc>
          <w:tcPr>
            <w:tcW w:w="1964" w:type="dxa"/>
          </w:tcPr>
          <w:p w14:paraId="24EB7D40" w14:textId="77777777" w:rsidR="00A20A63" w:rsidRDefault="001C2EF9">
            <w:pPr>
              <w:pStyle w:val="af7"/>
              <w:ind w:firstLineChars="0" w:firstLine="0"/>
            </w:pPr>
            <w:r>
              <w:rPr>
                <w:rFonts w:hint="eastAsia"/>
              </w:rPr>
              <w:t>学号</w:t>
            </w:r>
            <w:r>
              <w:rPr>
                <w:rFonts w:hint="eastAsia"/>
              </w:rPr>
              <w:t>*</w:t>
            </w:r>
          </w:p>
        </w:tc>
        <w:tc>
          <w:tcPr>
            <w:tcW w:w="1744" w:type="dxa"/>
          </w:tcPr>
          <w:p w14:paraId="7930B539" w14:textId="77777777" w:rsidR="00A20A63" w:rsidRDefault="001C2EF9">
            <w:pPr>
              <w:pStyle w:val="af7"/>
              <w:ind w:firstLineChars="0" w:firstLine="0"/>
            </w:pPr>
            <w:r>
              <w:rPr>
                <w:rFonts w:hint="eastAsia"/>
              </w:rPr>
              <w:t>10112060</w:t>
            </w:r>
          </w:p>
        </w:tc>
      </w:tr>
      <w:tr w:rsidR="00A20A63" w14:paraId="561E673C" w14:textId="77777777">
        <w:trPr>
          <w:cantSplit/>
          <w:jc w:val="center"/>
        </w:trPr>
        <w:tc>
          <w:tcPr>
            <w:tcW w:w="3488" w:type="dxa"/>
            <w:gridSpan w:val="2"/>
          </w:tcPr>
          <w:p w14:paraId="490841E0" w14:textId="77777777" w:rsidR="00A20A63" w:rsidRDefault="001C2EF9">
            <w:pPr>
              <w:pStyle w:val="af7"/>
              <w:ind w:firstLineChars="0" w:firstLine="0"/>
            </w:pPr>
            <w:r>
              <w:rPr>
                <w:rFonts w:hint="eastAsia"/>
              </w:rPr>
              <w:t>培养单位名称</w:t>
            </w:r>
            <w:r>
              <w:rPr>
                <w:rFonts w:hint="eastAsia"/>
              </w:rPr>
              <w:t>*</w:t>
            </w:r>
          </w:p>
        </w:tc>
        <w:tc>
          <w:tcPr>
            <w:tcW w:w="1744" w:type="dxa"/>
          </w:tcPr>
          <w:p w14:paraId="5CD41207" w14:textId="77777777" w:rsidR="00A20A63" w:rsidRDefault="001C2EF9">
            <w:pPr>
              <w:pStyle w:val="af7"/>
              <w:ind w:firstLineChars="0" w:firstLine="0"/>
            </w:pPr>
            <w:r>
              <w:rPr>
                <w:rFonts w:hint="eastAsia"/>
              </w:rPr>
              <w:t>培养单位代码</w:t>
            </w:r>
            <w:r>
              <w:rPr>
                <w:rFonts w:hint="eastAsia"/>
              </w:rPr>
              <w:t>*</w:t>
            </w:r>
          </w:p>
        </w:tc>
        <w:tc>
          <w:tcPr>
            <w:tcW w:w="1964" w:type="dxa"/>
          </w:tcPr>
          <w:p w14:paraId="4EC486B6" w14:textId="77777777" w:rsidR="00A20A63" w:rsidRDefault="001C2EF9">
            <w:pPr>
              <w:pStyle w:val="af7"/>
              <w:ind w:firstLineChars="0" w:firstLine="0"/>
            </w:pPr>
            <w:r>
              <w:rPr>
                <w:rFonts w:hint="eastAsia"/>
              </w:rPr>
              <w:t>培养单位地址</w:t>
            </w:r>
          </w:p>
        </w:tc>
        <w:tc>
          <w:tcPr>
            <w:tcW w:w="1744" w:type="dxa"/>
          </w:tcPr>
          <w:p w14:paraId="6470CABB" w14:textId="77777777" w:rsidR="00A20A63" w:rsidRDefault="001C2EF9">
            <w:pPr>
              <w:pStyle w:val="af7"/>
              <w:ind w:firstLineChars="0" w:firstLine="0"/>
            </w:pPr>
            <w:r>
              <w:rPr>
                <w:rFonts w:hint="eastAsia"/>
              </w:rPr>
              <w:t>邮编</w:t>
            </w:r>
          </w:p>
        </w:tc>
      </w:tr>
      <w:tr w:rsidR="00A20A63" w14:paraId="31FAEE88" w14:textId="77777777">
        <w:trPr>
          <w:cantSplit/>
          <w:jc w:val="center"/>
        </w:trPr>
        <w:tc>
          <w:tcPr>
            <w:tcW w:w="3488" w:type="dxa"/>
            <w:gridSpan w:val="2"/>
          </w:tcPr>
          <w:p w14:paraId="676B59F0" w14:textId="77777777" w:rsidR="00A20A63" w:rsidRDefault="001C2EF9">
            <w:pPr>
              <w:pStyle w:val="af7"/>
              <w:ind w:firstLineChars="0" w:firstLine="0"/>
            </w:pPr>
            <w:r>
              <w:rPr>
                <w:rFonts w:hint="eastAsia"/>
              </w:rPr>
              <w:t>北京交通大学</w:t>
            </w:r>
          </w:p>
        </w:tc>
        <w:tc>
          <w:tcPr>
            <w:tcW w:w="1744" w:type="dxa"/>
          </w:tcPr>
          <w:p w14:paraId="1C6630AB" w14:textId="77777777" w:rsidR="00A20A63" w:rsidRDefault="001C2EF9">
            <w:pPr>
              <w:pStyle w:val="af7"/>
              <w:ind w:firstLineChars="0" w:firstLine="0"/>
            </w:pPr>
            <w:r>
              <w:rPr>
                <w:rFonts w:hint="eastAsia"/>
              </w:rPr>
              <w:t>10004</w:t>
            </w:r>
          </w:p>
        </w:tc>
        <w:tc>
          <w:tcPr>
            <w:tcW w:w="1964" w:type="dxa"/>
          </w:tcPr>
          <w:p w14:paraId="1765D9DA" w14:textId="77777777" w:rsidR="00A20A63" w:rsidRDefault="001C2EF9">
            <w:pPr>
              <w:pStyle w:val="af7"/>
              <w:ind w:firstLineChars="0" w:firstLine="0"/>
            </w:pPr>
            <w:r>
              <w:rPr>
                <w:rFonts w:hint="eastAsia"/>
              </w:rPr>
              <w:t>北京市海淀区西直门外上园村</w:t>
            </w:r>
            <w:r>
              <w:rPr>
                <w:rFonts w:hint="eastAsia"/>
              </w:rPr>
              <w:t>3</w:t>
            </w:r>
            <w:r>
              <w:rPr>
                <w:rFonts w:hint="eastAsia"/>
              </w:rPr>
              <w:t>号</w:t>
            </w:r>
          </w:p>
        </w:tc>
        <w:tc>
          <w:tcPr>
            <w:tcW w:w="1744" w:type="dxa"/>
          </w:tcPr>
          <w:p w14:paraId="39634FD8" w14:textId="77777777" w:rsidR="00A20A63" w:rsidRDefault="001C2EF9">
            <w:pPr>
              <w:pStyle w:val="af7"/>
              <w:ind w:firstLineChars="0" w:firstLine="0"/>
            </w:pPr>
            <w:r>
              <w:rPr>
                <w:rFonts w:hint="eastAsia"/>
              </w:rPr>
              <w:t>100044</w:t>
            </w:r>
          </w:p>
        </w:tc>
      </w:tr>
      <w:tr w:rsidR="00A20A63" w14:paraId="12C7866B" w14:textId="77777777">
        <w:trPr>
          <w:cantSplit/>
          <w:jc w:val="center"/>
        </w:trPr>
        <w:tc>
          <w:tcPr>
            <w:tcW w:w="3488" w:type="dxa"/>
            <w:gridSpan w:val="2"/>
          </w:tcPr>
          <w:p w14:paraId="029DA1D0" w14:textId="77777777" w:rsidR="00A20A63" w:rsidRDefault="001C2EF9">
            <w:pPr>
              <w:pStyle w:val="af7"/>
              <w:ind w:firstLineChars="0" w:firstLine="0"/>
            </w:pPr>
            <w:r>
              <w:rPr>
                <w:rFonts w:hint="eastAsia"/>
              </w:rPr>
              <w:t>学科专业</w:t>
            </w:r>
            <w:r>
              <w:rPr>
                <w:rFonts w:hint="eastAsia"/>
              </w:rPr>
              <w:t>*</w:t>
            </w:r>
          </w:p>
        </w:tc>
        <w:tc>
          <w:tcPr>
            <w:tcW w:w="1744" w:type="dxa"/>
          </w:tcPr>
          <w:p w14:paraId="74556A32" w14:textId="77777777" w:rsidR="00A20A63" w:rsidRDefault="001C2EF9">
            <w:pPr>
              <w:pStyle w:val="af7"/>
              <w:ind w:firstLineChars="0" w:firstLine="0"/>
            </w:pPr>
            <w:r>
              <w:rPr>
                <w:rFonts w:hint="eastAsia"/>
              </w:rPr>
              <w:t>研究方向</w:t>
            </w:r>
            <w:r>
              <w:rPr>
                <w:rFonts w:hint="eastAsia"/>
              </w:rPr>
              <w:t>*</w:t>
            </w:r>
          </w:p>
        </w:tc>
        <w:tc>
          <w:tcPr>
            <w:tcW w:w="1964" w:type="dxa"/>
          </w:tcPr>
          <w:p w14:paraId="0BD804DE" w14:textId="77777777" w:rsidR="00A20A63" w:rsidRDefault="001C2EF9">
            <w:pPr>
              <w:pStyle w:val="af7"/>
              <w:ind w:firstLineChars="0" w:firstLine="0"/>
            </w:pPr>
            <w:r>
              <w:rPr>
                <w:rFonts w:hint="eastAsia"/>
              </w:rPr>
              <w:t>学制</w:t>
            </w:r>
            <w:r>
              <w:rPr>
                <w:rFonts w:hint="eastAsia"/>
              </w:rPr>
              <w:t>*</w:t>
            </w:r>
          </w:p>
        </w:tc>
        <w:tc>
          <w:tcPr>
            <w:tcW w:w="1744" w:type="dxa"/>
          </w:tcPr>
          <w:p w14:paraId="793F770F" w14:textId="77777777" w:rsidR="00A20A63" w:rsidRDefault="001C2EF9">
            <w:pPr>
              <w:pStyle w:val="af7"/>
              <w:ind w:firstLineChars="0" w:firstLine="0"/>
            </w:pPr>
            <w:r>
              <w:rPr>
                <w:rFonts w:hint="eastAsia"/>
              </w:rPr>
              <w:t>学位授予年</w:t>
            </w:r>
            <w:r>
              <w:rPr>
                <w:rFonts w:hint="eastAsia"/>
              </w:rPr>
              <w:t>*</w:t>
            </w:r>
          </w:p>
        </w:tc>
      </w:tr>
      <w:tr w:rsidR="00A20A63" w14:paraId="69542DEB" w14:textId="77777777">
        <w:trPr>
          <w:cantSplit/>
          <w:jc w:val="center"/>
        </w:trPr>
        <w:tc>
          <w:tcPr>
            <w:tcW w:w="3488" w:type="dxa"/>
            <w:gridSpan w:val="2"/>
          </w:tcPr>
          <w:p w14:paraId="0B7C760A" w14:textId="77777777" w:rsidR="00A20A63" w:rsidRDefault="001C2EF9">
            <w:pPr>
              <w:pStyle w:val="af7"/>
              <w:ind w:firstLineChars="0" w:firstLine="0"/>
            </w:pPr>
            <w:r>
              <w:rPr>
                <w:rFonts w:hint="eastAsia"/>
              </w:rPr>
              <w:t>信号与信息处理</w:t>
            </w:r>
          </w:p>
        </w:tc>
        <w:tc>
          <w:tcPr>
            <w:tcW w:w="1744" w:type="dxa"/>
          </w:tcPr>
          <w:p w14:paraId="40C915D4" w14:textId="77777777" w:rsidR="00A20A63" w:rsidRDefault="001C2EF9">
            <w:pPr>
              <w:pStyle w:val="af7"/>
              <w:ind w:firstLineChars="0" w:firstLine="0"/>
            </w:pPr>
            <w:r>
              <w:rPr>
                <w:rFonts w:hint="eastAsia"/>
              </w:rPr>
              <w:t>情感语音合成、情感计算</w:t>
            </w:r>
          </w:p>
        </w:tc>
        <w:tc>
          <w:tcPr>
            <w:tcW w:w="1964" w:type="dxa"/>
          </w:tcPr>
          <w:p w14:paraId="7D5748B1" w14:textId="77777777" w:rsidR="00A20A63" w:rsidRDefault="001C2EF9">
            <w:pPr>
              <w:pStyle w:val="af7"/>
              <w:ind w:firstLineChars="0" w:firstLine="0"/>
            </w:pPr>
            <w:r>
              <w:rPr>
                <w:rFonts w:hint="eastAsia"/>
              </w:rPr>
              <w:t>5</w:t>
            </w:r>
          </w:p>
        </w:tc>
        <w:tc>
          <w:tcPr>
            <w:tcW w:w="1744" w:type="dxa"/>
          </w:tcPr>
          <w:p w14:paraId="188CB6F9" w14:textId="77777777" w:rsidR="00A20A63" w:rsidRDefault="001C2EF9">
            <w:pPr>
              <w:pStyle w:val="af7"/>
              <w:ind w:firstLineChars="0" w:firstLine="0"/>
            </w:pPr>
            <w:r>
              <w:rPr>
                <w:rFonts w:hint="eastAsia"/>
              </w:rPr>
              <w:t>2016</w:t>
            </w:r>
          </w:p>
        </w:tc>
      </w:tr>
      <w:tr w:rsidR="00A20A63" w14:paraId="5B03BDB6" w14:textId="77777777">
        <w:trPr>
          <w:cantSplit/>
          <w:jc w:val="center"/>
        </w:trPr>
        <w:tc>
          <w:tcPr>
            <w:tcW w:w="1744" w:type="dxa"/>
          </w:tcPr>
          <w:p w14:paraId="5D728ACD" w14:textId="77777777" w:rsidR="00A20A63" w:rsidRDefault="001C2EF9">
            <w:pPr>
              <w:pStyle w:val="af7"/>
              <w:ind w:firstLineChars="0" w:firstLine="0"/>
            </w:pPr>
            <w:r>
              <w:rPr>
                <w:rFonts w:hint="eastAsia"/>
              </w:rPr>
              <w:t>论文提交日期</w:t>
            </w:r>
            <w:r>
              <w:rPr>
                <w:rFonts w:hint="eastAsia"/>
              </w:rPr>
              <w:t>*</w:t>
            </w:r>
          </w:p>
        </w:tc>
        <w:tc>
          <w:tcPr>
            <w:tcW w:w="7196" w:type="dxa"/>
            <w:gridSpan w:val="4"/>
          </w:tcPr>
          <w:p w14:paraId="0E43D309" w14:textId="77777777" w:rsidR="00A20A63" w:rsidRDefault="00A20A63">
            <w:pPr>
              <w:pStyle w:val="af7"/>
              <w:ind w:firstLineChars="0" w:firstLine="0"/>
            </w:pPr>
          </w:p>
        </w:tc>
      </w:tr>
      <w:tr w:rsidR="00A20A63" w14:paraId="1FBC6363" w14:textId="77777777">
        <w:trPr>
          <w:cantSplit/>
          <w:jc w:val="center"/>
        </w:trPr>
        <w:tc>
          <w:tcPr>
            <w:tcW w:w="1744" w:type="dxa"/>
          </w:tcPr>
          <w:p w14:paraId="3991C6DC" w14:textId="77777777" w:rsidR="00A20A63" w:rsidRDefault="001C2EF9">
            <w:pPr>
              <w:pStyle w:val="af7"/>
              <w:ind w:firstLineChars="0" w:firstLine="0"/>
            </w:pPr>
            <w:r>
              <w:rPr>
                <w:rFonts w:hint="eastAsia"/>
              </w:rPr>
              <w:t>导师姓名</w:t>
            </w:r>
            <w:r>
              <w:rPr>
                <w:rFonts w:hint="eastAsia"/>
              </w:rPr>
              <w:t>*</w:t>
            </w:r>
          </w:p>
        </w:tc>
        <w:tc>
          <w:tcPr>
            <w:tcW w:w="3488" w:type="dxa"/>
            <w:gridSpan w:val="2"/>
          </w:tcPr>
          <w:p w14:paraId="2886B44C" w14:textId="77777777" w:rsidR="00A20A63" w:rsidRDefault="00A20A63">
            <w:pPr>
              <w:pStyle w:val="af7"/>
              <w:ind w:firstLineChars="0" w:firstLine="0"/>
            </w:pPr>
          </w:p>
        </w:tc>
        <w:tc>
          <w:tcPr>
            <w:tcW w:w="1964" w:type="dxa"/>
          </w:tcPr>
          <w:p w14:paraId="52BFA14C" w14:textId="77777777" w:rsidR="00A20A63" w:rsidRDefault="001C2EF9">
            <w:pPr>
              <w:pStyle w:val="af7"/>
              <w:ind w:firstLineChars="0" w:firstLine="0"/>
            </w:pPr>
            <w:r>
              <w:rPr>
                <w:rFonts w:hint="eastAsia"/>
              </w:rPr>
              <w:t>职称</w:t>
            </w:r>
            <w:r>
              <w:rPr>
                <w:rFonts w:hint="eastAsia"/>
              </w:rPr>
              <w:t>*</w:t>
            </w:r>
          </w:p>
        </w:tc>
        <w:tc>
          <w:tcPr>
            <w:tcW w:w="1744" w:type="dxa"/>
          </w:tcPr>
          <w:p w14:paraId="1C9BCAB6" w14:textId="77777777" w:rsidR="00A20A63" w:rsidRDefault="00A20A63">
            <w:pPr>
              <w:pStyle w:val="af7"/>
              <w:ind w:firstLineChars="0" w:firstLine="0"/>
            </w:pPr>
          </w:p>
        </w:tc>
      </w:tr>
      <w:tr w:rsidR="00A20A63" w14:paraId="024CBC2C" w14:textId="77777777">
        <w:trPr>
          <w:cantSplit/>
          <w:jc w:val="center"/>
        </w:trPr>
        <w:tc>
          <w:tcPr>
            <w:tcW w:w="1744" w:type="dxa"/>
          </w:tcPr>
          <w:p w14:paraId="193D9A72" w14:textId="77777777" w:rsidR="00A20A63" w:rsidRDefault="001C2EF9">
            <w:pPr>
              <w:pStyle w:val="af7"/>
              <w:ind w:firstLineChars="0" w:firstLine="0"/>
            </w:pPr>
            <w:r>
              <w:rPr>
                <w:rFonts w:hint="eastAsia"/>
              </w:rPr>
              <w:t>评阅人</w:t>
            </w:r>
          </w:p>
        </w:tc>
        <w:tc>
          <w:tcPr>
            <w:tcW w:w="3488" w:type="dxa"/>
            <w:gridSpan w:val="2"/>
          </w:tcPr>
          <w:p w14:paraId="6B5AB3D8" w14:textId="77777777" w:rsidR="00A20A63" w:rsidRDefault="001C2EF9">
            <w:pPr>
              <w:pStyle w:val="af7"/>
              <w:ind w:firstLineChars="0" w:firstLine="0"/>
            </w:pPr>
            <w:r>
              <w:rPr>
                <w:rFonts w:hint="eastAsia"/>
              </w:rPr>
              <w:t>答辩委员会主席</w:t>
            </w:r>
            <w:r>
              <w:rPr>
                <w:rFonts w:hint="eastAsia"/>
              </w:rPr>
              <w:t>*</w:t>
            </w:r>
          </w:p>
        </w:tc>
        <w:tc>
          <w:tcPr>
            <w:tcW w:w="3708" w:type="dxa"/>
            <w:gridSpan w:val="2"/>
          </w:tcPr>
          <w:p w14:paraId="11B25AA9" w14:textId="77777777" w:rsidR="00A20A63" w:rsidRDefault="001C2EF9">
            <w:pPr>
              <w:pStyle w:val="af7"/>
              <w:ind w:firstLineChars="0" w:firstLine="0"/>
            </w:pPr>
            <w:r>
              <w:rPr>
                <w:rFonts w:hint="eastAsia"/>
              </w:rPr>
              <w:t>答辩委员会成员</w:t>
            </w:r>
          </w:p>
        </w:tc>
      </w:tr>
      <w:tr w:rsidR="00A20A63" w14:paraId="375F0778" w14:textId="77777777">
        <w:trPr>
          <w:cantSplit/>
          <w:jc w:val="center"/>
        </w:trPr>
        <w:tc>
          <w:tcPr>
            <w:tcW w:w="1744" w:type="dxa"/>
          </w:tcPr>
          <w:p w14:paraId="54DB8EFE" w14:textId="77777777" w:rsidR="00A20A63" w:rsidRDefault="00A20A63">
            <w:pPr>
              <w:pStyle w:val="af7"/>
              <w:ind w:firstLineChars="0" w:firstLine="0"/>
            </w:pPr>
          </w:p>
          <w:p w14:paraId="06098A29" w14:textId="77777777" w:rsidR="00A20A63" w:rsidRDefault="00A20A63">
            <w:pPr>
              <w:pStyle w:val="af7"/>
              <w:ind w:firstLineChars="0" w:firstLine="0"/>
            </w:pPr>
          </w:p>
        </w:tc>
        <w:tc>
          <w:tcPr>
            <w:tcW w:w="3488" w:type="dxa"/>
            <w:gridSpan w:val="2"/>
          </w:tcPr>
          <w:p w14:paraId="3705EFE2" w14:textId="77777777" w:rsidR="00A20A63" w:rsidRDefault="00A20A63">
            <w:pPr>
              <w:pStyle w:val="af7"/>
              <w:ind w:firstLineChars="0" w:firstLine="0"/>
            </w:pPr>
          </w:p>
          <w:p w14:paraId="79D07249" w14:textId="77777777" w:rsidR="00A20A63" w:rsidRDefault="00A20A63">
            <w:pPr>
              <w:pStyle w:val="af7"/>
              <w:ind w:firstLineChars="0" w:firstLine="0"/>
            </w:pPr>
          </w:p>
        </w:tc>
        <w:tc>
          <w:tcPr>
            <w:tcW w:w="3708" w:type="dxa"/>
            <w:gridSpan w:val="2"/>
          </w:tcPr>
          <w:p w14:paraId="4CBD5BC5" w14:textId="77777777" w:rsidR="00A20A63" w:rsidRDefault="00A20A63">
            <w:pPr>
              <w:pStyle w:val="af7"/>
              <w:ind w:firstLineChars="0" w:firstLine="0"/>
            </w:pPr>
          </w:p>
          <w:p w14:paraId="17767B25" w14:textId="77777777" w:rsidR="00A20A63" w:rsidRDefault="00A20A63">
            <w:pPr>
              <w:pStyle w:val="af7"/>
              <w:ind w:firstLineChars="0" w:firstLine="0"/>
            </w:pPr>
          </w:p>
        </w:tc>
      </w:tr>
      <w:tr w:rsidR="00A20A63" w14:paraId="6223E61A" w14:textId="77777777">
        <w:trPr>
          <w:cantSplit/>
          <w:jc w:val="center"/>
        </w:trPr>
        <w:tc>
          <w:tcPr>
            <w:tcW w:w="8940" w:type="dxa"/>
            <w:gridSpan w:val="5"/>
          </w:tcPr>
          <w:p w14:paraId="53AE55F1" w14:textId="77777777" w:rsidR="00A20A63" w:rsidRDefault="001C2EF9">
            <w:pPr>
              <w:pStyle w:val="af7"/>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A20A63" w14:paraId="072228DE" w14:textId="77777777">
        <w:trPr>
          <w:cantSplit/>
          <w:jc w:val="center"/>
        </w:trPr>
        <w:tc>
          <w:tcPr>
            <w:tcW w:w="3488" w:type="dxa"/>
            <w:gridSpan w:val="2"/>
          </w:tcPr>
          <w:p w14:paraId="163F4E56" w14:textId="77777777" w:rsidR="00A20A63" w:rsidRDefault="001C2EF9">
            <w:pPr>
              <w:pStyle w:val="af7"/>
              <w:ind w:firstLineChars="0" w:firstLine="0"/>
            </w:pPr>
            <w:r>
              <w:rPr>
                <w:rFonts w:hint="eastAsia"/>
              </w:rPr>
              <w:t>电子版论文出版（发布）者</w:t>
            </w:r>
          </w:p>
        </w:tc>
        <w:tc>
          <w:tcPr>
            <w:tcW w:w="3708" w:type="dxa"/>
            <w:gridSpan w:val="2"/>
          </w:tcPr>
          <w:p w14:paraId="15ACF962" w14:textId="77777777" w:rsidR="00A20A63" w:rsidRDefault="001C2EF9">
            <w:pPr>
              <w:pStyle w:val="af7"/>
              <w:ind w:firstLineChars="0" w:firstLine="0"/>
            </w:pPr>
            <w:r>
              <w:rPr>
                <w:rFonts w:hint="eastAsia"/>
              </w:rPr>
              <w:t>电子版论文出版（发布）地</w:t>
            </w:r>
          </w:p>
        </w:tc>
        <w:tc>
          <w:tcPr>
            <w:tcW w:w="1744" w:type="dxa"/>
          </w:tcPr>
          <w:p w14:paraId="27E7EAA9" w14:textId="77777777" w:rsidR="00A20A63" w:rsidRDefault="001C2EF9">
            <w:pPr>
              <w:pStyle w:val="af7"/>
              <w:ind w:firstLineChars="0" w:firstLine="0"/>
            </w:pPr>
            <w:r>
              <w:rPr>
                <w:rFonts w:hint="eastAsia"/>
              </w:rPr>
              <w:t>权限声明</w:t>
            </w:r>
          </w:p>
        </w:tc>
      </w:tr>
      <w:tr w:rsidR="00A20A63" w14:paraId="26568065" w14:textId="77777777">
        <w:trPr>
          <w:cantSplit/>
          <w:jc w:val="center"/>
        </w:trPr>
        <w:tc>
          <w:tcPr>
            <w:tcW w:w="3488" w:type="dxa"/>
            <w:gridSpan w:val="2"/>
          </w:tcPr>
          <w:p w14:paraId="44868D76" w14:textId="77777777" w:rsidR="00A20A63" w:rsidRDefault="00A20A63">
            <w:pPr>
              <w:pStyle w:val="af7"/>
              <w:ind w:firstLineChars="0" w:firstLine="0"/>
            </w:pPr>
          </w:p>
        </w:tc>
        <w:tc>
          <w:tcPr>
            <w:tcW w:w="3708" w:type="dxa"/>
            <w:gridSpan w:val="2"/>
          </w:tcPr>
          <w:p w14:paraId="78EDC646" w14:textId="77777777" w:rsidR="00A20A63" w:rsidRDefault="00A20A63">
            <w:pPr>
              <w:pStyle w:val="af7"/>
              <w:ind w:firstLineChars="0" w:firstLine="0"/>
            </w:pPr>
          </w:p>
        </w:tc>
        <w:tc>
          <w:tcPr>
            <w:tcW w:w="1744" w:type="dxa"/>
          </w:tcPr>
          <w:p w14:paraId="54DC6689" w14:textId="77777777" w:rsidR="00A20A63" w:rsidRDefault="00A20A63">
            <w:pPr>
              <w:pStyle w:val="af7"/>
              <w:ind w:firstLineChars="0" w:firstLine="0"/>
            </w:pPr>
          </w:p>
        </w:tc>
      </w:tr>
      <w:tr w:rsidR="00A20A63" w14:paraId="4D697711" w14:textId="77777777">
        <w:trPr>
          <w:cantSplit/>
          <w:jc w:val="center"/>
        </w:trPr>
        <w:tc>
          <w:tcPr>
            <w:tcW w:w="1744" w:type="dxa"/>
          </w:tcPr>
          <w:p w14:paraId="5F886860" w14:textId="77777777" w:rsidR="00A20A63" w:rsidRDefault="001C2EF9">
            <w:pPr>
              <w:pStyle w:val="af7"/>
              <w:ind w:firstLineChars="0" w:firstLine="0"/>
            </w:pPr>
            <w:r>
              <w:rPr>
                <w:rFonts w:hint="eastAsia"/>
              </w:rPr>
              <w:t>论文总页数</w:t>
            </w:r>
            <w:r>
              <w:rPr>
                <w:rFonts w:hint="eastAsia"/>
              </w:rPr>
              <w:t>*</w:t>
            </w:r>
          </w:p>
        </w:tc>
        <w:tc>
          <w:tcPr>
            <w:tcW w:w="7196" w:type="dxa"/>
            <w:gridSpan w:val="4"/>
          </w:tcPr>
          <w:p w14:paraId="0F1901DF" w14:textId="77777777" w:rsidR="00A20A63" w:rsidRDefault="005161AC">
            <w:pPr>
              <w:pStyle w:val="af7"/>
              <w:ind w:firstLineChars="0" w:firstLine="0"/>
            </w:pPr>
            <w:r>
              <w:rPr>
                <w:rFonts w:hint="eastAsia"/>
              </w:rPr>
              <w:t>115</w:t>
            </w:r>
          </w:p>
        </w:tc>
      </w:tr>
      <w:tr w:rsidR="00A20A63" w14:paraId="26DA6379" w14:textId="77777777">
        <w:trPr>
          <w:cantSplit/>
          <w:jc w:val="center"/>
        </w:trPr>
        <w:tc>
          <w:tcPr>
            <w:tcW w:w="8940" w:type="dxa"/>
            <w:gridSpan w:val="5"/>
          </w:tcPr>
          <w:p w14:paraId="6209A3B6" w14:textId="77777777" w:rsidR="00A20A63" w:rsidRDefault="001C2EF9">
            <w:pPr>
              <w:pStyle w:val="af7"/>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2326D115" w14:textId="77777777" w:rsidR="00A20A63" w:rsidRPr="004B62FB" w:rsidRDefault="00A20A63">
      <w:pPr>
        <w:pStyle w:val="af7"/>
        <w:ind w:firstLine="420"/>
      </w:pPr>
    </w:p>
    <w:sectPr w:rsidR="00A20A63" w:rsidRPr="004B62FB">
      <w:pgSz w:w="11907" w:h="16840"/>
      <w:pgMar w:top="1701" w:right="1418" w:bottom="1418" w:left="1418" w:header="907" w:footer="851" w:gutter="567"/>
      <w:paperSrc w:first="31096" w:other="31096"/>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wbzhu" w:date="2015-12-21T13:42:00Z" w:initials="w">
    <w:p w14:paraId="2194305E" w14:textId="77777777" w:rsidR="009C326D" w:rsidRDefault="009C326D">
      <w:pPr>
        <w:pStyle w:val="a4"/>
        <w:ind w:firstLine="420"/>
      </w:pPr>
      <w:r>
        <w:rPr>
          <w:rStyle w:val="af1"/>
        </w:rPr>
        <w:annotationRef/>
      </w:r>
      <w:proofErr w:type="gramStart"/>
      <w:r>
        <w:rPr>
          <w:rFonts w:hint="eastAsia"/>
        </w:rPr>
        <w:t>请统一</w:t>
      </w:r>
      <w:proofErr w:type="gramEnd"/>
      <w:r>
        <w:rPr>
          <w:rFonts w:hint="eastAsia"/>
        </w:rPr>
        <w:t>说法，正文中的、结论中的</w:t>
      </w:r>
    </w:p>
  </w:comment>
  <w:comment w:id="102" w:author="wbzhu" w:date="2015-12-21T19:15:00Z" w:initials="w">
    <w:p w14:paraId="4D104803" w14:textId="77777777" w:rsidR="00C86358" w:rsidRDefault="00C86358">
      <w:pPr>
        <w:pStyle w:val="a4"/>
        <w:ind w:firstLine="420"/>
      </w:pPr>
      <w:r>
        <w:rPr>
          <w:rStyle w:val="af1"/>
        </w:rPr>
        <w:annotationRef/>
      </w:r>
      <w:r>
        <w:rPr>
          <w:rFonts w:hint="eastAsia"/>
        </w:rPr>
        <w:t>还是改称</w:t>
      </w:r>
      <w:r>
        <w:rPr>
          <w:rFonts w:hint="eastAsia"/>
        </w:rPr>
        <w:t xml:space="preserve"> </w:t>
      </w:r>
      <w:r>
        <w:rPr>
          <w:rFonts w:hint="eastAsia"/>
        </w:rPr>
        <w:t>功能语调</w:t>
      </w:r>
      <w:r>
        <w:rPr>
          <w:rFonts w:hint="eastAsia"/>
        </w:rPr>
        <w:t xml:space="preserve"> </w:t>
      </w:r>
      <w:r>
        <w:rPr>
          <w:rFonts w:hint="eastAsia"/>
        </w:rPr>
        <w:t>更为</w:t>
      </w:r>
      <w:proofErr w:type="gramStart"/>
      <w:r>
        <w:rPr>
          <w:rFonts w:hint="eastAsia"/>
        </w:rPr>
        <w:t>妥贴</w:t>
      </w:r>
      <w:proofErr w:type="gramEnd"/>
    </w:p>
  </w:comment>
  <w:comment w:id="202" w:author="wbzhu" w:date="2015-12-21T13:52:00Z" w:initials="w">
    <w:p w14:paraId="04A767F8" w14:textId="77777777" w:rsidR="009C326D" w:rsidRDefault="009C326D">
      <w:pPr>
        <w:pStyle w:val="a4"/>
        <w:ind w:firstLine="420"/>
      </w:pPr>
      <w:r>
        <w:rPr>
          <w:rStyle w:val="af1"/>
        </w:rPr>
        <w:annotationRef/>
      </w:r>
      <w:r>
        <w:rPr>
          <w:rFonts w:hint="eastAsia"/>
        </w:rPr>
        <w:t>用词再作斟酌</w:t>
      </w:r>
    </w:p>
  </w:comment>
  <w:comment w:id="226" w:author="wbzhu" w:date="2015-12-21T18:42:00Z" w:initials="w">
    <w:p w14:paraId="254C5682" w14:textId="77777777" w:rsidR="00562115" w:rsidRDefault="00562115">
      <w:pPr>
        <w:pStyle w:val="a4"/>
        <w:ind w:firstLine="420"/>
      </w:pPr>
      <w:r>
        <w:rPr>
          <w:rStyle w:val="af1"/>
        </w:rPr>
        <w:annotationRef/>
      </w:r>
      <w:r>
        <w:rPr>
          <w:rFonts w:hint="eastAsia"/>
        </w:rPr>
        <w:t>注意术语统一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94305E" w15:done="0"/>
  <w15:commentEx w15:paraId="4D104803" w15:done="0"/>
  <w15:commentEx w15:paraId="04A767F8" w15:done="0"/>
  <w15:commentEx w15:paraId="254C56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80B01" w14:textId="77777777" w:rsidR="002D43D0" w:rsidRDefault="002D43D0" w:rsidP="002376C6">
      <w:pPr>
        <w:spacing w:line="240" w:lineRule="auto"/>
        <w:ind w:firstLine="480"/>
      </w:pPr>
      <w:r>
        <w:separator/>
      </w:r>
    </w:p>
  </w:endnote>
  <w:endnote w:type="continuationSeparator" w:id="0">
    <w:p w14:paraId="006BD4D5" w14:textId="77777777" w:rsidR="002D43D0" w:rsidRDefault="002D43D0" w:rsidP="002376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宋体">
    <w:altName w:val="宋体e眠副浡渀."/>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方正姚体">
    <w:altName w:val="宋体"/>
    <w:panose1 w:val="02010601030101010101"/>
    <w:charset w:val="86"/>
    <w:family w:val="auto"/>
    <w:pitch w:val="variable"/>
    <w:sig w:usb0="00000003"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969E8" w14:textId="77777777" w:rsidR="009C326D" w:rsidRDefault="009C326D">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79992" w14:textId="77777777" w:rsidR="009C326D" w:rsidRDefault="009C326D">
    <w:pPr>
      <w:pStyle w:val="aa"/>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D721" w14:textId="77777777" w:rsidR="009C326D" w:rsidRDefault="009C326D">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3F4DF" w14:textId="77777777" w:rsidR="009C326D" w:rsidRDefault="009C326D">
    <w:pPr>
      <w:pStyle w:val="aa"/>
      <w:ind w:firstLine="360"/>
      <w:jc w:val="center"/>
    </w:pPr>
    <w:r>
      <w:rPr>
        <w:rStyle w:val="af"/>
      </w:rPr>
      <w:fldChar w:fldCharType="begin"/>
    </w:r>
    <w:r>
      <w:rPr>
        <w:rStyle w:val="af"/>
      </w:rPr>
      <w:instrText xml:space="preserve"> PAGE </w:instrText>
    </w:r>
    <w:r>
      <w:rPr>
        <w:rStyle w:val="af"/>
      </w:rPr>
      <w:fldChar w:fldCharType="separate"/>
    </w:r>
    <w:r w:rsidR="00AE0A63">
      <w:rPr>
        <w:rStyle w:val="af"/>
        <w:noProof/>
      </w:rPr>
      <w:t>i</w:t>
    </w:r>
    <w:r>
      <w:rPr>
        <w:rStyle w:val="a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8F13D" w14:textId="77777777" w:rsidR="009C326D" w:rsidRDefault="009C326D">
    <w:pPr>
      <w:pStyle w:val="aa"/>
      <w:ind w:firstLine="360"/>
      <w:jc w:val="center"/>
    </w:pPr>
    <w:r>
      <w:rPr>
        <w:rStyle w:val="af"/>
      </w:rPr>
      <w:fldChar w:fldCharType="begin"/>
    </w:r>
    <w:r>
      <w:rPr>
        <w:rStyle w:val="af"/>
      </w:rPr>
      <w:instrText xml:space="preserve"> PAGE </w:instrText>
    </w:r>
    <w:r>
      <w:rPr>
        <w:rStyle w:val="af"/>
      </w:rPr>
      <w:fldChar w:fldCharType="separate"/>
    </w:r>
    <w:r w:rsidR="00AE0A63">
      <w:rPr>
        <w:rStyle w:val="af"/>
        <w:noProof/>
      </w:rPr>
      <w:t>96</w:t>
    </w:r>
    <w:r>
      <w:rPr>
        <w:rStyle w:val="a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6AC9A" w14:textId="77777777" w:rsidR="009C326D" w:rsidRDefault="009C326D">
    <w:pPr>
      <w:pStyle w:val="aa"/>
      <w:ind w:firstLine="360"/>
      <w:jc w:val="center"/>
    </w:pPr>
    <w:r>
      <w:fldChar w:fldCharType="begin"/>
    </w:r>
    <w:r>
      <w:instrText xml:space="preserve"> PAGE  \* MERGEFORMAT </w:instrText>
    </w:r>
    <w:r>
      <w:fldChar w:fldCharType="separate"/>
    </w:r>
    <w:r w:rsidR="00AE0A63">
      <w:rPr>
        <w:noProof/>
      </w:rPr>
      <w:t>104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BC715" w14:textId="77777777" w:rsidR="002D43D0" w:rsidRDefault="002D43D0" w:rsidP="002376C6">
      <w:pPr>
        <w:spacing w:line="240" w:lineRule="auto"/>
        <w:ind w:firstLine="480"/>
      </w:pPr>
      <w:r>
        <w:separator/>
      </w:r>
    </w:p>
  </w:footnote>
  <w:footnote w:type="continuationSeparator" w:id="0">
    <w:p w14:paraId="7D9A9C95" w14:textId="77777777" w:rsidR="002D43D0" w:rsidRDefault="002D43D0" w:rsidP="002376C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DFCC9" w14:textId="77777777" w:rsidR="009C326D" w:rsidRDefault="009C326D">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24D1"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新闻言语情感数据库构建</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147E8" w14:textId="77777777" w:rsidR="009C326D" w:rsidRDefault="009C326D">
    <w:pPr>
      <w:pStyle w:val="ab"/>
    </w:pPr>
    <w:r>
      <w:t>北京交通大学博士学位论文</w:t>
    </w:r>
    <w:r>
      <w:rPr>
        <w:rFonts w:hint="eastAsia"/>
      </w:rPr>
      <w:t xml:space="preserve">                             </w:t>
    </w:r>
    <w:r>
      <w:rPr>
        <w:rFonts w:hint="eastAsia"/>
      </w:rPr>
      <w:t>第三章</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91B6A"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基于深度神经网络的言语情感预测模型</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DC205"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多尺度情感预测建模</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B1653"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总结与展望</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811B7"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sidRPr="00D508A1">
      <w:rPr>
        <w:u w:val="none"/>
      </w:rPr>
      <w:fldChar w:fldCharType="begin"/>
    </w:r>
    <w:r w:rsidRPr="00D508A1">
      <w:rPr>
        <w:u w:val="none"/>
      </w:rPr>
      <w:instrText xml:space="preserve"> STYLEREF </w:instrText>
    </w:r>
    <w:r w:rsidRPr="00D508A1">
      <w:rPr>
        <w:u w:val="none"/>
      </w:rPr>
      <w:instrText>标题名</w:instrText>
    </w:r>
    <w:r w:rsidRPr="00D508A1">
      <w:rPr>
        <w:u w:val="none"/>
      </w:rPr>
      <w:instrText xml:space="preserve"> \* MERGEFORMAT </w:instrText>
    </w:r>
    <w:r w:rsidRPr="00D508A1">
      <w:rPr>
        <w:u w:val="none"/>
      </w:rPr>
      <w:fldChar w:fldCharType="separate"/>
    </w:r>
    <w:r w:rsidR="00AE0A63">
      <w:rPr>
        <w:rFonts w:hint="eastAsia"/>
        <w:noProof/>
        <w:u w:val="none"/>
      </w:rPr>
      <w:t>作者简历及攻读博士学位期间取得的研究成果</w:t>
    </w:r>
    <w:r w:rsidRPr="00D508A1">
      <w:rPr>
        <w:u w:val="none"/>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A7E9E"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fldChar w:fldCharType="begin"/>
    </w:r>
    <w:r>
      <w:instrText xml:space="preserve"> STYLEREF </w:instrText>
    </w:r>
    <w:r>
      <w:instrText>标题名</w:instrText>
    </w:r>
    <w:r>
      <w:instrText xml:space="preserve"> \* MERGEFORMAT </w:instrText>
    </w:r>
    <w:r>
      <w:fldChar w:fldCharType="separate"/>
    </w:r>
    <w:r w:rsidR="00AE0A63" w:rsidRPr="00AE0A63">
      <w:rPr>
        <w:rFonts w:hint="eastAsia"/>
        <w:noProof/>
        <w:u w:val="none"/>
      </w:rPr>
      <w:t>独创性声明</w:t>
    </w:r>
    <w:r>
      <w:rPr>
        <w:u w:val="no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6C3CE" w14:textId="77777777" w:rsidR="009C326D" w:rsidRDefault="009C326D">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A10F5" w14:textId="77777777" w:rsidR="009C326D" w:rsidRDefault="009C326D">
    <w:pPr>
      <w:pStyle w:val="ab"/>
    </w:pPr>
    <w:r>
      <w:t>被</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99853" w14:textId="77777777" w:rsidR="009C326D" w:rsidRDefault="009C326D">
    <w:pPr>
      <w:pStyle w:val="ab"/>
    </w:pPr>
    <w:r>
      <w:t>北京交通大学博士学位论文</w:t>
    </w:r>
    <w:r>
      <w:rPr>
        <w:rFonts w:hint="eastAsia"/>
      </w:rPr>
      <w:t xml:space="preserve">                             </w:t>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D7B86" w14:textId="77777777" w:rsidR="009C326D" w:rsidRDefault="009C326D">
    <w:pPr>
      <w:pStyle w:val="ab"/>
    </w:pPr>
    <w:r>
      <w:t>北京交通大学博士学位论文</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FF8C1" w14:textId="77777777" w:rsidR="009C326D" w:rsidRDefault="009C326D">
    <w:pPr>
      <w:pStyle w:val="ab"/>
      <w:pBdr>
        <w:bottom w:val="single" w:sz="4" w:space="1" w:color="auto"/>
      </w:pBdr>
      <w:rPr>
        <w:u w:val="none"/>
      </w:rPr>
    </w:pPr>
    <w:r>
      <w:rPr>
        <w:rFonts w:hint="eastAsia"/>
        <w:u w:val="none"/>
      </w:rPr>
      <w:t>北京交通大学博士学位论文</w:t>
    </w:r>
    <w:r>
      <w:rPr>
        <w:rFonts w:hint="eastAsia"/>
        <w:u w:val="none"/>
      </w:rPr>
      <w:t xml:space="preserve">                </w:t>
    </w:r>
    <w:r w:rsidRPr="00EB7CB1">
      <w:rPr>
        <w:u w:val="none"/>
      </w:rPr>
      <w:fldChar w:fldCharType="begin"/>
    </w:r>
    <w:r w:rsidRPr="00EB7CB1">
      <w:rPr>
        <w:u w:val="none"/>
      </w:rPr>
      <w:instrText xml:space="preserve"> STYLEREF </w:instrText>
    </w:r>
    <w:r w:rsidRPr="00EB7CB1">
      <w:rPr>
        <w:rFonts w:hint="eastAsia"/>
        <w:u w:val="none"/>
      </w:rPr>
      <w:instrText>标题名（不入目录）</w:instrText>
    </w:r>
    <w:r w:rsidRPr="00EB7CB1">
      <w:rPr>
        <w:u w:val="none"/>
      </w:rPr>
      <w:instrText xml:space="preserve"> \* MERGEFORMAT </w:instrText>
    </w:r>
    <w:r w:rsidRPr="00EB7CB1">
      <w:rPr>
        <w:u w:val="none"/>
      </w:rPr>
      <w:fldChar w:fldCharType="separate"/>
    </w:r>
    <w:r w:rsidR="00AE0A63">
      <w:rPr>
        <w:rFonts w:hint="eastAsia"/>
        <w:noProof/>
        <w:u w:val="none"/>
      </w:rPr>
      <w:t>目录</w:t>
    </w:r>
    <w:r w:rsidRPr="00EB7CB1">
      <w:rPr>
        <w:u w:val="none"/>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812D4" w14:textId="77777777" w:rsidR="009C326D" w:rsidRDefault="009C326D">
    <w:pPr>
      <w:pStyle w:val="ab"/>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引言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AF881" w14:textId="77777777" w:rsidR="009C326D" w:rsidRDefault="009C326D">
    <w:pPr>
      <w:pStyle w:val="ab"/>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情感理论与描述体系</w:t>
    </w:r>
    <w:r>
      <w:rPr>
        <w:rFonts w:hint="eastAsia"/>
        <w:u w:val="none"/>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7425" w14:textId="77777777" w:rsidR="009C326D" w:rsidRDefault="009C326D">
    <w:pPr>
      <w:pStyle w:val="ab"/>
    </w:pPr>
    <w:r>
      <w:t>北京交通大学博士学位论文</w:t>
    </w:r>
    <w:r>
      <w:rPr>
        <w:rFonts w:hint="eastAsia"/>
      </w:rPr>
      <w:t xml:space="preserve">                             </w:t>
    </w:r>
    <w:r>
      <w:rPr>
        <w:rFonts w:hint="eastAsia"/>
      </w:rPr>
      <w:t>情感理论与描述体系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5EB1"/>
    <w:multiLevelType w:val="multilevel"/>
    <w:tmpl w:val="01C45EB1"/>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1" w15:restartNumberingAfterBreak="0">
    <w:nsid w:val="06773CDE"/>
    <w:multiLevelType w:val="multilevel"/>
    <w:tmpl w:val="06773CDE"/>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2" w15:restartNumberingAfterBreak="0">
    <w:nsid w:val="06FF17BA"/>
    <w:multiLevelType w:val="multilevel"/>
    <w:tmpl w:val="06FF17B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3" w15:restartNumberingAfterBreak="0">
    <w:nsid w:val="11B73A1C"/>
    <w:multiLevelType w:val="multilevel"/>
    <w:tmpl w:val="11B73A1C"/>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4" w15:restartNumberingAfterBreak="0">
    <w:nsid w:val="18411DA7"/>
    <w:multiLevelType w:val="multilevel"/>
    <w:tmpl w:val="18411DA7"/>
    <w:lvl w:ilvl="0">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15:restartNumberingAfterBreak="0">
    <w:nsid w:val="18E3796D"/>
    <w:multiLevelType w:val="multilevel"/>
    <w:tmpl w:val="95487526"/>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6" w15:restartNumberingAfterBreak="0">
    <w:nsid w:val="20EB0B4F"/>
    <w:multiLevelType w:val="multilevel"/>
    <w:tmpl w:val="20EB0B4F"/>
    <w:lvl w:ilvl="0">
      <w:start w:val="1"/>
      <w:numFmt w:val="lowerRoman"/>
      <w:lvlText w:val="%1."/>
      <w:lvlJc w:val="right"/>
      <w:pPr>
        <w:ind w:left="-535" w:hanging="420"/>
      </w:pPr>
    </w:lvl>
    <w:lvl w:ilvl="1" w:tentative="1">
      <w:start w:val="1"/>
      <w:numFmt w:val="lowerLetter"/>
      <w:lvlText w:val="%2)"/>
      <w:lvlJc w:val="left"/>
      <w:pPr>
        <w:ind w:left="-115" w:hanging="420"/>
      </w:pPr>
    </w:lvl>
    <w:lvl w:ilvl="2" w:tentative="1">
      <w:start w:val="1"/>
      <w:numFmt w:val="lowerRoman"/>
      <w:lvlText w:val="%3."/>
      <w:lvlJc w:val="right"/>
      <w:pPr>
        <w:ind w:left="305" w:hanging="420"/>
      </w:pPr>
    </w:lvl>
    <w:lvl w:ilvl="3" w:tentative="1">
      <w:start w:val="1"/>
      <w:numFmt w:val="decimal"/>
      <w:lvlText w:val="%4."/>
      <w:lvlJc w:val="left"/>
      <w:pPr>
        <w:ind w:left="725" w:hanging="420"/>
      </w:pPr>
    </w:lvl>
    <w:lvl w:ilvl="4" w:tentative="1">
      <w:start w:val="1"/>
      <w:numFmt w:val="lowerLetter"/>
      <w:lvlText w:val="%5)"/>
      <w:lvlJc w:val="left"/>
      <w:pPr>
        <w:ind w:left="1145" w:hanging="420"/>
      </w:pPr>
    </w:lvl>
    <w:lvl w:ilvl="5" w:tentative="1">
      <w:start w:val="1"/>
      <w:numFmt w:val="lowerRoman"/>
      <w:lvlText w:val="%6."/>
      <w:lvlJc w:val="right"/>
      <w:pPr>
        <w:ind w:left="1565" w:hanging="420"/>
      </w:pPr>
    </w:lvl>
    <w:lvl w:ilvl="6" w:tentative="1">
      <w:start w:val="1"/>
      <w:numFmt w:val="decimal"/>
      <w:lvlText w:val="%7."/>
      <w:lvlJc w:val="left"/>
      <w:pPr>
        <w:ind w:left="1985" w:hanging="420"/>
      </w:pPr>
    </w:lvl>
    <w:lvl w:ilvl="7" w:tentative="1">
      <w:start w:val="1"/>
      <w:numFmt w:val="lowerLetter"/>
      <w:lvlText w:val="%8)"/>
      <w:lvlJc w:val="left"/>
      <w:pPr>
        <w:ind w:left="2405" w:hanging="420"/>
      </w:pPr>
    </w:lvl>
    <w:lvl w:ilvl="8" w:tentative="1">
      <w:start w:val="1"/>
      <w:numFmt w:val="lowerRoman"/>
      <w:lvlText w:val="%9."/>
      <w:lvlJc w:val="right"/>
      <w:pPr>
        <w:ind w:left="2825" w:hanging="420"/>
      </w:pPr>
    </w:lvl>
  </w:abstractNum>
  <w:abstractNum w:abstractNumId="7" w15:restartNumberingAfterBreak="0">
    <w:nsid w:val="228C1450"/>
    <w:multiLevelType w:val="multilevel"/>
    <w:tmpl w:val="228C1450"/>
    <w:lvl w:ilvl="0">
      <w:start w:val="1"/>
      <w:numFmt w:val="lowerLetter"/>
      <w:lvlText w:val="%1)"/>
      <w:lvlJc w:val="left"/>
      <w:pPr>
        <w:ind w:left="0" w:hanging="720"/>
      </w:pPr>
      <w:rPr>
        <w:rFonts w:hint="default"/>
      </w:rPr>
    </w:lvl>
    <w:lvl w:ilvl="1" w:tentative="1">
      <w:start w:val="1"/>
      <w:numFmt w:val="lowerLetter"/>
      <w:lvlText w:val="%2)"/>
      <w:lvlJc w:val="left"/>
      <w:pPr>
        <w:ind w:left="-300" w:hanging="420"/>
      </w:pPr>
    </w:lvl>
    <w:lvl w:ilvl="2" w:tentative="1">
      <w:start w:val="1"/>
      <w:numFmt w:val="lowerRoman"/>
      <w:lvlText w:val="%3."/>
      <w:lvlJc w:val="right"/>
      <w:pPr>
        <w:ind w:left="120" w:hanging="420"/>
      </w:pPr>
    </w:lvl>
    <w:lvl w:ilvl="3" w:tentative="1">
      <w:start w:val="1"/>
      <w:numFmt w:val="decimal"/>
      <w:lvlText w:val="%4."/>
      <w:lvlJc w:val="left"/>
      <w:pPr>
        <w:ind w:left="540" w:hanging="420"/>
      </w:pPr>
    </w:lvl>
    <w:lvl w:ilvl="4" w:tentative="1">
      <w:start w:val="1"/>
      <w:numFmt w:val="lowerLetter"/>
      <w:lvlText w:val="%5)"/>
      <w:lvlJc w:val="left"/>
      <w:pPr>
        <w:ind w:left="960" w:hanging="420"/>
      </w:pPr>
    </w:lvl>
    <w:lvl w:ilvl="5" w:tentative="1">
      <w:start w:val="1"/>
      <w:numFmt w:val="lowerRoman"/>
      <w:lvlText w:val="%6."/>
      <w:lvlJc w:val="right"/>
      <w:pPr>
        <w:ind w:left="1380" w:hanging="420"/>
      </w:pPr>
    </w:lvl>
    <w:lvl w:ilvl="6" w:tentative="1">
      <w:start w:val="1"/>
      <w:numFmt w:val="decimal"/>
      <w:lvlText w:val="%7."/>
      <w:lvlJc w:val="left"/>
      <w:pPr>
        <w:ind w:left="1800" w:hanging="420"/>
      </w:pPr>
    </w:lvl>
    <w:lvl w:ilvl="7" w:tentative="1">
      <w:start w:val="1"/>
      <w:numFmt w:val="lowerLetter"/>
      <w:lvlText w:val="%8)"/>
      <w:lvlJc w:val="left"/>
      <w:pPr>
        <w:ind w:left="2220" w:hanging="420"/>
      </w:pPr>
    </w:lvl>
    <w:lvl w:ilvl="8" w:tentative="1">
      <w:start w:val="1"/>
      <w:numFmt w:val="lowerRoman"/>
      <w:lvlText w:val="%9."/>
      <w:lvlJc w:val="right"/>
      <w:pPr>
        <w:ind w:left="2640" w:hanging="420"/>
      </w:pPr>
    </w:lvl>
  </w:abstractNum>
  <w:abstractNum w:abstractNumId="8" w15:restartNumberingAfterBreak="0">
    <w:nsid w:val="22B22E0A"/>
    <w:multiLevelType w:val="multilevel"/>
    <w:tmpl w:val="22B22E0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15:restartNumberingAfterBreak="0">
    <w:nsid w:val="24E93107"/>
    <w:multiLevelType w:val="hybridMultilevel"/>
    <w:tmpl w:val="7A020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0DF7066"/>
    <w:multiLevelType w:val="hybridMultilevel"/>
    <w:tmpl w:val="519640D8"/>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4AD268"/>
    <w:multiLevelType w:val="multilevel"/>
    <w:tmpl w:val="564AD268"/>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573304C2"/>
    <w:multiLevelType w:val="hybridMultilevel"/>
    <w:tmpl w:val="A6382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A474FD"/>
    <w:multiLevelType w:val="multilevel"/>
    <w:tmpl w:val="69A474FD"/>
    <w:lvl w:ilvl="0">
      <w:start w:val="1"/>
      <w:numFmt w:val="bullet"/>
      <w:lvlText w:val=""/>
      <w:lvlJc w:val="left"/>
      <w:pPr>
        <w:ind w:left="2040" w:hanging="420"/>
      </w:pPr>
      <w:rPr>
        <w:rFonts w:ascii="Wingdings" w:hAnsi="Wingdings" w:hint="default"/>
      </w:rPr>
    </w:lvl>
    <w:lvl w:ilvl="1" w:tentative="1">
      <w:start w:val="1"/>
      <w:numFmt w:val="bullet"/>
      <w:lvlText w:val=""/>
      <w:lvlJc w:val="left"/>
      <w:pPr>
        <w:ind w:left="2460" w:hanging="420"/>
      </w:pPr>
      <w:rPr>
        <w:rFonts w:ascii="Wingdings" w:hAnsi="Wingdings" w:hint="default"/>
      </w:rPr>
    </w:lvl>
    <w:lvl w:ilvl="2" w:tentative="1">
      <w:start w:val="1"/>
      <w:numFmt w:val="bullet"/>
      <w:lvlText w:val=""/>
      <w:lvlJc w:val="left"/>
      <w:pPr>
        <w:ind w:left="2880" w:hanging="420"/>
      </w:pPr>
      <w:rPr>
        <w:rFonts w:ascii="Wingdings" w:hAnsi="Wingdings" w:hint="default"/>
      </w:rPr>
    </w:lvl>
    <w:lvl w:ilvl="3" w:tentative="1">
      <w:start w:val="1"/>
      <w:numFmt w:val="bullet"/>
      <w:lvlText w:val=""/>
      <w:lvlJc w:val="left"/>
      <w:pPr>
        <w:ind w:left="3300" w:hanging="420"/>
      </w:pPr>
      <w:rPr>
        <w:rFonts w:ascii="Wingdings" w:hAnsi="Wingdings" w:hint="default"/>
      </w:rPr>
    </w:lvl>
    <w:lvl w:ilvl="4" w:tentative="1">
      <w:start w:val="1"/>
      <w:numFmt w:val="bullet"/>
      <w:lvlText w:val=""/>
      <w:lvlJc w:val="left"/>
      <w:pPr>
        <w:ind w:left="3720" w:hanging="420"/>
      </w:pPr>
      <w:rPr>
        <w:rFonts w:ascii="Wingdings" w:hAnsi="Wingdings" w:hint="default"/>
      </w:rPr>
    </w:lvl>
    <w:lvl w:ilvl="5" w:tentative="1">
      <w:start w:val="1"/>
      <w:numFmt w:val="bullet"/>
      <w:lvlText w:val=""/>
      <w:lvlJc w:val="left"/>
      <w:pPr>
        <w:ind w:left="4140" w:hanging="420"/>
      </w:pPr>
      <w:rPr>
        <w:rFonts w:ascii="Wingdings" w:hAnsi="Wingdings" w:hint="default"/>
      </w:rPr>
    </w:lvl>
    <w:lvl w:ilvl="6" w:tentative="1">
      <w:start w:val="1"/>
      <w:numFmt w:val="bullet"/>
      <w:lvlText w:val=""/>
      <w:lvlJc w:val="left"/>
      <w:pPr>
        <w:ind w:left="4560" w:hanging="420"/>
      </w:pPr>
      <w:rPr>
        <w:rFonts w:ascii="Wingdings" w:hAnsi="Wingdings" w:hint="default"/>
      </w:rPr>
    </w:lvl>
    <w:lvl w:ilvl="7" w:tentative="1">
      <w:start w:val="1"/>
      <w:numFmt w:val="bullet"/>
      <w:lvlText w:val=""/>
      <w:lvlJc w:val="left"/>
      <w:pPr>
        <w:ind w:left="4980" w:hanging="420"/>
      </w:pPr>
      <w:rPr>
        <w:rFonts w:ascii="Wingdings" w:hAnsi="Wingdings" w:hint="default"/>
      </w:rPr>
    </w:lvl>
    <w:lvl w:ilvl="8" w:tentative="1">
      <w:start w:val="1"/>
      <w:numFmt w:val="bullet"/>
      <w:lvlText w:val=""/>
      <w:lvlJc w:val="left"/>
      <w:pPr>
        <w:ind w:left="5400" w:hanging="420"/>
      </w:pPr>
      <w:rPr>
        <w:rFonts w:ascii="Wingdings" w:hAnsi="Wingdings" w:hint="default"/>
      </w:rPr>
    </w:lvl>
  </w:abstractNum>
  <w:abstractNum w:abstractNumId="14" w15:restartNumberingAfterBreak="0">
    <w:nsid w:val="7A96249D"/>
    <w:multiLevelType w:val="multilevel"/>
    <w:tmpl w:val="7A96249D"/>
    <w:lvl w:ilvl="0" w:tentative="1">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num w:numId="1">
    <w:abstractNumId w:val="5"/>
  </w:num>
  <w:num w:numId="2">
    <w:abstractNumId w:val="0"/>
  </w:num>
  <w:num w:numId="3">
    <w:abstractNumId w:val="1"/>
  </w:num>
  <w:num w:numId="4">
    <w:abstractNumId w:val="7"/>
  </w:num>
  <w:num w:numId="5">
    <w:abstractNumId w:val="6"/>
  </w:num>
  <w:num w:numId="6">
    <w:abstractNumId w:val="2"/>
  </w:num>
  <w:num w:numId="7">
    <w:abstractNumId w:val="13"/>
  </w:num>
  <w:num w:numId="8">
    <w:abstractNumId w:val="14"/>
  </w:num>
  <w:num w:numId="9">
    <w:abstractNumId w:val="3"/>
  </w:num>
  <w:num w:numId="10">
    <w:abstractNumId w:val="4"/>
  </w:num>
  <w:num w:numId="11">
    <w:abstractNumId w:val="8"/>
  </w:num>
  <w:num w:numId="12">
    <w:abstractNumId w:val="11"/>
    <w:lvlOverride w:ilvl="0">
      <w:startOverride w:val="1"/>
    </w:lvlOverride>
  </w:num>
  <w:num w:numId="13">
    <w:abstractNumId w:val="10"/>
  </w:num>
  <w:num w:numId="14">
    <w:abstractNumId w:val="12"/>
  </w:num>
  <w:num w:numId="1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bzhu">
    <w15:presenceInfo w15:providerId="None" w15:userId="wb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B4"/>
    <w:rsid w:val="000002B3"/>
    <w:rsid w:val="00000481"/>
    <w:rsid w:val="00000C92"/>
    <w:rsid w:val="000014B0"/>
    <w:rsid w:val="00001DAC"/>
    <w:rsid w:val="00004075"/>
    <w:rsid w:val="0000445C"/>
    <w:rsid w:val="00005279"/>
    <w:rsid w:val="00005687"/>
    <w:rsid w:val="00005B0C"/>
    <w:rsid w:val="000072EA"/>
    <w:rsid w:val="00010DAA"/>
    <w:rsid w:val="00011F27"/>
    <w:rsid w:val="00012DB8"/>
    <w:rsid w:val="0001360B"/>
    <w:rsid w:val="00013E84"/>
    <w:rsid w:val="00014F71"/>
    <w:rsid w:val="00015A7C"/>
    <w:rsid w:val="00015ECE"/>
    <w:rsid w:val="00017290"/>
    <w:rsid w:val="00017314"/>
    <w:rsid w:val="0002051C"/>
    <w:rsid w:val="00020871"/>
    <w:rsid w:val="00020C56"/>
    <w:rsid w:val="000213D6"/>
    <w:rsid w:val="00021AB2"/>
    <w:rsid w:val="000238AC"/>
    <w:rsid w:val="00023F1B"/>
    <w:rsid w:val="00023F9D"/>
    <w:rsid w:val="0002564A"/>
    <w:rsid w:val="000256F3"/>
    <w:rsid w:val="000258A7"/>
    <w:rsid w:val="00025E01"/>
    <w:rsid w:val="00025FC2"/>
    <w:rsid w:val="000272B6"/>
    <w:rsid w:val="0002748B"/>
    <w:rsid w:val="00027B48"/>
    <w:rsid w:val="000306FF"/>
    <w:rsid w:val="00030FA0"/>
    <w:rsid w:val="000317FA"/>
    <w:rsid w:val="00031F4E"/>
    <w:rsid w:val="00032736"/>
    <w:rsid w:val="00032D10"/>
    <w:rsid w:val="000338A5"/>
    <w:rsid w:val="00033FA3"/>
    <w:rsid w:val="00034853"/>
    <w:rsid w:val="00035339"/>
    <w:rsid w:val="00035645"/>
    <w:rsid w:val="00035A3D"/>
    <w:rsid w:val="00035E3A"/>
    <w:rsid w:val="00036275"/>
    <w:rsid w:val="000364B1"/>
    <w:rsid w:val="00036784"/>
    <w:rsid w:val="00037091"/>
    <w:rsid w:val="000375D0"/>
    <w:rsid w:val="0004023F"/>
    <w:rsid w:val="000402D1"/>
    <w:rsid w:val="00040F81"/>
    <w:rsid w:val="00043583"/>
    <w:rsid w:val="000437C2"/>
    <w:rsid w:val="000439D1"/>
    <w:rsid w:val="000459E4"/>
    <w:rsid w:val="00045CF1"/>
    <w:rsid w:val="00047B2D"/>
    <w:rsid w:val="00050705"/>
    <w:rsid w:val="00051018"/>
    <w:rsid w:val="000524C8"/>
    <w:rsid w:val="00052A69"/>
    <w:rsid w:val="00053B94"/>
    <w:rsid w:val="00055074"/>
    <w:rsid w:val="00055B3D"/>
    <w:rsid w:val="00055CA4"/>
    <w:rsid w:val="000562EB"/>
    <w:rsid w:val="0005676D"/>
    <w:rsid w:val="000567D3"/>
    <w:rsid w:val="000569AA"/>
    <w:rsid w:val="00056DEA"/>
    <w:rsid w:val="000572B6"/>
    <w:rsid w:val="00057746"/>
    <w:rsid w:val="00057A67"/>
    <w:rsid w:val="00057ABE"/>
    <w:rsid w:val="000615D0"/>
    <w:rsid w:val="000622A6"/>
    <w:rsid w:val="00062957"/>
    <w:rsid w:val="00062D23"/>
    <w:rsid w:val="00063457"/>
    <w:rsid w:val="00063618"/>
    <w:rsid w:val="0006371E"/>
    <w:rsid w:val="000640BC"/>
    <w:rsid w:val="00064762"/>
    <w:rsid w:val="00065468"/>
    <w:rsid w:val="00065E0D"/>
    <w:rsid w:val="000665B5"/>
    <w:rsid w:val="00066773"/>
    <w:rsid w:val="00067158"/>
    <w:rsid w:val="00067273"/>
    <w:rsid w:val="0007161F"/>
    <w:rsid w:val="00071AA9"/>
    <w:rsid w:val="00071CBD"/>
    <w:rsid w:val="000724C2"/>
    <w:rsid w:val="00072C89"/>
    <w:rsid w:val="0007365B"/>
    <w:rsid w:val="00073EFB"/>
    <w:rsid w:val="00074350"/>
    <w:rsid w:val="000749BE"/>
    <w:rsid w:val="00075741"/>
    <w:rsid w:val="00075E52"/>
    <w:rsid w:val="000760BC"/>
    <w:rsid w:val="00076F8D"/>
    <w:rsid w:val="00077BEE"/>
    <w:rsid w:val="00077C1C"/>
    <w:rsid w:val="00077CC8"/>
    <w:rsid w:val="00081324"/>
    <w:rsid w:val="0008169B"/>
    <w:rsid w:val="00084560"/>
    <w:rsid w:val="0008484A"/>
    <w:rsid w:val="00084F1C"/>
    <w:rsid w:val="00084F29"/>
    <w:rsid w:val="0008711F"/>
    <w:rsid w:val="00087D51"/>
    <w:rsid w:val="00090045"/>
    <w:rsid w:val="00090792"/>
    <w:rsid w:val="0009128A"/>
    <w:rsid w:val="00091B14"/>
    <w:rsid w:val="00091E00"/>
    <w:rsid w:val="00091F91"/>
    <w:rsid w:val="00092B80"/>
    <w:rsid w:val="0009522A"/>
    <w:rsid w:val="000966C5"/>
    <w:rsid w:val="00096E83"/>
    <w:rsid w:val="00097187"/>
    <w:rsid w:val="000977E4"/>
    <w:rsid w:val="000A083C"/>
    <w:rsid w:val="000A0FC6"/>
    <w:rsid w:val="000A1C13"/>
    <w:rsid w:val="000A22B4"/>
    <w:rsid w:val="000A25A9"/>
    <w:rsid w:val="000A27D1"/>
    <w:rsid w:val="000A358C"/>
    <w:rsid w:val="000A4F34"/>
    <w:rsid w:val="000A585B"/>
    <w:rsid w:val="000A5A6B"/>
    <w:rsid w:val="000A6803"/>
    <w:rsid w:val="000A777E"/>
    <w:rsid w:val="000A7ED1"/>
    <w:rsid w:val="000B01A5"/>
    <w:rsid w:val="000B0448"/>
    <w:rsid w:val="000B08BC"/>
    <w:rsid w:val="000B17FD"/>
    <w:rsid w:val="000B1829"/>
    <w:rsid w:val="000B191F"/>
    <w:rsid w:val="000B2172"/>
    <w:rsid w:val="000B28E6"/>
    <w:rsid w:val="000B34AA"/>
    <w:rsid w:val="000B3F87"/>
    <w:rsid w:val="000B4640"/>
    <w:rsid w:val="000B6F62"/>
    <w:rsid w:val="000B6FB6"/>
    <w:rsid w:val="000C27E2"/>
    <w:rsid w:val="000C29D0"/>
    <w:rsid w:val="000C2C9A"/>
    <w:rsid w:val="000C499A"/>
    <w:rsid w:val="000C55B3"/>
    <w:rsid w:val="000C55CA"/>
    <w:rsid w:val="000C660B"/>
    <w:rsid w:val="000D047E"/>
    <w:rsid w:val="000D0C51"/>
    <w:rsid w:val="000D202A"/>
    <w:rsid w:val="000D255C"/>
    <w:rsid w:val="000D258E"/>
    <w:rsid w:val="000D34B4"/>
    <w:rsid w:val="000D57C0"/>
    <w:rsid w:val="000D5EAF"/>
    <w:rsid w:val="000D680B"/>
    <w:rsid w:val="000E0E87"/>
    <w:rsid w:val="000E13A8"/>
    <w:rsid w:val="000E1C63"/>
    <w:rsid w:val="000E1FC8"/>
    <w:rsid w:val="000E39B1"/>
    <w:rsid w:val="000E3EF9"/>
    <w:rsid w:val="000E4D08"/>
    <w:rsid w:val="000E5031"/>
    <w:rsid w:val="000E56AD"/>
    <w:rsid w:val="000E6171"/>
    <w:rsid w:val="000E6858"/>
    <w:rsid w:val="000E6D44"/>
    <w:rsid w:val="000E73F1"/>
    <w:rsid w:val="000F0615"/>
    <w:rsid w:val="000F0AD3"/>
    <w:rsid w:val="000F16B1"/>
    <w:rsid w:val="000F1A82"/>
    <w:rsid w:val="000F1FFC"/>
    <w:rsid w:val="000F221C"/>
    <w:rsid w:val="000F2B3F"/>
    <w:rsid w:val="000F3DA6"/>
    <w:rsid w:val="000F60BD"/>
    <w:rsid w:val="000F65B2"/>
    <w:rsid w:val="000F70EF"/>
    <w:rsid w:val="00100104"/>
    <w:rsid w:val="00100D1D"/>
    <w:rsid w:val="00101F08"/>
    <w:rsid w:val="00102B43"/>
    <w:rsid w:val="00104507"/>
    <w:rsid w:val="001063A8"/>
    <w:rsid w:val="00106A88"/>
    <w:rsid w:val="00107307"/>
    <w:rsid w:val="00107BE5"/>
    <w:rsid w:val="00107E18"/>
    <w:rsid w:val="00107E1D"/>
    <w:rsid w:val="00110043"/>
    <w:rsid w:val="001113D9"/>
    <w:rsid w:val="001114DC"/>
    <w:rsid w:val="0011191A"/>
    <w:rsid w:val="00112354"/>
    <w:rsid w:val="00113191"/>
    <w:rsid w:val="00113DAF"/>
    <w:rsid w:val="00113F34"/>
    <w:rsid w:val="00114805"/>
    <w:rsid w:val="0011487D"/>
    <w:rsid w:val="00114EBF"/>
    <w:rsid w:val="001154C7"/>
    <w:rsid w:val="001158ED"/>
    <w:rsid w:val="00115EC1"/>
    <w:rsid w:val="0011608E"/>
    <w:rsid w:val="0011696E"/>
    <w:rsid w:val="00116CD6"/>
    <w:rsid w:val="00117412"/>
    <w:rsid w:val="00117424"/>
    <w:rsid w:val="00117557"/>
    <w:rsid w:val="0011755E"/>
    <w:rsid w:val="00117BE6"/>
    <w:rsid w:val="00117E21"/>
    <w:rsid w:val="001207B0"/>
    <w:rsid w:val="001207FD"/>
    <w:rsid w:val="0012080D"/>
    <w:rsid w:val="00120C3D"/>
    <w:rsid w:val="00120EEC"/>
    <w:rsid w:val="001212AA"/>
    <w:rsid w:val="001215B3"/>
    <w:rsid w:val="00121726"/>
    <w:rsid w:val="00121F65"/>
    <w:rsid w:val="001221F9"/>
    <w:rsid w:val="0012267F"/>
    <w:rsid w:val="00123520"/>
    <w:rsid w:val="00124507"/>
    <w:rsid w:val="00124AD1"/>
    <w:rsid w:val="00125447"/>
    <w:rsid w:val="00127179"/>
    <w:rsid w:val="00127347"/>
    <w:rsid w:val="001276B6"/>
    <w:rsid w:val="00127A94"/>
    <w:rsid w:val="00127CE7"/>
    <w:rsid w:val="00127EF3"/>
    <w:rsid w:val="00130257"/>
    <w:rsid w:val="00130D0C"/>
    <w:rsid w:val="001316A6"/>
    <w:rsid w:val="00131CA6"/>
    <w:rsid w:val="001328C3"/>
    <w:rsid w:val="00132C71"/>
    <w:rsid w:val="00132D98"/>
    <w:rsid w:val="001330F1"/>
    <w:rsid w:val="00133800"/>
    <w:rsid w:val="0013491D"/>
    <w:rsid w:val="001362B2"/>
    <w:rsid w:val="0013656B"/>
    <w:rsid w:val="00136666"/>
    <w:rsid w:val="0013691E"/>
    <w:rsid w:val="001369E4"/>
    <w:rsid w:val="00136A55"/>
    <w:rsid w:val="00136FB4"/>
    <w:rsid w:val="00140048"/>
    <w:rsid w:val="00141106"/>
    <w:rsid w:val="0014298A"/>
    <w:rsid w:val="00142C01"/>
    <w:rsid w:val="0014319B"/>
    <w:rsid w:val="00144061"/>
    <w:rsid w:val="00144853"/>
    <w:rsid w:val="00144F69"/>
    <w:rsid w:val="00147453"/>
    <w:rsid w:val="00150DA3"/>
    <w:rsid w:val="001512ED"/>
    <w:rsid w:val="00151FB9"/>
    <w:rsid w:val="00152D81"/>
    <w:rsid w:val="00152FD6"/>
    <w:rsid w:val="001538A2"/>
    <w:rsid w:val="00154E69"/>
    <w:rsid w:val="00155256"/>
    <w:rsid w:val="00155EC7"/>
    <w:rsid w:val="00156C3D"/>
    <w:rsid w:val="001614CD"/>
    <w:rsid w:val="00161A67"/>
    <w:rsid w:val="00161F57"/>
    <w:rsid w:val="00162D25"/>
    <w:rsid w:val="00163C86"/>
    <w:rsid w:val="00163EB8"/>
    <w:rsid w:val="001643B4"/>
    <w:rsid w:val="00164D81"/>
    <w:rsid w:val="001664BE"/>
    <w:rsid w:val="00166C6B"/>
    <w:rsid w:val="00166D61"/>
    <w:rsid w:val="0016713F"/>
    <w:rsid w:val="001674EE"/>
    <w:rsid w:val="00167DDF"/>
    <w:rsid w:val="001700CB"/>
    <w:rsid w:val="0017031F"/>
    <w:rsid w:val="0017032C"/>
    <w:rsid w:val="00170798"/>
    <w:rsid w:val="001715F8"/>
    <w:rsid w:val="001726F8"/>
    <w:rsid w:val="00172C9B"/>
    <w:rsid w:val="00173B6D"/>
    <w:rsid w:val="00175043"/>
    <w:rsid w:val="00176159"/>
    <w:rsid w:val="00176682"/>
    <w:rsid w:val="00177392"/>
    <w:rsid w:val="001776E1"/>
    <w:rsid w:val="00177BFB"/>
    <w:rsid w:val="001820AF"/>
    <w:rsid w:val="0018259B"/>
    <w:rsid w:val="00183D84"/>
    <w:rsid w:val="00185191"/>
    <w:rsid w:val="00185CEC"/>
    <w:rsid w:val="00185E94"/>
    <w:rsid w:val="0018672A"/>
    <w:rsid w:val="0018706C"/>
    <w:rsid w:val="00187B9D"/>
    <w:rsid w:val="00187BBD"/>
    <w:rsid w:val="00187E5C"/>
    <w:rsid w:val="00187F7C"/>
    <w:rsid w:val="00192076"/>
    <w:rsid w:val="00192B6C"/>
    <w:rsid w:val="0019441D"/>
    <w:rsid w:val="0019469B"/>
    <w:rsid w:val="00195514"/>
    <w:rsid w:val="0019618E"/>
    <w:rsid w:val="00197969"/>
    <w:rsid w:val="00197975"/>
    <w:rsid w:val="00197D65"/>
    <w:rsid w:val="001A08EF"/>
    <w:rsid w:val="001A2D40"/>
    <w:rsid w:val="001A30EB"/>
    <w:rsid w:val="001A3E9A"/>
    <w:rsid w:val="001A430D"/>
    <w:rsid w:val="001A4AD3"/>
    <w:rsid w:val="001A4FE8"/>
    <w:rsid w:val="001A5299"/>
    <w:rsid w:val="001A5846"/>
    <w:rsid w:val="001A5E6F"/>
    <w:rsid w:val="001A67CF"/>
    <w:rsid w:val="001A708C"/>
    <w:rsid w:val="001B1B33"/>
    <w:rsid w:val="001B1FAF"/>
    <w:rsid w:val="001B2732"/>
    <w:rsid w:val="001B284E"/>
    <w:rsid w:val="001B2F0E"/>
    <w:rsid w:val="001B418B"/>
    <w:rsid w:val="001B437C"/>
    <w:rsid w:val="001B46EC"/>
    <w:rsid w:val="001B48FC"/>
    <w:rsid w:val="001B4C3A"/>
    <w:rsid w:val="001B5539"/>
    <w:rsid w:val="001B58A5"/>
    <w:rsid w:val="001B60CA"/>
    <w:rsid w:val="001B762D"/>
    <w:rsid w:val="001B7803"/>
    <w:rsid w:val="001B7B46"/>
    <w:rsid w:val="001B7E7C"/>
    <w:rsid w:val="001C04F4"/>
    <w:rsid w:val="001C11F4"/>
    <w:rsid w:val="001C198A"/>
    <w:rsid w:val="001C1F95"/>
    <w:rsid w:val="001C2229"/>
    <w:rsid w:val="001C271A"/>
    <w:rsid w:val="001C2B55"/>
    <w:rsid w:val="001C2EF9"/>
    <w:rsid w:val="001C348C"/>
    <w:rsid w:val="001C3FC0"/>
    <w:rsid w:val="001C4537"/>
    <w:rsid w:val="001C45C2"/>
    <w:rsid w:val="001C57B8"/>
    <w:rsid w:val="001C5DC1"/>
    <w:rsid w:val="001C5EB9"/>
    <w:rsid w:val="001C6A6F"/>
    <w:rsid w:val="001C6F27"/>
    <w:rsid w:val="001C7903"/>
    <w:rsid w:val="001D1F69"/>
    <w:rsid w:val="001D23BB"/>
    <w:rsid w:val="001D2441"/>
    <w:rsid w:val="001D2973"/>
    <w:rsid w:val="001D41C5"/>
    <w:rsid w:val="001D450C"/>
    <w:rsid w:val="001D467B"/>
    <w:rsid w:val="001D4EBA"/>
    <w:rsid w:val="001D57F6"/>
    <w:rsid w:val="001D6464"/>
    <w:rsid w:val="001D6996"/>
    <w:rsid w:val="001D70F9"/>
    <w:rsid w:val="001D751C"/>
    <w:rsid w:val="001D7836"/>
    <w:rsid w:val="001D7A0B"/>
    <w:rsid w:val="001E00FE"/>
    <w:rsid w:val="001E06A7"/>
    <w:rsid w:val="001E1358"/>
    <w:rsid w:val="001E1AF8"/>
    <w:rsid w:val="001E219B"/>
    <w:rsid w:val="001E2243"/>
    <w:rsid w:val="001E3007"/>
    <w:rsid w:val="001E3962"/>
    <w:rsid w:val="001E3CF1"/>
    <w:rsid w:val="001E5747"/>
    <w:rsid w:val="001E57B9"/>
    <w:rsid w:val="001E6629"/>
    <w:rsid w:val="001E7EAA"/>
    <w:rsid w:val="001E7F4C"/>
    <w:rsid w:val="001F031C"/>
    <w:rsid w:val="001F078D"/>
    <w:rsid w:val="001F1F6A"/>
    <w:rsid w:val="001F2339"/>
    <w:rsid w:val="001F2D12"/>
    <w:rsid w:val="001F317D"/>
    <w:rsid w:val="001F3B12"/>
    <w:rsid w:val="001F4162"/>
    <w:rsid w:val="001F5767"/>
    <w:rsid w:val="001F6215"/>
    <w:rsid w:val="001F63DC"/>
    <w:rsid w:val="001F7BD9"/>
    <w:rsid w:val="00200196"/>
    <w:rsid w:val="00200683"/>
    <w:rsid w:val="002007F6"/>
    <w:rsid w:val="00201AA5"/>
    <w:rsid w:val="00202C9E"/>
    <w:rsid w:val="0020383A"/>
    <w:rsid w:val="00205CC4"/>
    <w:rsid w:val="00205F49"/>
    <w:rsid w:val="002068F4"/>
    <w:rsid w:val="002071E5"/>
    <w:rsid w:val="0020797C"/>
    <w:rsid w:val="00207C21"/>
    <w:rsid w:val="0021029C"/>
    <w:rsid w:val="00210CB6"/>
    <w:rsid w:val="00211100"/>
    <w:rsid w:val="00211258"/>
    <w:rsid w:val="0021336F"/>
    <w:rsid w:val="00213ACE"/>
    <w:rsid w:val="00213FE8"/>
    <w:rsid w:val="00215C64"/>
    <w:rsid w:val="00216451"/>
    <w:rsid w:val="0021667B"/>
    <w:rsid w:val="00216843"/>
    <w:rsid w:val="00216D89"/>
    <w:rsid w:val="00217E30"/>
    <w:rsid w:val="002211C6"/>
    <w:rsid w:val="00221ACB"/>
    <w:rsid w:val="00221C4A"/>
    <w:rsid w:val="0022202D"/>
    <w:rsid w:val="002223E4"/>
    <w:rsid w:val="00223C88"/>
    <w:rsid w:val="002244B5"/>
    <w:rsid w:val="00225832"/>
    <w:rsid w:val="0022664C"/>
    <w:rsid w:val="00226BA9"/>
    <w:rsid w:val="00227306"/>
    <w:rsid w:val="00227D37"/>
    <w:rsid w:val="002304BE"/>
    <w:rsid w:val="002319C7"/>
    <w:rsid w:val="00232C39"/>
    <w:rsid w:val="002330B9"/>
    <w:rsid w:val="002344E5"/>
    <w:rsid w:val="002346EF"/>
    <w:rsid w:val="00234BAA"/>
    <w:rsid w:val="00235A80"/>
    <w:rsid w:val="00235A82"/>
    <w:rsid w:val="00235EAB"/>
    <w:rsid w:val="00236A98"/>
    <w:rsid w:val="00236AAA"/>
    <w:rsid w:val="00236B42"/>
    <w:rsid w:val="00236EA6"/>
    <w:rsid w:val="00237377"/>
    <w:rsid w:val="002376C6"/>
    <w:rsid w:val="00240207"/>
    <w:rsid w:val="00240367"/>
    <w:rsid w:val="00240B0D"/>
    <w:rsid w:val="0024117E"/>
    <w:rsid w:val="00241658"/>
    <w:rsid w:val="00241AE1"/>
    <w:rsid w:val="00242171"/>
    <w:rsid w:val="0024355B"/>
    <w:rsid w:val="002445F2"/>
    <w:rsid w:val="002459E9"/>
    <w:rsid w:val="00246024"/>
    <w:rsid w:val="00246EAF"/>
    <w:rsid w:val="00246F96"/>
    <w:rsid w:val="00247CA8"/>
    <w:rsid w:val="00247D89"/>
    <w:rsid w:val="00247FC4"/>
    <w:rsid w:val="00251784"/>
    <w:rsid w:val="00251B1C"/>
    <w:rsid w:val="00251B79"/>
    <w:rsid w:val="00251E86"/>
    <w:rsid w:val="002524C9"/>
    <w:rsid w:val="00253354"/>
    <w:rsid w:val="00254435"/>
    <w:rsid w:val="00254C55"/>
    <w:rsid w:val="00256284"/>
    <w:rsid w:val="002562FF"/>
    <w:rsid w:val="002565CC"/>
    <w:rsid w:val="00256B0A"/>
    <w:rsid w:val="002570CE"/>
    <w:rsid w:val="002613F4"/>
    <w:rsid w:val="00261A58"/>
    <w:rsid w:val="00262805"/>
    <w:rsid w:val="0026378A"/>
    <w:rsid w:val="002641DE"/>
    <w:rsid w:val="00264504"/>
    <w:rsid w:val="00265916"/>
    <w:rsid w:val="00265C5F"/>
    <w:rsid w:val="00265D68"/>
    <w:rsid w:val="002669E9"/>
    <w:rsid w:val="00266C9F"/>
    <w:rsid w:val="00267B53"/>
    <w:rsid w:val="00267ECE"/>
    <w:rsid w:val="002702F2"/>
    <w:rsid w:val="0027095E"/>
    <w:rsid w:val="002724A3"/>
    <w:rsid w:val="00272A15"/>
    <w:rsid w:val="00272BC1"/>
    <w:rsid w:val="0027343F"/>
    <w:rsid w:val="00273D7A"/>
    <w:rsid w:val="002749AF"/>
    <w:rsid w:val="00275153"/>
    <w:rsid w:val="002752D8"/>
    <w:rsid w:val="00275943"/>
    <w:rsid w:val="00275AE3"/>
    <w:rsid w:val="002760AA"/>
    <w:rsid w:val="00276381"/>
    <w:rsid w:val="00277209"/>
    <w:rsid w:val="00280174"/>
    <w:rsid w:val="002801B3"/>
    <w:rsid w:val="00280719"/>
    <w:rsid w:val="00281451"/>
    <w:rsid w:val="00281D06"/>
    <w:rsid w:val="0028203A"/>
    <w:rsid w:val="00282420"/>
    <w:rsid w:val="002824AF"/>
    <w:rsid w:val="00282578"/>
    <w:rsid w:val="00282732"/>
    <w:rsid w:val="002827AC"/>
    <w:rsid w:val="00285023"/>
    <w:rsid w:val="002850B9"/>
    <w:rsid w:val="002853A8"/>
    <w:rsid w:val="002860E3"/>
    <w:rsid w:val="00286A0E"/>
    <w:rsid w:val="00286A70"/>
    <w:rsid w:val="00287956"/>
    <w:rsid w:val="00287D6F"/>
    <w:rsid w:val="00290033"/>
    <w:rsid w:val="00290D2C"/>
    <w:rsid w:val="002914EE"/>
    <w:rsid w:val="00291AA5"/>
    <w:rsid w:val="002923A8"/>
    <w:rsid w:val="00293703"/>
    <w:rsid w:val="00294186"/>
    <w:rsid w:val="002945D8"/>
    <w:rsid w:val="00295046"/>
    <w:rsid w:val="0029552B"/>
    <w:rsid w:val="002959C8"/>
    <w:rsid w:val="00295CD4"/>
    <w:rsid w:val="00295CDF"/>
    <w:rsid w:val="00295E9C"/>
    <w:rsid w:val="00296418"/>
    <w:rsid w:val="00296A12"/>
    <w:rsid w:val="00296FE2"/>
    <w:rsid w:val="002A02D3"/>
    <w:rsid w:val="002A05DD"/>
    <w:rsid w:val="002A0B79"/>
    <w:rsid w:val="002A0BBA"/>
    <w:rsid w:val="002A18DE"/>
    <w:rsid w:val="002A21DE"/>
    <w:rsid w:val="002A225D"/>
    <w:rsid w:val="002A2550"/>
    <w:rsid w:val="002A460F"/>
    <w:rsid w:val="002A52C6"/>
    <w:rsid w:val="002A5A9F"/>
    <w:rsid w:val="002A6672"/>
    <w:rsid w:val="002A7576"/>
    <w:rsid w:val="002A796C"/>
    <w:rsid w:val="002A7BD9"/>
    <w:rsid w:val="002A7CC3"/>
    <w:rsid w:val="002B0F9D"/>
    <w:rsid w:val="002B27CD"/>
    <w:rsid w:val="002B3364"/>
    <w:rsid w:val="002B386C"/>
    <w:rsid w:val="002B4A0E"/>
    <w:rsid w:val="002B4B1A"/>
    <w:rsid w:val="002B509D"/>
    <w:rsid w:val="002B5143"/>
    <w:rsid w:val="002B586E"/>
    <w:rsid w:val="002B60BD"/>
    <w:rsid w:val="002B665C"/>
    <w:rsid w:val="002B7263"/>
    <w:rsid w:val="002C06D3"/>
    <w:rsid w:val="002C0A5E"/>
    <w:rsid w:val="002C185B"/>
    <w:rsid w:val="002C18E6"/>
    <w:rsid w:val="002C1CE4"/>
    <w:rsid w:val="002C49C3"/>
    <w:rsid w:val="002C55A4"/>
    <w:rsid w:val="002C6388"/>
    <w:rsid w:val="002C65C1"/>
    <w:rsid w:val="002C75D6"/>
    <w:rsid w:val="002C764D"/>
    <w:rsid w:val="002C779C"/>
    <w:rsid w:val="002C7A38"/>
    <w:rsid w:val="002D0356"/>
    <w:rsid w:val="002D0627"/>
    <w:rsid w:val="002D16AE"/>
    <w:rsid w:val="002D197D"/>
    <w:rsid w:val="002D1A7D"/>
    <w:rsid w:val="002D2577"/>
    <w:rsid w:val="002D26C0"/>
    <w:rsid w:val="002D359C"/>
    <w:rsid w:val="002D43D0"/>
    <w:rsid w:val="002D4779"/>
    <w:rsid w:val="002D4A27"/>
    <w:rsid w:val="002D54ED"/>
    <w:rsid w:val="002D5F1D"/>
    <w:rsid w:val="002D6809"/>
    <w:rsid w:val="002D6F42"/>
    <w:rsid w:val="002E0F35"/>
    <w:rsid w:val="002E2119"/>
    <w:rsid w:val="002E2EF5"/>
    <w:rsid w:val="002E51A6"/>
    <w:rsid w:val="002E5786"/>
    <w:rsid w:val="002E5EEB"/>
    <w:rsid w:val="002E626C"/>
    <w:rsid w:val="002E7D1A"/>
    <w:rsid w:val="002F001F"/>
    <w:rsid w:val="002F0294"/>
    <w:rsid w:val="002F0613"/>
    <w:rsid w:val="002F1302"/>
    <w:rsid w:val="002F228A"/>
    <w:rsid w:val="002F2695"/>
    <w:rsid w:val="002F292F"/>
    <w:rsid w:val="002F2BBC"/>
    <w:rsid w:val="002F32C7"/>
    <w:rsid w:val="002F4637"/>
    <w:rsid w:val="002F49EF"/>
    <w:rsid w:val="002F5115"/>
    <w:rsid w:val="002F5442"/>
    <w:rsid w:val="002F5512"/>
    <w:rsid w:val="002F797C"/>
    <w:rsid w:val="002F79E0"/>
    <w:rsid w:val="0030008F"/>
    <w:rsid w:val="003008BB"/>
    <w:rsid w:val="00300FA6"/>
    <w:rsid w:val="0030136C"/>
    <w:rsid w:val="003029C4"/>
    <w:rsid w:val="00302A83"/>
    <w:rsid w:val="00303027"/>
    <w:rsid w:val="00303A04"/>
    <w:rsid w:val="003044CF"/>
    <w:rsid w:val="0030473A"/>
    <w:rsid w:val="00304D30"/>
    <w:rsid w:val="003058DF"/>
    <w:rsid w:val="00305EDE"/>
    <w:rsid w:val="0030646C"/>
    <w:rsid w:val="00306892"/>
    <w:rsid w:val="003072FC"/>
    <w:rsid w:val="00311801"/>
    <w:rsid w:val="00311F6F"/>
    <w:rsid w:val="00312DC9"/>
    <w:rsid w:val="00315BF2"/>
    <w:rsid w:val="00316E90"/>
    <w:rsid w:val="00321AE0"/>
    <w:rsid w:val="003228A1"/>
    <w:rsid w:val="0032335B"/>
    <w:rsid w:val="00323416"/>
    <w:rsid w:val="00323B93"/>
    <w:rsid w:val="00325438"/>
    <w:rsid w:val="00325473"/>
    <w:rsid w:val="003258D5"/>
    <w:rsid w:val="00326251"/>
    <w:rsid w:val="00326713"/>
    <w:rsid w:val="00326BBC"/>
    <w:rsid w:val="00327FDB"/>
    <w:rsid w:val="00330169"/>
    <w:rsid w:val="0033033A"/>
    <w:rsid w:val="00330F0F"/>
    <w:rsid w:val="00333F94"/>
    <w:rsid w:val="00334C6A"/>
    <w:rsid w:val="00335361"/>
    <w:rsid w:val="003353FA"/>
    <w:rsid w:val="00335895"/>
    <w:rsid w:val="00335AC2"/>
    <w:rsid w:val="00335ED3"/>
    <w:rsid w:val="003362DE"/>
    <w:rsid w:val="00336B3B"/>
    <w:rsid w:val="00337C3F"/>
    <w:rsid w:val="00340B96"/>
    <w:rsid w:val="0034122F"/>
    <w:rsid w:val="00341FF2"/>
    <w:rsid w:val="003423F5"/>
    <w:rsid w:val="0034464E"/>
    <w:rsid w:val="003455FD"/>
    <w:rsid w:val="00346D39"/>
    <w:rsid w:val="00347795"/>
    <w:rsid w:val="003477E3"/>
    <w:rsid w:val="0034784E"/>
    <w:rsid w:val="00347B77"/>
    <w:rsid w:val="00347D70"/>
    <w:rsid w:val="003523E8"/>
    <w:rsid w:val="00354575"/>
    <w:rsid w:val="003557C6"/>
    <w:rsid w:val="00355C30"/>
    <w:rsid w:val="00355D1B"/>
    <w:rsid w:val="003561E2"/>
    <w:rsid w:val="00357FDB"/>
    <w:rsid w:val="0036063F"/>
    <w:rsid w:val="003608AD"/>
    <w:rsid w:val="00360A8C"/>
    <w:rsid w:val="00360E89"/>
    <w:rsid w:val="00362549"/>
    <w:rsid w:val="00362897"/>
    <w:rsid w:val="0036409D"/>
    <w:rsid w:val="00364FC4"/>
    <w:rsid w:val="003653DE"/>
    <w:rsid w:val="00366F43"/>
    <w:rsid w:val="00366F6D"/>
    <w:rsid w:val="00367A95"/>
    <w:rsid w:val="0037094D"/>
    <w:rsid w:val="0037212D"/>
    <w:rsid w:val="0037276C"/>
    <w:rsid w:val="00372BA1"/>
    <w:rsid w:val="003735A4"/>
    <w:rsid w:val="0037381F"/>
    <w:rsid w:val="00373F51"/>
    <w:rsid w:val="003744C6"/>
    <w:rsid w:val="00374778"/>
    <w:rsid w:val="0037648E"/>
    <w:rsid w:val="0037654C"/>
    <w:rsid w:val="003767C1"/>
    <w:rsid w:val="00376B78"/>
    <w:rsid w:val="00377142"/>
    <w:rsid w:val="00377363"/>
    <w:rsid w:val="00377EEC"/>
    <w:rsid w:val="00380124"/>
    <w:rsid w:val="00380A4B"/>
    <w:rsid w:val="0038149E"/>
    <w:rsid w:val="0038196A"/>
    <w:rsid w:val="003821A0"/>
    <w:rsid w:val="00382758"/>
    <w:rsid w:val="00382EE1"/>
    <w:rsid w:val="00383E33"/>
    <w:rsid w:val="00383F35"/>
    <w:rsid w:val="00384084"/>
    <w:rsid w:val="0038507B"/>
    <w:rsid w:val="00385599"/>
    <w:rsid w:val="00386986"/>
    <w:rsid w:val="00387CBD"/>
    <w:rsid w:val="003914A8"/>
    <w:rsid w:val="00393113"/>
    <w:rsid w:val="003935F1"/>
    <w:rsid w:val="003956D3"/>
    <w:rsid w:val="00395F2D"/>
    <w:rsid w:val="0039673A"/>
    <w:rsid w:val="00396B91"/>
    <w:rsid w:val="00396C4E"/>
    <w:rsid w:val="00397D28"/>
    <w:rsid w:val="003A25DF"/>
    <w:rsid w:val="003A2A64"/>
    <w:rsid w:val="003A334A"/>
    <w:rsid w:val="003A36FA"/>
    <w:rsid w:val="003A39F3"/>
    <w:rsid w:val="003A43BD"/>
    <w:rsid w:val="003A4DB1"/>
    <w:rsid w:val="003A5011"/>
    <w:rsid w:val="003A53A2"/>
    <w:rsid w:val="003A5410"/>
    <w:rsid w:val="003A58D5"/>
    <w:rsid w:val="003A59B3"/>
    <w:rsid w:val="003A5E63"/>
    <w:rsid w:val="003A61E9"/>
    <w:rsid w:val="003A65B6"/>
    <w:rsid w:val="003A7532"/>
    <w:rsid w:val="003B0FD1"/>
    <w:rsid w:val="003B13EA"/>
    <w:rsid w:val="003B1F2B"/>
    <w:rsid w:val="003B2C00"/>
    <w:rsid w:val="003B3A5A"/>
    <w:rsid w:val="003B4780"/>
    <w:rsid w:val="003B5036"/>
    <w:rsid w:val="003B52A7"/>
    <w:rsid w:val="003B63F1"/>
    <w:rsid w:val="003B65EC"/>
    <w:rsid w:val="003B66D0"/>
    <w:rsid w:val="003B6AAD"/>
    <w:rsid w:val="003B7DAE"/>
    <w:rsid w:val="003C175C"/>
    <w:rsid w:val="003C17FE"/>
    <w:rsid w:val="003C36D1"/>
    <w:rsid w:val="003C39B8"/>
    <w:rsid w:val="003C3C4C"/>
    <w:rsid w:val="003C4305"/>
    <w:rsid w:val="003C513C"/>
    <w:rsid w:val="003C67C3"/>
    <w:rsid w:val="003C7079"/>
    <w:rsid w:val="003C7F74"/>
    <w:rsid w:val="003D0ED9"/>
    <w:rsid w:val="003D1FC7"/>
    <w:rsid w:val="003D24C7"/>
    <w:rsid w:val="003D4ACC"/>
    <w:rsid w:val="003D5DB0"/>
    <w:rsid w:val="003D6267"/>
    <w:rsid w:val="003D6496"/>
    <w:rsid w:val="003E0128"/>
    <w:rsid w:val="003E02DC"/>
    <w:rsid w:val="003E0346"/>
    <w:rsid w:val="003E0692"/>
    <w:rsid w:val="003E1562"/>
    <w:rsid w:val="003E1757"/>
    <w:rsid w:val="003E1F23"/>
    <w:rsid w:val="003E220D"/>
    <w:rsid w:val="003E27AE"/>
    <w:rsid w:val="003E2F66"/>
    <w:rsid w:val="003E3013"/>
    <w:rsid w:val="003E31A9"/>
    <w:rsid w:val="003E32A5"/>
    <w:rsid w:val="003E3946"/>
    <w:rsid w:val="003E4BBA"/>
    <w:rsid w:val="003E4F27"/>
    <w:rsid w:val="003E573A"/>
    <w:rsid w:val="003E70BF"/>
    <w:rsid w:val="003F1A0B"/>
    <w:rsid w:val="003F1BE9"/>
    <w:rsid w:val="003F1CE9"/>
    <w:rsid w:val="003F1F36"/>
    <w:rsid w:val="003F1FA0"/>
    <w:rsid w:val="003F318C"/>
    <w:rsid w:val="003F3300"/>
    <w:rsid w:val="003F3B26"/>
    <w:rsid w:val="003F3E95"/>
    <w:rsid w:val="003F3EF1"/>
    <w:rsid w:val="003F5A40"/>
    <w:rsid w:val="003F6139"/>
    <w:rsid w:val="003F6964"/>
    <w:rsid w:val="00401088"/>
    <w:rsid w:val="0040114B"/>
    <w:rsid w:val="00401210"/>
    <w:rsid w:val="004013F1"/>
    <w:rsid w:val="00401FAA"/>
    <w:rsid w:val="00402456"/>
    <w:rsid w:val="0040266F"/>
    <w:rsid w:val="0040276D"/>
    <w:rsid w:val="00402D72"/>
    <w:rsid w:val="00403875"/>
    <w:rsid w:val="0040429B"/>
    <w:rsid w:val="00404B35"/>
    <w:rsid w:val="00404ECE"/>
    <w:rsid w:val="00405283"/>
    <w:rsid w:val="00405481"/>
    <w:rsid w:val="00406242"/>
    <w:rsid w:val="0040648B"/>
    <w:rsid w:val="00406562"/>
    <w:rsid w:val="004066C0"/>
    <w:rsid w:val="00407022"/>
    <w:rsid w:val="0040715C"/>
    <w:rsid w:val="00411345"/>
    <w:rsid w:val="00411C2E"/>
    <w:rsid w:val="004121E8"/>
    <w:rsid w:val="00412C07"/>
    <w:rsid w:val="004132B7"/>
    <w:rsid w:val="00414A5C"/>
    <w:rsid w:val="004157FC"/>
    <w:rsid w:val="00417D82"/>
    <w:rsid w:val="00417DE7"/>
    <w:rsid w:val="00421C59"/>
    <w:rsid w:val="004221DA"/>
    <w:rsid w:val="00423B28"/>
    <w:rsid w:val="00423C2F"/>
    <w:rsid w:val="00424F59"/>
    <w:rsid w:val="00425E1A"/>
    <w:rsid w:val="00425F06"/>
    <w:rsid w:val="004260D9"/>
    <w:rsid w:val="0042627F"/>
    <w:rsid w:val="004267CF"/>
    <w:rsid w:val="00427991"/>
    <w:rsid w:val="00427D14"/>
    <w:rsid w:val="004316AE"/>
    <w:rsid w:val="00431C47"/>
    <w:rsid w:val="00431CF2"/>
    <w:rsid w:val="00431DD1"/>
    <w:rsid w:val="00431EB2"/>
    <w:rsid w:val="004323A1"/>
    <w:rsid w:val="00432F79"/>
    <w:rsid w:val="00433B0A"/>
    <w:rsid w:val="00434164"/>
    <w:rsid w:val="00434977"/>
    <w:rsid w:val="004364DA"/>
    <w:rsid w:val="00436AA9"/>
    <w:rsid w:val="00436C72"/>
    <w:rsid w:val="004370D7"/>
    <w:rsid w:val="00437153"/>
    <w:rsid w:val="00437324"/>
    <w:rsid w:val="00437B78"/>
    <w:rsid w:val="00437D44"/>
    <w:rsid w:val="00441645"/>
    <w:rsid w:val="004422DF"/>
    <w:rsid w:val="00442FD2"/>
    <w:rsid w:val="00444C80"/>
    <w:rsid w:val="00444F9A"/>
    <w:rsid w:val="004454A6"/>
    <w:rsid w:val="00445597"/>
    <w:rsid w:val="00445732"/>
    <w:rsid w:val="00445792"/>
    <w:rsid w:val="00445A95"/>
    <w:rsid w:val="00445E91"/>
    <w:rsid w:val="004467B6"/>
    <w:rsid w:val="00450A1A"/>
    <w:rsid w:val="0045106A"/>
    <w:rsid w:val="00451214"/>
    <w:rsid w:val="004525B5"/>
    <w:rsid w:val="00452D2B"/>
    <w:rsid w:val="00453618"/>
    <w:rsid w:val="0045365C"/>
    <w:rsid w:val="0045381C"/>
    <w:rsid w:val="00453E9D"/>
    <w:rsid w:val="00454429"/>
    <w:rsid w:val="00454468"/>
    <w:rsid w:val="00455193"/>
    <w:rsid w:val="00455307"/>
    <w:rsid w:val="0045568E"/>
    <w:rsid w:val="00455825"/>
    <w:rsid w:val="00455B77"/>
    <w:rsid w:val="00455F7F"/>
    <w:rsid w:val="00456BED"/>
    <w:rsid w:val="00457C86"/>
    <w:rsid w:val="00457F19"/>
    <w:rsid w:val="004601C8"/>
    <w:rsid w:val="00460B8C"/>
    <w:rsid w:val="00460EF5"/>
    <w:rsid w:val="004621C6"/>
    <w:rsid w:val="00462795"/>
    <w:rsid w:val="004631D2"/>
    <w:rsid w:val="00463675"/>
    <w:rsid w:val="0046382E"/>
    <w:rsid w:val="0046383B"/>
    <w:rsid w:val="00463ABE"/>
    <w:rsid w:val="0046430F"/>
    <w:rsid w:val="0046443A"/>
    <w:rsid w:val="00465070"/>
    <w:rsid w:val="00465EA0"/>
    <w:rsid w:val="0046636B"/>
    <w:rsid w:val="00466B99"/>
    <w:rsid w:val="00470649"/>
    <w:rsid w:val="00473C0A"/>
    <w:rsid w:val="00474A14"/>
    <w:rsid w:val="00474A49"/>
    <w:rsid w:val="00474AE4"/>
    <w:rsid w:val="00475D1A"/>
    <w:rsid w:val="00476381"/>
    <w:rsid w:val="00480588"/>
    <w:rsid w:val="004816A5"/>
    <w:rsid w:val="0048216A"/>
    <w:rsid w:val="0048249C"/>
    <w:rsid w:val="0048272A"/>
    <w:rsid w:val="00482A58"/>
    <w:rsid w:val="00483033"/>
    <w:rsid w:val="00483063"/>
    <w:rsid w:val="00483FFD"/>
    <w:rsid w:val="00486A24"/>
    <w:rsid w:val="00486E36"/>
    <w:rsid w:val="004874AD"/>
    <w:rsid w:val="00487783"/>
    <w:rsid w:val="00490855"/>
    <w:rsid w:val="00490B78"/>
    <w:rsid w:val="004917E1"/>
    <w:rsid w:val="00491C4B"/>
    <w:rsid w:val="0049245E"/>
    <w:rsid w:val="00493180"/>
    <w:rsid w:val="0049358D"/>
    <w:rsid w:val="00494A76"/>
    <w:rsid w:val="004950D2"/>
    <w:rsid w:val="004962BB"/>
    <w:rsid w:val="00496396"/>
    <w:rsid w:val="004963E5"/>
    <w:rsid w:val="00497C8A"/>
    <w:rsid w:val="00497C90"/>
    <w:rsid w:val="004A0228"/>
    <w:rsid w:val="004A0EE1"/>
    <w:rsid w:val="004A0F8B"/>
    <w:rsid w:val="004A1227"/>
    <w:rsid w:val="004A1E34"/>
    <w:rsid w:val="004A2AA5"/>
    <w:rsid w:val="004A4072"/>
    <w:rsid w:val="004A41E2"/>
    <w:rsid w:val="004A4F6C"/>
    <w:rsid w:val="004A54A4"/>
    <w:rsid w:val="004A7E93"/>
    <w:rsid w:val="004B1069"/>
    <w:rsid w:val="004B2146"/>
    <w:rsid w:val="004B2676"/>
    <w:rsid w:val="004B2B58"/>
    <w:rsid w:val="004B313A"/>
    <w:rsid w:val="004B327A"/>
    <w:rsid w:val="004B514B"/>
    <w:rsid w:val="004B54AA"/>
    <w:rsid w:val="004B62FB"/>
    <w:rsid w:val="004B7806"/>
    <w:rsid w:val="004C1FD0"/>
    <w:rsid w:val="004C283A"/>
    <w:rsid w:val="004C2C6E"/>
    <w:rsid w:val="004C30F0"/>
    <w:rsid w:val="004C3108"/>
    <w:rsid w:val="004C338F"/>
    <w:rsid w:val="004C37DA"/>
    <w:rsid w:val="004C37E9"/>
    <w:rsid w:val="004C3F24"/>
    <w:rsid w:val="004C45B5"/>
    <w:rsid w:val="004C535A"/>
    <w:rsid w:val="004C57A2"/>
    <w:rsid w:val="004C67B4"/>
    <w:rsid w:val="004C6896"/>
    <w:rsid w:val="004C77CA"/>
    <w:rsid w:val="004D0C0A"/>
    <w:rsid w:val="004D1981"/>
    <w:rsid w:val="004D21D8"/>
    <w:rsid w:val="004D28BB"/>
    <w:rsid w:val="004D2B72"/>
    <w:rsid w:val="004D2D6E"/>
    <w:rsid w:val="004D4439"/>
    <w:rsid w:val="004D518E"/>
    <w:rsid w:val="004D5566"/>
    <w:rsid w:val="004D5A5E"/>
    <w:rsid w:val="004D6891"/>
    <w:rsid w:val="004D7866"/>
    <w:rsid w:val="004D7AF6"/>
    <w:rsid w:val="004E043B"/>
    <w:rsid w:val="004E0AE6"/>
    <w:rsid w:val="004E0E33"/>
    <w:rsid w:val="004E14A0"/>
    <w:rsid w:val="004E21C1"/>
    <w:rsid w:val="004E2627"/>
    <w:rsid w:val="004E39B1"/>
    <w:rsid w:val="004E4571"/>
    <w:rsid w:val="004E4DB6"/>
    <w:rsid w:val="004E4E55"/>
    <w:rsid w:val="004E52F0"/>
    <w:rsid w:val="004E64B0"/>
    <w:rsid w:val="004E68A4"/>
    <w:rsid w:val="004E773C"/>
    <w:rsid w:val="004E7DDD"/>
    <w:rsid w:val="004F0237"/>
    <w:rsid w:val="004F0266"/>
    <w:rsid w:val="004F08A9"/>
    <w:rsid w:val="004F15A8"/>
    <w:rsid w:val="004F2281"/>
    <w:rsid w:val="004F23CE"/>
    <w:rsid w:val="004F2488"/>
    <w:rsid w:val="004F24D1"/>
    <w:rsid w:val="004F2A1A"/>
    <w:rsid w:val="004F2B72"/>
    <w:rsid w:val="004F3257"/>
    <w:rsid w:val="004F370F"/>
    <w:rsid w:val="004F3912"/>
    <w:rsid w:val="004F4577"/>
    <w:rsid w:val="004F46CB"/>
    <w:rsid w:val="004F474C"/>
    <w:rsid w:val="004F495C"/>
    <w:rsid w:val="004F4C5C"/>
    <w:rsid w:val="004F5AD4"/>
    <w:rsid w:val="004F626B"/>
    <w:rsid w:val="004F7A7A"/>
    <w:rsid w:val="004F7B24"/>
    <w:rsid w:val="004F7E5A"/>
    <w:rsid w:val="00500BC1"/>
    <w:rsid w:val="00501264"/>
    <w:rsid w:val="005014E2"/>
    <w:rsid w:val="005017E6"/>
    <w:rsid w:val="00502528"/>
    <w:rsid w:val="00502701"/>
    <w:rsid w:val="00502D64"/>
    <w:rsid w:val="0050326B"/>
    <w:rsid w:val="0050392A"/>
    <w:rsid w:val="005046D0"/>
    <w:rsid w:val="00505025"/>
    <w:rsid w:val="0050531A"/>
    <w:rsid w:val="00505E79"/>
    <w:rsid w:val="0050703F"/>
    <w:rsid w:val="00510013"/>
    <w:rsid w:val="005112AE"/>
    <w:rsid w:val="0051319E"/>
    <w:rsid w:val="005148E3"/>
    <w:rsid w:val="00514DEF"/>
    <w:rsid w:val="005161AC"/>
    <w:rsid w:val="00516A1A"/>
    <w:rsid w:val="0051740F"/>
    <w:rsid w:val="005205B4"/>
    <w:rsid w:val="00521D26"/>
    <w:rsid w:val="005222C3"/>
    <w:rsid w:val="005235E9"/>
    <w:rsid w:val="0052480B"/>
    <w:rsid w:val="00524815"/>
    <w:rsid w:val="00524819"/>
    <w:rsid w:val="00524ED4"/>
    <w:rsid w:val="00525343"/>
    <w:rsid w:val="00525E47"/>
    <w:rsid w:val="00525E82"/>
    <w:rsid w:val="0052607D"/>
    <w:rsid w:val="005264D3"/>
    <w:rsid w:val="00526878"/>
    <w:rsid w:val="00527424"/>
    <w:rsid w:val="00527A20"/>
    <w:rsid w:val="005303F1"/>
    <w:rsid w:val="005308E3"/>
    <w:rsid w:val="00531711"/>
    <w:rsid w:val="0053203A"/>
    <w:rsid w:val="00532709"/>
    <w:rsid w:val="0053281F"/>
    <w:rsid w:val="00533106"/>
    <w:rsid w:val="005338EC"/>
    <w:rsid w:val="00534038"/>
    <w:rsid w:val="00534FB6"/>
    <w:rsid w:val="00535616"/>
    <w:rsid w:val="0053586C"/>
    <w:rsid w:val="00535A3E"/>
    <w:rsid w:val="00536084"/>
    <w:rsid w:val="005366EC"/>
    <w:rsid w:val="005374D3"/>
    <w:rsid w:val="005411EF"/>
    <w:rsid w:val="00541232"/>
    <w:rsid w:val="00542634"/>
    <w:rsid w:val="005427F6"/>
    <w:rsid w:val="00544115"/>
    <w:rsid w:val="0054427F"/>
    <w:rsid w:val="0054476E"/>
    <w:rsid w:val="00546354"/>
    <w:rsid w:val="00547882"/>
    <w:rsid w:val="0055297B"/>
    <w:rsid w:val="00552A0B"/>
    <w:rsid w:val="00554164"/>
    <w:rsid w:val="00554A28"/>
    <w:rsid w:val="00560266"/>
    <w:rsid w:val="00560B00"/>
    <w:rsid w:val="00560C84"/>
    <w:rsid w:val="0056106C"/>
    <w:rsid w:val="00561594"/>
    <w:rsid w:val="00561927"/>
    <w:rsid w:val="00562115"/>
    <w:rsid w:val="00562A9F"/>
    <w:rsid w:val="0056440F"/>
    <w:rsid w:val="00564698"/>
    <w:rsid w:val="0056516E"/>
    <w:rsid w:val="00565310"/>
    <w:rsid w:val="0056566F"/>
    <w:rsid w:val="00565759"/>
    <w:rsid w:val="00565D2C"/>
    <w:rsid w:val="00566CE1"/>
    <w:rsid w:val="00566F0F"/>
    <w:rsid w:val="00566FBC"/>
    <w:rsid w:val="0056748E"/>
    <w:rsid w:val="00567D7D"/>
    <w:rsid w:val="00567DDB"/>
    <w:rsid w:val="00571762"/>
    <w:rsid w:val="00571BB3"/>
    <w:rsid w:val="00571CEA"/>
    <w:rsid w:val="00573687"/>
    <w:rsid w:val="005737FE"/>
    <w:rsid w:val="00573803"/>
    <w:rsid w:val="005742B2"/>
    <w:rsid w:val="005749DD"/>
    <w:rsid w:val="00574A45"/>
    <w:rsid w:val="00575465"/>
    <w:rsid w:val="00575A5B"/>
    <w:rsid w:val="00575B12"/>
    <w:rsid w:val="00576221"/>
    <w:rsid w:val="005762AC"/>
    <w:rsid w:val="00576E5B"/>
    <w:rsid w:val="00580002"/>
    <w:rsid w:val="005802F1"/>
    <w:rsid w:val="005817EC"/>
    <w:rsid w:val="0058300E"/>
    <w:rsid w:val="005837CB"/>
    <w:rsid w:val="0058408D"/>
    <w:rsid w:val="00584140"/>
    <w:rsid w:val="005842EC"/>
    <w:rsid w:val="00584CC7"/>
    <w:rsid w:val="00585D9E"/>
    <w:rsid w:val="005907EF"/>
    <w:rsid w:val="00590A1A"/>
    <w:rsid w:val="00590B94"/>
    <w:rsid w:val="00591080"/>
    <w:rsid w:val="00591A8F"/>
    <w:rsid w:val="00591C96"/>
    <w:rsid w:val="00592170"/>
    <w:rsid w:val="0059232C"/>
    <w:rsid w:val="00592BF6"/>
    <w:rsid w:val="00592C35"/>
    <w:rsid w:val="00593823"/>
    <w:rsid w:val="00594325"/>
    <w:rsid w:val="00594810"/>
    <w:rsid w:val="00594F1C"/>
    <w:rsid w:val="00596127"/>
    <w:rsid w:val="00596AAF"/>
    <w:rsid w:val="005973F9"/>
    <w:rsid w:val="00597794"/>
    <w:rsid w:val="00597CA3"/>
    <w:rsid w:val="005A0EDE"/>
    <w:rsid w:val="005A13E4"/>
    <w:rsid w:val="005A1A78"/>
    <w:rsid w:val="005A1B23"/>
    <w:rsid w:val="005A22DD"/>
    <w:rsid w:val="005A2F36"/>
    <w:rsid w:val="005A3E51"/>
    <w:rsid w:val="005A47A1"/>
    <w:rsid w:val="005A4B5F"/>
    <w:rsid w:val="005A5202"/>
    <w:rsid w:val="005A78AB"/>
    <w:rsid w:val="005B06CB"/>
    <w:rsid w:val="005B0DAA"/>
    <w:rsid w:val="005B112B"/>
    <w:rsid w:val="005B2C27"/>
    <w:rsid w:val="005B3032"/>
    <w:rsid w:val="005B31B4"/>
    <w:rsid w:val="005B3A51"/>
    <w:rsid w:val="005B52A1"/>
    <w:rsid w:val="005B574A"/>
    <w:rsid w:val="005B5F73"/>
    <w:rsid w:val="005B6808"/>
    <w:rsid w:val="005B6886"/>
    <w:rsid w:val="005B7050"/>
    <w:rsid w:val="005C0504"/>
    <w:rsid w:val="005C138D"/>
    <w:rsid w:val="005C19DA"/>
    <w:rsid w:val="005C2373"/>
    <w:rsid w:val="005C273F"/>
    <w:rsid w:val="005C32B9"/>
    <w:rsid w:val="005C4493"/>
    <w:rsid w:val="005C49F4"/>
    <w:rsid w:val="005C6323"/>
    <w:rsid w:val="005C6D94"/>
    <w:rsid w:val="005C78D2"/>
    <w:rsid w:val="005D05EC"/>
    <w:rsid w:val="005D0C43"/>
    <w:rsid w:val="005D0D47"/>
    <w:rsid w:val="005D0EFC"/>
    <w:rsid w:val="005D1022"/>
    <w:rsid w:val="005D23BE"/>
    <w:rsid w:val="005D35F1"/>
    <w:rsid w:val="005D3860"/>
    <w:rsid w:val="005D4716"/>
    <w:rsid w:val="005D536A"/>
    <w:rsid w:val="005D6267"/>
    <w:rsid w:val="005D6AA7"/>
    <w:rsid w:val="005D7A09"/>
    <w:rsid w:val="005D7C18"/>
    <w:rsid w:val="005D7EEC"/>
    <w:rsid w:val="005E0067"/>
    <w:rsid w:val="005E124F"/>
    <w:rsid w:val="005E1335"/>
    <w:rsid w:val="005E61EE"/>
    <w:rsid w:val="005E68BB"/>
    <w:rsid w:val="005E71F1"/>
    <w:rsid w:val="005E7357"/>
    <w:rsid w:val="005F094F"/>
    <w:rsid w:val="005F0D12"/>
    <w:rsid w:val="005F1A94"/>
    <w:rsid w:val="005F31BD"/>
    <w:rsid w:val="005F3B11"/>
    <w:rsid w:val="005F4066"/>
    <w:rsid w:val="005F450A"/>
    <w:rsid w:val="005F50B3"/>
    <w:rsid w:val="005F5310"/>
    <w:rsid w:val="005F5C89"/>
    <w:rsid w:val="005F649B"/>
    <w:rsid w:val="005F6C01"/>
    <w:rsid w:val="005F79B5"/>
    <w:rsid w:val="00600EE2"/>
    <w:rsid w:val="006021DD"/>
    <w:rsid w:val="00602960"/>
    <w:rsid w:val="00603070"/>
    <w:rsid w:val="00604086"/>
    <w:rsid w:val="00605FA4"/>
    <w:rsid w:val="0060600B"/>
    <w:rsid w:val="00606E17"/>
    <w:rsid w:val="00607FD6"/>
    <w:rsid w:val="006101BE"/>
    <w:rsid w:val="0061021E"/>
    <w:rsid w:val="00611788"/>
    <w:rsid w:val="00611936"/>
    <w:rsid w:val="006121AE"/>
    <w:rsid w:val="006122D3"/>
    <w:rsid w:val="00612810"/>
    <w:rsid w:val="00615490"/>
    <w:rsid w:val="00615A0C"/>
    <w:rsid w:val="00616BDE"/>
    <w:rsid w:val="00616CF5"/>
    <w:rsid w:val="00617262"/>
    <w:rsid w:val="006174B5"/>
    <w:rsid w:val="00620742"/>
    <w:rsid w:val="006211D7"/>
    <w:rsid w:val="00621314"/>
    <w:rsid w:val="006214CA"/>
    <w:rsid w:val="006241F4"/>
    <w:rsid w:val="0062457B"/>
    <w:rsid w:val="0062501A"/>
    <w:rsid w:val="00625A60"/>
    <w:rsid w:val="006267A7"/>
    <w:rsid w:val="00627F49"/>
    <w:rsid w:val="006300C7"/>
    <w:rsid w:val="00630B93"/>
    <w:rsid w:val="00630CC8"/>
    <w:rsid w:val="006318B0"/>
    <w:rsid w:val="00631BF1"/>
    <w:rsid w:val="00632B42"/>
    <w:rsid w:val="0063321B"/>
    <w:rsid w:val="0063325E"/>
    <w:rsid w:val="006333B6"/>
    <w:rsid w:val="00633934"/>
    <w:rsid w:val="00633EA5"/>
    <w:rsid w:val="00634674"/>
    <w:rsid w:val="00634979"/>
    <w:rsid w:val="0063709F"/>
    <w:rsid w:val="00637245"/>
    <w:rsid w:val="006373D5"/>
    <w:rsid w:val="006376CA"/>
    <w:rsid w:val="00637B9D"/>
    <w:rsid w:val="006403A5"/>
    <w:rsid w:val="00640672"/>
    <w:rsid w:val="00640AD8"/>
    <w:rsid w:val="006423F7"/>
    <w:rsid w:val="00642F4B"/>
    <w:rsid w:val="00644163"/>
    <w:rsid w:val="006441B5"/>
    <w:rsid w:val="006449D9"/>
    <w:rsid w:val="00644ED7"/>
    <w:rsid w:val="006453C0"/>
    <w:rsid w:val="006456DD"/>
    <w:rsid w:val="00646185"/>
    <w:rsid w:val="0064646B"/>
    <w:rsid w:val="0064657B"/>
    <w:rsid w:val="00646C83"/>
    <w:rsid w:val="00646E78"/>
    <w:rsid w:val="00646F11"/>
    <w:rsid w:val="00646F61"/>
    <w:rsid w:val="00650276"/>
    <w:rsid w:val="006502B7"/>
    <w:rsid w:val="00650D3F"/>
    <w:rsid w:val="00650D62"/>
    <w:rsid w:val="00650FB3"/>
    <w:rsid w:val="00651432"/>
    <w:rsid w:val="0065244D"/>
    <w:rsid w:val="00652690"/>
    <w:rsid w:val="00652E3A"/>
    <w:rsid w:val="00653540"/>
    <w:rsid w:val="00653A7A"/>
    <w:rsid w:val="00654224"/>
    <w:rsid w:val="0065474D"/>
    <w:rsid w:val="006550F9"/>
    <w:rsid w:val="00655185"/>
    <w:rsid w:val="006551A0"/>
    <w:rsid w:val="00656AB9"/>
    <w:rsid w:val="00661212"/>
    <w:rsid w:val="006615BE"/>
    <w:rsid w:val="0066351D"/>
    <w:rsid w:val="00663937"/>
    <w:rsid w:val="00663FCD"/>
    <w:rsid w:val="0066462F"/>
    <w:rsid w:val="00664EC1"/>
    <w:rsid w:val="006654B1"/>
    <w:rsid w:val="00667840"/>
    <w:rsid w:val="00667899"/>
    <w:rsid w:val="00670AED"/>
    <w:rsid w:val="006712FE"/>
    <w:rsid w:val="00672B80"/>
    <w:rsid w:val="006748E8"/>
    <w:rsid w:val="00675157"/>
    <w:rsid w:val="00675B33"/>
    <w:rsid w:val="00675E0A"/>
    <w:rsid w:val="006765AE"/>
    <w:rsid w:val="00676833"/>
    <w:rsid w:val="00676FB8"/>
    <w:rsid w:val="00680436"/>
    <w:rsid w:val="00683A2C"/>
    <w:rsid w:val="00683AB7"/>
    <w:rsid w:val="00683C26"/>
    <w:rsid w:val="006840F1"/>
    <w:rsid w:val="006846AF"/>
    <w:rsid w:val="00684B08"/>
    <w:rsid w:val="006850A5"/>
    <w:rsid w:val="006852D5"/>
    <w:rsid w:val="0068636C"/>
    <w:rsid w:val="0068642C"/>
    <w:rsid w:val="00690B35"/>
    <w:rsid w:val="006911DC"/>
    <w:rsid w:val="00693071"/>
    <w:rsid w:val="0069307C"/>
    <w:rsid w:val="00693145"/>
    <w:rsid w:val="00693B9D"/>
    <w:rsid w:val="00693EDD"/>
    <w:rsid w:val="00694A8B"/>
    <w:rsid w:val="00694C0E"/>
    <w:rsid w:val="00695451"/>
    <w:rsid w:val="00695B18"/>
    <w:rsid w:val="00696436"/>
    <w:rsid w:val="006965D4"/>
    <w:rsid w:val="006967F9"/>
    <w:rsid w:val="0069740B"/>
    <w:rsid w:val="00697E9D"/>
    <w:rsid w:val="006A02C7"/>
    <w:rsid w:val="006A068B"/>
    <w:rsid w:val="006A0AEE"/>
    <w:rsid w:val="006A189F"/>
    <w:rsid w:val="006A1E6E"/>
    <w:rsid w:val="006A41CF"/>
    <w:rsid w:val="006A4BEC"/>
    <w:rsid w:val="006A56C6"/>
    <w:rsid w:val="006A579A"/>
    <w:rsid w:val="006A6A89"/>
    <w:rsid w:val="006A741C"/>
    <w:rsid w:val="006A7967"/>
    <w:rsid w:val="006B06B4"/>
    <w:rsid w:val="006B0B9C"/>
    <w:rsid w:val="006B0FA2"/>
    <w:rsid w:val="006B1F8E"/>
    <w:rsid w:val="006B2022"/>
    <w:rsid w:val="006B3391"/>
    <w:rsid w:val="006B3666"/>
    <w:rsid w:val="006B375F"/>
    <w:rsid w:val="006B4210"/>
    <w:rsid w:val="006B4F53"/>
    <w:rsid w:val="006B6045"/>
    <w:rsid w:val="006B644B"/>
    <w:rsid w:val="006B7F93"/>
    <w:rsid w:val="006C0242"/>
    <w:rsid w:val="006C0D34"/>
    <w:rsid w:val="006C2501"/>
    <w:rsid w:val="006C2B1E"/>
    <w:rsid w:val="006C2C23"/>
    <w:rsid w:val="006C2D88"/>
    <w:rsid w:val="006C382E"/>
    <w:rsid w:val="006C3DB1"/>
    <w:rsid w:val="006C4850"/>
    <w:rsid w:val="006C63E2"/>
    <w:rsid w:val="006C645F"/>
    <w:rsid w:val="006C70AD"/>
    <w:rsid w:val="006C7AC3"/>
    <w:rsid w:val="006D0D41"/>
    <w:rsid w:val="006D2496"/>
    <w:rsid w:val="006D2901"/>
    <w:rsid w:val="006D2AE4"/>
    <w:rsid w:val="006D2B72"/>
    <w:rsid w:val="006D3187"/>
    <w:rsid w:val="006D3247"/>
    <w:rsid w:val="006D3C28"/>
    <w:rsid w:val="006D42A6"/>
    <w:rsid w:val="006D4E0A"/>
    <w:rsid w:val="006D5F76"/>
    <w:rsid w:val="006D70B2"/>
    <w:rsid w:val="006D74A3"/>
    <w:rsid w:val="006D795A"/>
    <w:rsid w:val="006E15D7"/>
    <w:rsid w:val="006E22CC"/>
    <w:rsid w:val="006E25EC"/>
    <w:rsid w:val="006E2B4D"/>
    <w:rsid w:val="006E2ED7"/>
    <w:rsid w:val="006E2F33"/>
    <w:rsid w:val="006E314A"/>
    <w:rsid w:val="006E31D8"/>
    <w:rsid w:val="006E3B26"/>
    <w:rsid w:val="006E4D6D"/>
    <w:rsid w:val="006E57FF"/>
    <w:rsid w:val="006E646D"/>
    <w:rsid w:val="006E65C7"/>
    <w:rsid w:val="006E68BD"/>
    <w:rsid w:val="006E706C"/>
    <w:rsid w:val="006E7301"/>
    <w:rsid w:val="006E7687"/>
    <w:rsid w:val="006E78C1"/>
    <w:rsid w:val="006F09F2"/>
    <w:rsid w:val="006F0A77"/>
    <w:rsid w:val="006F103B"/>
    <w:rsid w:val="006F119E"/>
    <w:rsid w:val="006F133F"/>
    <w:rsid w:val="006F2574"/>
    <w:rsid w:val="006F321A"/>
    <w:rsid w:val="006F3C57"/>
    <w:rsid w:val="006F425E"/>
    <w:rsid w:val="006F42FB"/>
    <w:rsid w:val="006F4A5A"/>
    <w:rsid w:val="006F50F1"/>
    <w:rsid w:val="006F5440"/>
    <w:rsid w:val="006F5E57"/>
    <w:rsid w:val="006F6BA8"/>
    <w:rsid w:val="006F774F"/>
    <w:rsid w:val="006F7B25"/>
    <w:rsid w:val="006F7C89"/>
    <w:rsid w:val="00700021"/>
    <w:rsid w:val="007004C7"/>
    <w:rsid w:val="007005CA"/>
    <w:rsid w:val="0070062B"/>
    <w:rsid w:val="00700A43"/>
    <w:rsid w:val="0070244D"/>
    <w:rsid w:val="00702A8B"/>
    <w:rsid w:val="00702E16"/>
    <w:rsid w:val="00703FA2"/>
    <w:rsid w:val="00704A63"/>
    <w:rsid w:val="007050AC"/>
    <w:rsid w:val="007058EF"/>
    <w:rsid w:val="00705F48"/>
    <w:rsid w:val="00707240"/>
    <w:rsid w:val="007076EA"/>
    <w:rsid w:val="007118F1"/>
    <w:rsid w:val="00711B9B"/>
    <w:rsid w:val="00711C5C"/>
    <w:rsid w:val="00712157"/>
    <w:rsid w:val="007123C2"/>
    <w:rsid w:val="0071338E"/>
    <w:rsid w:val="007135E8"/>
    <w:rsid w:val="0071363D"/>
    <w:rsid w:val="007142AD"/>
    <w:rsid w:val="007146DA"/>
    <w:rsid w:val="0071592F"/>
    <w:rsid w:val="00715D6B"/>
    <w:rsid w:val="0071728A"/>
    <w:rsid w:val="00722521"/>
    <w:rsid w:val="00722A8F"/>
    <w:rsid w:val="00723766"/>
    <w:rsid w:val="007246B6"/>
    <w:rsid w:val="00724784"/>
    <w:rsid w:val="00724852"/>
    <w:rsid w:val="0072541B"/>
    <w:rsid w:val="007254BF"/>
    <w:rsid w:val="00725583"/>
    <w:rsid w:val="00726806"/>
    <w:rsid w:val="007269CC"/>
    <w:rsid w:val="00726E75"/>
    <w:rsid w:val="007304B7"/>
    <w:rsid w:val="0073078F"/>
    <w:rsid w:val="00732FD3"/>
    <w:rsid w:val="00733773"/>
    <w:rsid w:val="00733921"/>
    <w:rsid w:val="0073436A"/>
    <w:rsid w:val="007346D9"/>
    <w:rsid w:val="007346DD"/>
    <w:rsid w:val="0073519F"/>
    <w:rsid w:val="007355CF"/>
    <w:rsid w:val="007358A9"/>
    <w:rsid w:val="00735919"/>
    <w:rsid w:val="00735C65"/>
    <w:rsid w:val="00735F93"/>
    <w:rsid w:val="007360AB"/>
    <w:rsid w:val="00737212"/>
    <w:rsid w:val="007373A5"/>
    <w:rsid w:val="00741BC9"/>
    <w:rsid w:val="00741FE1"/>
    <w:rsid w:val="007428C5"/>
    <w:rsid w:val="00743269"/>
    <w:rsid w:val="007432A5"/>
    <w:rsid w:val="007438DB"/>
    <w:rsid w:val="00746F2C"/>
    <w:rsid w:val="00751661"/>
    <w:rsid w:val="007521B2"/>
    <w:rsid w:val="00752B24"/>
    <w:rsid w:val="007534F1"/>
    <w:rsid w:val="007547CD"/>
    <w:rsid w:val="00754C05"/>
    <w:rsid w:val="00754F28"/>
    <w:rsid w:val="007557CA"/>
    <w:rsid w:val="00757362"/>
    <w:rsid w:val="00757587"/>
    <w:rsid w:val="00757961"/>
    <w:rsid w:val="007579C1"/>
    <w:rsid w:val="00760A74"/>
    <w:rsid w:val="0076123B"/>
    <w:rsid w:val="00761545"/>
    <w:rsid w:val="0076179B"/>
    <w:rsid w:val="00762241"/>
    <w:rsid w:val="00762555"/>
    <w:rsid w:val="00762A4A"/>
    <w:rsid w:val="007631D5"/>
    <w:rsid w:val="00763295"/>
    <w:rsid w:val="0076376F"/>
    <w:rsid w:val="00764A44"/>
    <w:rsid w:val="0076513B"/>
    <w:rsid w:val="00765473"/>
    <w:rsid w:val="00765B20"/>
    <w:rsid w:val="0076646E"/>
    <w:rsid w:val="00767109"/>
    <w:rsid w:val="00767BC4"/>
    <w:rsid w:val="00771A23"/>
    <w:rsid w:val="0077293B"/>
    <w:rsid w:val="00773B51"/>
    <w:rsid w:val="007744A7"/>
    <w:rsid w:val="007749FB"/>
    <w:rsid w:val="00774C55"/>
    <w:rsid w:val="007752A7"/>
    <w:rsid w:val="0077537C"/>
    <w:rsid w:val="0077538F"/>
    <w:rsid w:val="00775BAC"/>
    <w:rsid w:val="00775DC0"/>
    <w:rsid w:val="00776CFA"/>
    <w:rsid w:val="00777134"/>
    <w:rsid w:val="0078234E"/>
    <w:rsid w:val="00782C65"/>
    <w:rsid w:val="00783991"/>
    <w:rsid w:val="00783BF4"/>
    <w:rsid w:val="00784633"/>
    <w:rsid w:val="007849BF"/>
    <w:rsid w:val="0078514D"/>
    <w:rsid w:val="0078544A"/>
    <w:rsid w:val="007862D2"/>
    <w:rsid w:val="00786F2C"/>
    <w:rsid w:val="00790209"/>
    <w:rsid w:val="007924B5"/>
    <w:rsid w:val="007940FF"/>
    <w:rsid w:val="00794910"/>
    <w:rsid w:val="00794AC1"/>
    <w:rsid w:val="00794FCE"/>
    <w:rsid w:val="007950CF"/>
    <w:rsid w:val="0079543E"/>
    <w:rsid w:val="0079602D"/>
    <w:rsid w:val="00796207"/>
    <w:rsid w:val="0079621F"/>
    <w:rsid w:val="00797072"/>
    <w:rsid w:val="00797156"/>
    <w:rsid w:val="00797D91"/>
    <w:rsid w:val="00797E13"/>
    <w:rsid w:val="007A04A5"/>
    <w:rsid w:val="007A0AF8"/>
    <w:rsid w:val="007A37B7"/>
    <w:rsid w:val="007A3C87"/>
    <w:rsid w:val="007A47CF"/>
    <w:rsid w:val="007A4981"/>
    <w:rsid w:val="007A55AA"/>
    <w:rsid w:val="007A5BB2"/>
    <w:rsid w:val="007A5D13"/>
    <w:rsid w:val="007A66CD"/>
    <w:rsid w:val="007A6775"/>
    <w:rsid w:val="007A6C4C"/>
    <w:rsid w:val="007A7053"/>
    <w:rsid w:val="007B008D"/>
    <w:rsid w:val="007B0708"/>
    <w:rsid w:val="007B0EBB"/>
    <w:rsid w:val="007B127D"/>
    <w:rsid w:val="007B1338"/>
    <w:rsid w:val="007B1989"/>
    <w:rsid w:val="007B2DBE"/>
    <w:rsid w:val="007B318D"/>
    <w:rsid w:val="007B364D"/>
    <w:rsid w:val="007B3892"/>
    <w:rsid w:val="007B4271"/>
    <w:rsid w:val="007B4510"/>
    <w:rsid w:val="007B5B3B"/>
    <w:rsid w:val="007B6756"/>
    <w:rsid w:val="007B6A35"/>
    <w:rsid w:val="007B7AE2"/>
    <w:rsid w:val="007B7DF0"/>
    <w:rsid w:val="007C0224"/>
    <w:rsid w:val="007C21DE"/>
    <w:rsid w:val="007C2BA6"/>
    <w:rsid w:val="007C3B1C"/>
    <w:rsid w:val="007C3D60"/>
    <w:rsid w:val="007C4F22"/>
    <w:rsid w:val="007C50C5"/>
    <w:rsid w:val="007C6D3B"/>
    <w:rsid w:val="007C72F1"/>
    <w:rsid w:val="007C731E"/>
    <w:rsid w:val="007C741C"/>
    <w:rsid w:val="007C7F5E"/>
    <w:rsid w:val="007D008D"/>
    <w:rsid w:val="007D0845"/>
    <w:rsid w:val="007D0C64"/>
    <w:rsid w:val="007D25EC"/>
    <w:rsid w:val="007D2609"/>
    <w:rsid w:val="007D37FB"/>
    <w:rsid w:val="007D3D69"/>
    <w:rsid w:val="007D5455"/>
    <w:rsid w:val="007D6530"/>
    <w:rsid w:val="007D65F1"/>
    <w:rsid w:val="007D6A6C"/>
    <w:rsid w:val="007D74E8"/>
    <w:rsid w:val="007D76E3"/>
    <w:rsid w:val="007E0EBF"/>
    <w:rsid w:val="007E1177"/>
    <w:rsid w:val="007E35F1"/>
    <w:rsid w:val="007E4F50"/>
    <w:rsid w:val="007E56FC"/>
    <w:rsid w:val="007E5C7F"/>
    <w:rsid w:val="007E6169"/>
    <w:rsid w:val="007E6B9E"/>
    <w:rsid w:val="007E708E"/>
    <w:rsid w:val="007E75B0"/>
    <w:rsid w:val="007E75BF"/>
    <w:rsid w:val="007E7B26"/>
    <w:rsid w:val="007E7E99"/>
    <w:rsid w:val="007F025A"/>
    <w:rsid w:val="007F03E9"/>
    <w:rsid w:val="007F0CFE"/>
    <w:rsid w:val="007F0DDF"/>
    <w:rsid w:val="007F14FA"/>
    <w:rsid w:val="007F1942"/>
    <w:rsid w:val="007F26F9"/>
    <w:rsid w:val="007F2B46"/>
    <w:rsid w:val="007F2EA0"/>
    <w:rsid w:val="007F363B"/>
    <w:rsid w:val="007F3B1C"/>
    <w:rsid w:val="007F3B86"/>
    <w:rsid w:val="007F5438"/>
    <w:rsid w:val="007F5C7D"/>
    <w:rsid w:val="007F5D8A"/>
    <w:rsid w:val="007F719D"/>
    <w:rsid w:val="00801DA4"/>
    <w:rsid w:val="008033F1"/>
    <w:rsid w:val="008037AB"/>
    <w:rsid w:val="00803B00"/>
    <w:rsid w:val="008050D8"/>
    <w:rsid w:val="00806037"/>
    <w:rsid w:val="00806597"/>
    <w:rsid w:val="00806C44"/>
    <w:rsid w:val="00806FC4"/>
    <w:rsid w:val="00807134"/>
    <w:rsid w:val="008072C6"/>
    <w:rsid w:val="00807684"/>
    <w:rsid w:val="008106D3"/>
    <w:rsid w:val="00810CEF"/>
    <w:rsid w:val="0081124A"/>
    <w:rsid w:val="008112A4"/>
    <w:rsid w:val="00811F65"/>
    <w:rsid w:val="00812F1E"/>
    <w:rsid w:val="00813620"/>
    <w:rsid w:val="008150E1"/>
    <w:rsid w:val="00815213"/>
    <w:rsid w:val="0081618D"/>
    <w:rsid w:val="00816D75"/>
    <w:rsid w:val="00820066"/>
    <w:rsid w:val="00820494"/>
    <w:rsid w:val="008209AE"/>
    <w:rsid w:val="00820BF6"/>
    <w:rsid w:val="008227EA"/>
    <w:rsid w:val="00822B51"/>
    <w:rsid w:val="00823079"/>
    <w:rsid w:val="0082357C"/>
    <w:rsid w:val="00825163"/>
    <w:rsid w:val="008252CE"/>
    <w:rsid w:val="00825675"/>
    <w:rsid w:val="00825B92"/>
    <w:rsid w:val="00826667"/>
    <w:rsid w:val="0082676C"/>
    <w:rsid w:val="00830E9C"/>
    <w:rsid w:val="008310F3"/>
    <w:rsid w:val="00831A70"/>
    <w:rsid w:val="00831FC9"/>
    <w:rsid w:val="008336F6"/>
    <w:rsid w:val="00833FB6"/>
    <w:rsid w:val="00834A40"/>
    <w:rsid w:val="008377D6"/>
    <w:rsid w:val="00837CC2"/>
    <w:rsid w:val="0084065E"/>
    <w:rsid w:val="00840C2A"/>
    <w:rsid w:val="00841005"/>
    <w:rsid w:val="008413B8"/>
    <w:rsid w:val="00841AFE"/>
    <w:rsid w:val="0084250E"/>
    <w:rsid w:val="008428D8"/>
    <w:rsid w:val="0084350E"/>
    <w:rsid w:val="008444C0"/>
    <w:rsid w:val="008446FA"/>
    <w:rsid w:val="00844793"/>
    <w:rsid w:val="008457AF"/>
    <w:rsid w:val="00846840"/>
    <w:rsid w:val="00846931"/>
    <w:rsid w:val="0085008B"/>
    <w:rsid w:val="00851215"/>
    <w:rsid w:val="00851526"/>
    <w:rsid w:val="00851BA9"/>
    <w:rsid w:val="008520B8"/>
    <w:rsid w:val="00852696"/>
    <w:rsid w:val="00852FFF"/>
    <w:rsid w:val="008537F2"/>
    <w:rsid w:val="00853FF4"/>
    <w:rsid w:val="00855E8D"/>
    <w:rsid w:val="00856E5A"/>
    <w:rsid w:val="008571DD"/>
    <w:rsid w:val="0085742C"/>
    <w:rsid w:val="00857737"/>
    <w:rsid w:val="00857805"/>
    <w:rsid w:val="00857C8E"/>
    <w:rsid w:val="0086084F"/>
    <w:rsid w:val="00862253"/>
    <w:rsid w:val="008624AB"/>
    <w:rsid w:val="0086270B"/>
    <w:rsid w:val="00863FDA"/>
    <w:rsid w:val="008642A6"/>
    <w:rsid w:val="00864505"/>
    <w:rsid w:val="0086526F"/>
    <w:rsid w:val="00865715"/>
    <w:rsid w:val="00865AA2"/>
    <w:rsid w:val="00865D73"/>
    <w:rsid w:val="00866CB8"/>
    <w:rsid w:val="00866CD5"/>
    <w:rsid w:val="00866F63"/>
    <w:rsid w:val="008675D0"/>
    <w:rsid w:val="00870E71"/>
    <w:rsid w:val="00871ED8"/>
    <w:rsid w:val="00871F61"/>
    <w:rsid w:val="00872402"/>
    <w:rsid w:val="00873A6B"/>
    <w:rsid w:val="00873BDC"/>
    <w:rsid w:val="00875367"/>
    <w:rsid w:val="0087598A"/>
    <w:rsid w:val="00876052"/>
    <w:rsid w:val="00876E94"/>
    <w:rsid w:val="0087723B"/>
    <w:rsid w:val="00877515"/>
    <w:rsid w:val="0088063E"/>
    <w:rsid w:val="00881C9E"/>
    <w:rsid w:val="00881EE8"/>
    <w:rsid w:val="00882477"/>
    <w:rsid w:val="00882531"/>
    <w:rsid w:val="008830CE"/>
    <w:rsid w:val="00883167"/>
    <w:rsid w:val="0088641E"/>
    <w:rsid w:val="0088687E"/>
    <w:rsid w:val="00887005"/>
    <w:rsid w:val="00887114"/>
    <w:rsid w:val="008902E4"/>
    <w:rsid w:val="0089155E"/>
    <w:rsid w:val="00891900"/>
    <w:rsid w:val="00893644"/>
    <w:rsid w:val="00893B8A"/>
    <w:rsid w:val="008941EB"/>
    <w:rsid w:val="00895353"/>
    <w:rsid w:val="008958FC"/>
    <w:rsid w:val="00895D56"/>
    <w:rsid w:val="00897F52"/>
    <w:rsid w:val="008A0BE5"/>
    <w:rsid w:val="008A1ACF"/>
    <w:rsid w:val="008A1E92"/>
    <w:rsid w:val="008A29FE"/>
    <w:rsid w:val="008A30C9"/>
    <w:rsid w:val="008A3B26"/>
    <w:rsid w:val="008A6D45"/>
    <w:rsid w:val="008A7BC6"/>
    <w:rsid w:val="008A7D2F"/>
    <w:rsid w:val="008B005C"/>
    <w:rsid w:val="008B06F0"/>
    <w:rsid w:val="008B12F8"/>
    <w:rsid w:val="008B1408"/>
    <w:rsid w:val="008B149E"/>
    <w:rsid w:val="008B1EF8"/>
    <w:rsid w:val="008B23D8"/>
    <w:rsid w:val="008B34F9"/>
    <w:rsid w:val="008B3CA2"/>
    <w:rsid w:val="008B5D55"/>
    <w:rsid w:val="008B6D6A"/>
    <w:rsid w:val="008B7624"/>
    <w:rsid w:val="008B7FD5"/>
    <w:rsid w:val="008C0072"/>
    <w:rsid w:val="008C1B9D"/>
    <w:rsid w:val="008C44F9"/>
    <w:rsid w:val="008C4714"/>
    <w:rsid w:val="008C5259"/>
    <w:rsid w:val="008C55CB"/>
    <w:rsid w:val="008C63B0"/>
    <w:rsid w:val="008C6523"/>
    <w:rsid w:val="008C6883"/>
    <w:rsid w:val="008D280D"/>
    <w:rsid w:val="008D2D1C"/>
    <w:rsid w:val="008D36DB"/>
    <w:rsid w:val="008D3A3F"/>
    <w:rsid w:val="008D4015"/>
    <w:rsid w:val="008D40D1"/>
    <w:rsid w:val="008D4287"/>
    <w:rsid w:val="008D53DA"/>
    <w:rsid w:val="008D61B3"/>
    <w:rsid w:val="008D6BE4"/>
    <w:rsid w:val="008D6C90"/>
    <w:rsid w:val="008D78CD"/>
    <w:rsid w:val="008E167B"/>
    <w:rsid w:val="008E16C7"/>
    <w:rsid w:val="008E1CA4"/>
    <w:rsid w:val="008E2204"/>
    <w:rsid w:val="008E2819"/>
    <w:rsid w:val="008E2BA7"/>
    <w:rsid w:val="008E3B09"/>
    <w:rsid w:val="008E4604"/>
    <w:rsid w:val="008E5AB6"/>
    <w:rsid w:val="008E5C47"/>
    <w:rsid w:val="008E5DAE"/>
    <w:rsid w:val="008E610A"/>
    <w:rsid w:val="008E643A"/>
    <w:rsid w:val="008E6489"/>
    <w:rsid w:val="008E6AE3"/>
    <w:rsid w:val="008E6BE2"/>
    <w:rsid w:val="008E7803"/>
    <w:rsid w:val="008E7DBE"/>
    <w:rsid w:val="008F0EC7"/>
    <w:rsid w:val="008F156F"/>
    <w:rsid w:val="008F256E"/>
    <w:rsid w:val="008F31D3"/>
    <w:rsid w:val="008F4503"/>
    <w:rsid w:val="008F5B15"/>
    <w:rsid w:val="008F72C0"/>
    <w:rsid w:val="008F7584"/>
    <w:rsid w:val="008F7D93"/>
    <w:rsid w:val="008F7E1C"/>
    <w:rsid w:val="00900F38"/>
    <w:rsid w:val="009014FB"/>
    <w:rsid w:val="00901AC4"/>
    <w:rsid w:val="00902198"/>
    <w:rsid w:val="00902647"/>
    <w:rsid w:val="00902E22"/>
    <w:rsid w:val="00903ED2"/>
    <w:rsid w:val="00905459"/>
    <w:rsid w:val="00905F29"/>
    <w:rsid w:val="009066A2"/>
    <w:rsid w:val="00906B07"/>
    <w:rsid w:val="00906D38"/>
    <w:rsid w:val="00907914"/>
    <w:rsid w:val="00910815"/>
    <w:rsid w:val="00911E1E"/>
    <w:rsid w:val="00912227"/>
    <w:rsid w:val="00913550"/>
    <w:rsid w:val="00913CFF"/>
    <w:rsid w:val="00913F3F"/>
    <w:rsid w:val="0091468A"/>
    <w:rsid w:val="009148D1"/>
    <w:rsid w:val="009149A4"/>
    <w:rsid w:val="00915FF2"/>
    <w:rsid w:val="009162EB"/>
    <w:rsid w:val="00917BC2"/>
    <w:rsid w:val="00920FEC"/>
    <w:rsid w:val="00921664"/>
    <w:rsid w:val="00922565"/>
    <w:rsid w:val="00922820"/>
    <w:rsid w:val="00922C8E"/>
    <w:rsid w:val="0092322D"/>
    <w:rsid w:val="0092335B"/>
    <w:rsid w:val="009236DF"/>
    <w:rsid w:val="00927573"/>
    <w:rsid w:val="00927904"/>
    <w:rsid w:val="00930778"/>
    <w:rsid w:val="00930784"/>
    <w:rsid w:val="00930876"/>
    <w:rsid w:val="0093201F"/>
    <w:rsid w:val="00932455"/>
    <w:rsid w:val="00932655"/>
    <w:rsid w:val="0093352C"/>
    <w:rsid w:val="009338B7"/>
    <w:rsid w:val="00933F63"/>
    <w:rsid w:val="00934BCB"/>
    <w:rsid w:val="0093595A"/>
    <w:rsid w:val="009367F1"/>
    <w:rsid w:val="00936A72"/>
    <w:rsid w:val="00936D23"/>
    <w:rsid w:val="00937220"/>
    <w:rsid w:val="009375F2"/>
    <w:rsid w:val="00937B88"/>
    <w:rsid w:val="00940729"/>
    <w:rsid w:val="009408C2"/>
    <w:rsid w:val="00941426"/>
    <w:rsid w:val="009423FF"/>
    <w:rsid w:val="009425F1"/>
    <w:rsid w:val="00942EBB"/>
    <w:rsid w:val="0094346E"/>
    <w:rsid w:val="0094364E"/>
    <w:rsid w:val="00943F1D"/>
    <w:rsid w:val="009447F0"/>
    <w:rsid w:val="00945699"/>
    <w:rsid w:val="00945DE8"/>
    <w:rsid w:val="0094753A"/>
    <w:rsid w:val="00947F00"/>
    <w:rsid w:val="00950797"/>
    <w:rsid w:val="00950A74"/>
    <w:rsid w:val="009512DB"/>
    <w:rsid w:val="00951ADF"/>
    <w:rsid w:val="00951F42"/>
    <w:rsid w:val="009520C3"/>
    <w:rsid w:val="00952EAC"/>
    <w:rsid w:val="00952ECB"/>
    <w:rsid w:val="00954D1F"/>
    <w:rsid w:val="00957739"/>
    <w:rsid w:val="00957BA2"/>
    <w:rsid w:val="00960704"/>
    <w:rsid w:val="00961C32"/>
    <w:rsid w:val="009622A6"/>
    <w:rsid w:val="009631BE"/>
    <w:rsid w:val="009633E1"/>
    <w:rsid w:val="0096347B"/>
    <w:rsid w:val="00963D03"/>
    <w:rsid w:val="009642F7"/>
    <w:rsid w:val="00964CC0"/>
    <w:rsid w:val="00965136"/>
    <w:rsid w:val="00966659"/>
    <w:rsid w:val="00966A0A"/>
    <w:rsid w:val="00967BCA"/>
    <w:rsid w:val="0097081F"/>
    <w:rsid w:val="009710ED"/>
    <w:rsid w:val="00971474"/>
    <w:rsid w:val="00971EA2"/>
    <w:rsid w:val="009733E7"/>
    <w:rsid w:val="0097380A"/>
    <w:rsid w:val="00973B4E"/>
    <w:rsid w:val="0097439B"/>
    <w:rsid w:val="0097453D"/>
    <w:rsid w:val="0097537B"/>
    <w:rsid w:val="0097618C"/>
    <w:rsid w:val="009766CE"/>
    <w:rsid w:val="00976CE9"/>
    <w:rsid w:val="00977BDF"/>
    <w:rsid w:val="00980190"/>
    <w:rsid w:val="00980303"/>
    <w:rsid w:val="00980372"/>
    <w:rsid w:val="00982350"/>
    <w:rsid w:val="00982C7C"/>
    <w:rsid w:val="00983E52"/>
    <w:rsid w:val="009842AA"/>
    <w:rsid w:val="00984562"/>
    <w:rsid w:val="00984814"/>
    <w:rsid w:val="00984C06"/>
    <w:rsid w:val="009850A6"/>
    <w:rsid w:val="009850EF"/>
    <w:rsid w:val="00985294"/>
    <w:rsid w:val="00985B8A"/>
    <w:rsid w:val="00986644"/>
    <w:rsid w:val="009866C7"/>
    <w:rsid w:val="00986756"/>
    <w:rsid w:val="00986ED2"/>
    <w:rsid w:val="009870CF"/>
    <w:rsid w:val="00987121"/>
    <w:rsid w:val="00987AE8"/>
    <w:rsid w:val="0099005D"/>
    <w:rsid w:val="00990121"/>
    <w:rsid w:val="0099199A"/>
    <w:rsid w:val="009923B7"/>
    <w:rsid w:val="00992867"/>
    <w:rsid w:val="00993208"/>
    <w:rsid w:val="00994143"/>
    <w:rsid w:val="0099451F"/>
    <w:rsid w:val="00994E89"/>
    <w:rsid w:val="00995553"/>
    <w:rsid w:val="0099556E"/>
    <w:rsid w:val="009959D9"/>
    <w:rsid w:val="00996975"/>
    <w:rsid w:val="00996BFD"/>
    <w:rsid w:val="00997032"/>
    <w:rsid w:val="00997367"/>
    <w:rsid w:val="0099780E"/>
    <w:rsid w:val="009A010F"/>
    <w:rsid w:val="009A18F1"/>
    <w:rsid w:val="009A2EB2"/>
    <w:rsid w:val="009A3059"/>
    <w:rsid w:val="009A6263"/>
    <w:rsid w:val="009A66B4"/>
    <w:rsid w:val="009A74DC"/>
    <w:rsid w:val="009A7B7A"/>
    <w:rsid w:val="009A7EB9"/>
    <w:rsid w:val="009B0981"/>
    <w:rsid w:val="009B181C"/>
    <w:rsid w:val="009B3BDE"/>
    <w:rsid w:val="009B4D81"/>
    <w:rsid w:val="009B51C1"/>
    <w:rsid w:val="009B5D5B"/>
    <w:rsid w:val="009B7BEB"/>
    <w:rsid w:val="009B7C2C"/>
    <w:rsid w:val="009B7C76"/>
    <w:rsid w:val="009C0790"/>
    <w:rsid w:val="009C0A30"/>
    <w:rsid w:val="009C1939"/>
    <w:rsid w:val="009C1BC2"/>
    <w:rsid w:val="009C2E38"/>
    <w:rsid w:val="009C3151"/>
    <w:rsid w:val="009C326D"/>
    <w:rsid w:val="009C33D8"/>
    <w:rsid w:val="009C36B4"/>
    <w:rsid w:val="009C3FB4"/>
    <w:rsid w:val="009C4C90"/>
    <w:rsid w:val="009C5346"/>
    <w:rsid w:val="009C68DB"/>
    <w:rsid w:val="009C6D14"/>
    <w:rsid w:val="009C7820"/>
    <w:rsid w:val="009C7B75"/>
    <w:rsid w:val="009C7D4A"/>
    <w:rsid w:val="009D0C98"/>
    <w:rsid w:val="009D0F5A"/>
    <w:rsid w:val="009D2C1A"/>
    <w:rsid w:val="009D4894"/>
    <w:rsid w:val="009D48A3"/>
    <w:rsid w:val="009D51FB"/>
    <w:rsid w:val="009D566E"/>
    <w:rsid w:val="009D599A"/>
    <w:rsid w:val="009D59AD"/>
    <w:rsid w:val="009D5BBD"/>
    <w:rsid w:val="009D6EFB"/>
    <w:rsid w:val="009D7075"/>
    <w:rsid w:val="009D768D"/>
    <w:rsid w:val="009D7B52"/>
    <w:rsid w:val="009E0216"/>
    <w:rsid w:val="009E052A"/>
    <w:rsid w:val="009E186E"/>
    <w:rsid w:val="009E1B6B"/>
    <w:rsid w:val="009E2176"/>
    <w:rsid w:val="009E21D9"/>
    <w:rsid w:val="009E272C"/>
    <w:rsid w:val="009E297D"/>
    <w:rsid w:val="009E332A"/>
    <w:rsid w:val="009E640A"/>
    <w:rsid w:val="009E78C5"/>
    <w:rsid w:val="009F08F3"/>
    <w:rsid w:val="009F0A6E"/>
    <w:rsid w:val="009F0CEC"/>
    <w:rsid w:val="009F111A"/>
    <w:rsid w:val="009F1B65"/>
    <w:rsid w:val="009F1CF8"/>
    <w:rsid w:val="009F1D73"/>
    <w:rsid w:val="009F1FD1"/>
    <w:rsid w:val="009F2232"/>
    <w:rsid w:val="009F413B"/>
    <w:rsid w:val="009F56E4"/>
    <w:rsid w:val="009F5E65"/>
    <w:rsid w:val="009F6609"/>
    <w:rsid w:val="009F6C5C"/>
    <w:rsid w:val="009F7483"/>
    <w:rsid w:val="009F759F"/>
    <w:rsid w:val="00A005BD"/>
    <w:rsid w:val="00A005D8"/>
    <w:rsid w:val="00A0195F"/>
    <w:rsid w:val="00A01F09"/>
    <w:rsid w:val="00A01F9F"/>
    <w:rsid w:val="00A02A8B"/>
    <w:rsid w:val="00A0310B"/>
    <w:rsid w:val="00A0360D"/>
    <w:rsid w:val="00A044AC"/>
    <w:rsid w:val="00A04588"/>
    <w:rsid w:val="00A049ED"/>
    <w:rsid w:val="00A04CF7"/>
    <w:rsid w:val="00A04EB2"/>
    <w:rsid w:val="00A0619B"/>
    <w:rsid w:val="00A063B1"/>
    <w:rsid w:val="00A063CE"/>
    <w:rsid w:val="00A06DB4"/>
    <w:rsid w:val="00A06F86"/>
    <w:rsid w:val="00A078BA"/>
    <w:rsid w:val="00A07A27"/>
    <w:rsid w:val="00A07F33"/>
    <w:rsid w:val="00A106DB"/>
    <w:rsid w:val="00A10724"/>
    <w:rsid w:val="00A1093D"/>
    <w:rsid w:val="00A11131"/>
    <w:rsid w:val="00A123DB"/>
    <w:rsid w:val="00A12515"/>
    <w:rsid w:val="00A135AD"/>
    <w:rsid w:val="00A137F3"/>
    <w:rsid w:val="00A13BF5"/>
    <w:rsid w:val="00A144F5"/>
    <w:rsid w:val="00A20288"/>
    <w:rsid w:val="00A20A63"/>
    <w:rsid w:val="00A20CA9"/>
    <w:rsid w:val="00A20D1B"/>
    <w:rsid w:val="00A218AE"/>
    <w:rsid w:val="00A22714"/>
    <w:rsid w:val="00A22F96"/>
    <w:rsid w:val="00A23059"/>
    <w:rsid w:val="00A237B4"/>
    <w:rsid w:val="00A24A5F"/>
    <w:rsid w:val="00A2606C"/>
    <w:rsid w:val="00A265AE"/>
    <w:rsid w:val="00A2698B"/>
    <w:rsid w:val="00A26AA9"/>
    <w:rsid w:val="00A27405"/>
    <w:rsid w:val="00A27F02"/>
    <w:rsid w:val="00A30E7D"/>
    <w:rsid w:val="00A31090"/>
    <w:rsid w:val="00A322BC"/>
    <w:rsid w:val="00A32E16"/>
    <w:rsid w:val="00A335DB"/>
    <w:rsid w:val="00A34612"/>
    <w:rsid w:val="00A348EC"/>
    <w:rsid w:val="00A35155"/>
    <w:rsid w:val="00A35712"/>
    <w:rsid w:val="00A36586"/>
    <w:rsid w:val="00A36CD8"/>
    <w:rsid w:val="00A379B3"/>
    <w:rsid w:val="00A37E0F"/>
    <w:rsid w:val="00A4012C"/>
    <w:rsid w:val="00A406AE"/>
    <w:rsid w:val="00A40958"/>
    <w:rsid w:val="00A40C78"/>
    <w:rsid w:val="00A40EBF"/>
    <w:rsid w:val="00A4115F"/>
    <w:rsid w:val="00A419C7"/>
    <w:rsid w:val="00A424B5"/>
    <w:rsid w:val="00A42EE5"/>
    <w:rsid w:val="00A43233"/>
    <w:rsid w:val="00A434C3"/>
    <w:rsid w:val="00A43D15"/>
    <w:rsid w:val="00A45FA7"/>
    <w:rsid w:val="00A46B1C"/>
    <w:rsid w:val="00A46DFD"/>
    <w:rsid w:val="00A50CB1"/>
    <w:rsid w:val="00A5456D"/>
    <w:rsid w:val="00A54F1B"/>
    <w:rsid w:val="00A57035"/>
    <w:rsid w:val="00A57647"/>
    <w:rsid w:val="00A57F68"/>
    <w:rsid w:val="00A6116F"/>
    <w:rsid w:val="00A62A4E"/>
    <w:rsid w:val="00A62BC7"/>
    <w:rsid w:val="00A64BB4"/>
    <w:rsid w:val="00A6539A"/>
    <w:rsid w:val="00A6606E"/>
    <w:rsid w:val="00A66457"/>
    <w:rsid w:val="00A67D3E"/>
    <w:rsid w:val="00A71773"/>
    <w:rsid w:val="00A72BAE"/>
    <w:rsid w:val="00A72DA3"/>
    <w:rsid w:val="00A73718"/>
    <w:rsid w:val="00A749E6"/>
    <w:rsid w:val="00A760C7"/>
    <w:rsid w:val="00A77E14"/>
    <w:rsid w:val="00A800DE"/>
    <w:rsid w:val="00A80A7E"/>
    <w:rsid w:val="00A82B35"/>
    <w:rsid w:val="00A82C58"/>
    <w:rsid w:val="00A82D76"/>
    <w:rsid w:val="00A83E53"/>
    <w:rsid w:val="00A84B69"/>
    <w:rsid w:val="00A85223"/>
    <w:rsid w:val="00A8766B"/>
    <w:rsid w:val="00A9035A"/>
    <w:rsid w:val="00A9185C"/>
    <w:rsid w:val="00A91A30"/>
    <w:rsid w:val="00A93549"/>
    <w:rsid w:val="00A93A21"/>
    <w:rsid w:val="00A9427E"/>
    <w:rsid w:val="00A94750"/>
    <w:rsid w:val="00A948FA"/>
    <w:rsid w:val="00A95BF5"/>
    <w:rsid w:val="00A95CB3"/>
    <w:rsid w:val="00A96141"/>
    <w:rsid w:val="00A962F0"/>
    <w:rsid w:val="00A97101"/>
    <w:rsid w:val="00AA0083"/>
    <w:rsid w:val="00AA3396"/>
    <w:rsid w:val="00AA439F"/>
    <w:rsid w:val="00AA62CD"/>
    <w:rsid w:val="00AA6C33"/>
    <w:rsid w:val="00AA7BB0"/>
    <w:rsid w:val="00AB05FC"/>
    <w:rsid w:val="00AB0A53"/>
    <w:rsid w:val="00AB1440"/>
    <w:rsid w:val="00AB2DA9"/>
    <w:rsid w:val="00AB317C"/>
    <w:rsid w:val="00AB4AD4"/>
    <w:rsid w:val="00AB4E69"/>
    <w:rsid w:val="00AB5182"/>
    <w:rsid w:val="00AB5D55"/>
    <w:rsid w:val="00AB64D9"/>
    <w:rsid w:val="00AB7D9C"/>
    <w:rsid w:val="00AC0222"/>
    <w:rsid w:val="00AC0228"/>
    <w:rsid w:val="00AC26A1"/>
    <w:rsid w:val="00AC27A4"/>
    <w:rsid w:val="00AC2D31"/>
    <w:rsid w:val="00AC3927"/>
    <w:rsid w:val="00AC48F2"/>
    <w:rsid w:val="00AC5963"/>
    <w:rsid w:val="00AC59DD"/>
    <w:rsid w:val="00AC5F5F"/>
    <w:rsid w:val="00AC6026"/>
    <w:rsid w:val="00AC7FB5"/>
    <w:rsid w:val="00AD15A5"/>
    <w:rsid w:val="00AD2358"/>
    <w:rsid w:val="00AD3BF5"/>
    <w:rsid w:val="00AD43FE"/>
    <w:rsid w:val="00AD560E"/>
    <w:rsid w:val="00AD5778"/>
    <w:rsid w:val="00AD5877"/>
    <w:rsid w:val="00AD6451"/>
    <w:rsid w:val="00AD6D73"/>
    <w:rsid w:val="00AD7165"/>
    <w:rsid w:val="00AD729C"/>
    <w:rsid w:val="00AD794A"/>
    <w:rsid w:val="00AE0089"/>
    <w:rsid w:val="00AE0A63"/>
    <w:rsid w:val="00AE0D34"/>
    <w:rsid w:val="00AE0DA9"/>
    <w:rsid w:val="00AE330F"/>
    <w:rsid w:val="00AE35F9"/>
    <w:rsid w:val="00AE411C"/>
    <w:rsid w:val="00AE4AB7"/>
    <w:rsid w:val="00AE5C7C"/>
    <w:rsid w:val="00AE5FC8"/>
    <w:rsid w:val="00AE6205"/>
    <w:rsid w:val="00AE663D"/>
    <w:rsid w:val="00AF0060"/>
    <w:rsid w:val="00AF2046"/>
    <w:rsid w:val="00AF20B2"/>
    <w:rsid w:val="00AF3605"/>
    <w:rsid w:val="00AF3D8C"/>
    <w:rsid w:val="00AF3E37"/>
    <w:rsid w:val="00AF6002"/>
    <w:rsid w:val="00AF64AA"/>
    <w:rsid w:val="00AF6A8C"/>
    <w:rsid w:val="00AF6ED4"/>
    <w:rsid w:val="00AF7BED"/>
    <w:rsid w:val="00AF7F3C"/>
    <w:rsid w:val="00B02B92"/>
    <w:rsid w:val="00B0357B"/>
    <w:rsid w:val="00B04D6D"/>
    <w:rsid w:val="00B04EDA"/>
    <w:rsid w:val="00B06C54"/>
    <w:rsid w:val="00B06CDD"/>
    <w:rsid w:val="00B071D5"/>
    <w:rsid w:val="00B0753D"/>
    <w:rsid w:val="00B10039"/>
    <w:rsid w:val="00B101D7"/>
    <w:rsid w:val="00B10322"/>
    <w:rsid w:val="00B10466"/>
    <w:rsid w:val="00B10FDC"/>
    <w:rsid w:val="00B11270"/>
    <w:rsid w:val="00B1225E"/>
    <w:rsid w:val="00B13112"/>
    <w:rsid w:val="00B13833"/>
    <w:rsid w:val="00B13B92"/>
    <w:rsid w:val="00B14246"/>
    <w:rsid w:val="00B1470E"/>
    <w:rsid w:val="00B14BA4"/>
    <w:rsid w:val="00B151D8"/>
    <w:rsid w:val="00B1622F"/>
    <w:rsid w:val="00B17E61"/>
    <w:rsid w:val="00B20305"/>
    <w:rsid w:val="00B20CEB"/>
    <w:rsid w:val="00B21611"/>
    <w:rsid w:val="00B21E51"/>
    <w:rsid w:val="00B226B3"/>
    <w:rsid w:val="00B23639"/>
    <w:rsid w:val="00B23925"/>
    <w:rsid w:val="00B24CC4"/>
    <w:rsid w:val="00B25714"/>
    <w:rsid w:val="00B25EC0"/>
    <w:rsid w:val="00B26012"/>
    <w:rsid w:val="00B26015"/>
    <w:rsid w:val="00B26991"/>
    <w:rsid w:val="00B26C47"/>
    <w:rsid w:val="00B2713F"/>
    <w:rsid w:val="00B30E4D"/>
    <w:rsid w:val="00B30F96"/>
    <w:rsid w:val="00B3241C"/>
    <w:rsid w:val="00B32DFD"/>
    <w:rsid w:val="00B32DFE"/>
    <w:rsid w:val="00B3333C"/>
    <w:rsid w:val="00B34731"/>
    <w:rsid w:val="00B3514B"/>
    <w:rsid w:val="00B354EB"/>
    <w:rsid w:val="00B370C5"/>
    <w:rsid w:val="00B410FB"/>
    <w:rsid w:val="00B41AC5"/>
    <w:rsid w:val="00B421D0"/>
    <w:rsid w:val="00B42213"/>
    <w:rsid w:val="00B422C8"/>
    <w:rsid w:val="00B426DC"/>
    <w:rsid w:val="00B42D41"/>
    <w:rsid w:val="00B42D57"/>
    <w:rsid w:val="00B43865"/>
    <w:rsid w:val="00B43C24"/>
    <w:rsid w:val="00B4506B"/>
    <w:rsid w:val="00B45181"/>
    <w:rsid w:val="00B4606E"/>
    <w:rsid w:val="00B47A2D"/>
    <w:rsid w:val="00B47ADA"/>
    <w:rsid w:val="00B508EE"/>
    <w:rsid w:val="00B5156E"/>
    <w:rsid w:val="00B518EB"/>
    <w:rsid w:val="00B52BCD"/>
    <w:rsid w:val="00B53FC5"/>
    <w:rsid w:val="00B540FF"/>
    <w:rsid w:val="00B543C0"/>
    <w:rsid w:val="00B5465D"/>
    <w:rsid w:val="00B55124"/>
    <w:rsid w:val="00B55ABA"/>
    <w:rsid w:val="00B56203"/>
    <w:rsid w:val="00B569A4"/>
    <w:rsid w:val="00B60874"/>
    <w:rsid w:val="00B60F96"/>
    <w:rsid w:val="00B61030"/>
    <w:rsid w:val="00B612D1"/>
    <w:rsid w:val="00B61956"/>
    <w:rsid w:val="00B62E6F"/>
    <w:rsid w:val="00B6304C"/>
    <w:rsid w:val="00B639C1"/>
    <w:rsid w:val="00B63C6C"/>
    <w:rsid w:val="00B63EB6"/>
    <w:rsid w:val="00B65B49"/>
    <w:rsid w:val="00B660E6"/>
    <w:rsid w:val="00B66795"/>
    <w:rsid w:val="00B67606"/>
    <w:rsid w:val="00B729BF"/>
    <w:rsid w:val="00B73BD2"/>
    <w:rsid w:val="00B7451E"/>
    <w:rsid w:val="00B7485E"/>
    <w:rsid w:val="00B74DB0"/>
    <w:rsid w:val="00B767CB"/>
    <w:rsid w:val="00B77DD1"/>
    <w:rsid w:val="00B82F27"/>
    <w:rsid w:val="00B83E6A"/>
    <w:rsid w:val="00B842FF"/>
    <w:rsid w:val="00B84DA6"/>
    <w:rsid w:val="00B85CCA"/>
    <w:rsid w:val="00B86112"/>
    <w:rsid w:val="00B86E40"/>
    <w:rsid w:val="00B9010C"/>
    <w:rsid w:val="00B9128A"/>
    <w:rsid w:val="00B9158A"/>
    <w:rsid w:val="00B92D2A"/>
    <w:rsid w:val="00B9354A"/>
    <w:rsid w:val="00B93ACF"/>
    <w:rsid w:val="00B93EEF"/>
    <w:rsid w:val="00B94AFA"/>
    <w:rsid w:val="00B96D9A"/>
    <w:rsid w:val="00B97BDB"/>
    <w:rsid w:val="00BA0908"/>
    <w:rsid w:val="00BA124E"/>
    <w:rsid w:val="00BA1CB4"/>
    <w:rsid w:val="00BA1DA1"/>
    <w:rsid w:val="00BA21F3"/>
    <w:rsid w:val="00BA262B"/>
    <w:rsid w:val="00BA2905"/>
    <w:rsid w:val="00BA40FD"/>
    <w:rsid w:val="00BA4576"/>
    <w:rsid w:val="00BA496E"/>
    <w:rsid w:val="00BA5576"/>
    <w:rsid w:val="00BA60E9"/>
    <w:rsid w:val="00BA6A15"/>
    <w:rsid w:val="00BB0158"/>
    <w:rsid w:val="00BB07A9"/>
    <w:rsid w:val="00BB0D67"/>
    <w:rsid w:val="00BB0D85"/>
    <w:rsid w:val="00BB13D3"/>
    <w:rsid w:val="00BB349C"/>
    <w:rsid w:val="00BB35DB"/>
    <w:rsid w:val="00BB3DF0"/>
    <w:rsid w:val="00BB4840"/>
    <w:rsid w:val="00BB7DBE"/>
    <w:rsid w:val="00BB7F52"/>
    <w:rsid w:val="00BC008C"/>
    <w:rsid w:val="00BC057C"/>
    <w:rsid w:val="00BC08DC"/>
    <w:rsid w:val="00BC0F84"/>
    <w:rsid w:val="00BC159A"/>
    <w:rsid w:val="00BC2153"/>
    <w:rsid w:val="00BC2541"/>
    <w:rsid w:val="00BC2938"/>
    <w:rsid w:val="00BC336B"/>
    <w:rsid w:val="00BC454B"/>
    <w:rsid w:val="00BC4D72"/>
    <w:rsid w:val="00BC643E"/>
    <w:rsid w:val="00BC6F67"/>
    <w:rsid w:val="00BC7FBD"/>
    <w:rsid w:val="00BD03C3"/>
    <w:rsid w:val="00BD1428"/>
    <w:rsid w:val="00BD2067"/>
    <w:rsid w:val="00BD2281"/>
    <w:rsid w:val="00BD30F6"/>
    <w:rsid w:val="00BD327F"/>
    <w:rsid w:val="00BD3548"/>
    <w:rsid w:val="00BD39AF"/>
    <w:rsid w:val="00BD4B5C"/>
    <w:rsid w:val="00BD5531"/>
    <w:rsid w:val="00BD7430"/>
    <w:rsid w:val="00BD76CB"/>
    <w:rsid w:val="00BE1618"/>
    <w:rsid w:val="00BE2223"/>
    <w:rsid w:val="00BE2514"/>
    <w:rsid w:val="00BE330D"/>
    <w:rsid w:val="00BE47DC"/>
    <w:rsid w:val="00BE5514"/>
    <w:rsid w:val="00BE568E"/>
    <w:rsid w:val="00BE5711"/>
    <w:rsid w:val="00BE58A2"/>
    <w:rsid w:val="00BE6191"/>
    <w:rsid w:val="00BE6558"/>
    <w:rsid w:val="00BE7E9B"/>
    <w:rsid w:val="00BF01E8"/>
    <w:rsid w:val="00BF0244"/>
    <w:rsid w:val="00BF0D7C"/>
    <w:rsid w:val="00BF1CFC"/>
    <w:rsid w:val="00BF1E8E"/>
    <w:rsid w:val="00BF2FC7"/>
    <w:rsid w:val="00BF31EC"/>
    <w:rsid w:val="00BF3449"/>
    <w:rsid w:val="00BF48F0"/>
    <w:rsid w:val="00BF605B"/>
    <w:rsid w:val="00BF6526"/>
    <w:rsid w:val="00BF658B"/>
    <w:rsid w:val="00BF73FC"/>
    <w:rsid w:val="00BF7478"/>
    <w:rsid w:val="00C00770"/>
    <w:rsid w:val="00C0260F"/>
    <w:rsid w:val="00C0327A"/>
    <w:rsid w:val="00C034C9"/>
    <w:rsid w:val="00C03767"/>
    <w:rsid w:val="00C03BC7"/>
    <w:rsid w:val="00C03F82"/>
    <w:rsid w:val="00C0435D"/>
    <w:rsid w:val="00C04FDB"/>
    <w:rsid w:val="00C053D8"/>
    <w:rsid w:val="00C0635E"/>
    <w:rsid w:val="00C064E9"/>
    <w:rsid w:val="00C06540"/>
    <w:rsid w:val="00C0790E"/>
    <w:rsid w:val="00C10D18"/>
    <w:rsid w:val="00C114B3"/>
    <w:rsid w:val="00C123AB"/>
    <w:rsid w:val="00C12CD8"/>
    <w:rsid w:val="00C13B53"/>
    <w:rsid w:val="00C13DCA"/>
    <w:rsid w:val="00C15EF9"/>
    <w:rsid w:val="00C164EC"/>
    <w:rsid w:val="00C1697A"/>
    <w:rsid w:val="00C17C7A"/>
    <w:rsid w:val="00C17DB8"/>
    <w:rsid w:val="00C200EA"/>
    <w:rsid w:val="00C20A5F"/>
    <w:rsid w:val="00C2154D"/>
    <w:rsid w:val="00C21833"/>
    <w:rsid w:val="00C2196F"/>
    <w:rsid w:val="00C21DB9"/>
    <w:rsid w:val="00C21ED8"/>
    <w:rsid w:val="00C22392"/>
    <w:rsid w:val="00C22C81"/>
    <w:rsid w:val="00C233FD"/>
    <w:rsid w:val="00C23969"/>
    <w:rsid w:val="00C23ECD"/>
    <w:rsid w:val="00C248BE"/>
    <w:rsid w:val="00C25A16"/>
    <w:rsid w:val="00C2642E"/>
    <w:rsid w:val="00C26B27"/>
    <w:rsid w:val="00C30133"/>
    <w:rsid w:val="00C304D1"/>
    <w:rsid w:val="00C3195A"/>
    <w:rsid w:val="00C31A8B"/>
    <w:rsid w:val="00C32637"/>
    <w:rsid w:val="00C33CDF"/>
    <w:rsid w:val="00C33D89"/>
    <w:rsid w:val="00C3405E"/>
    <w:rsid w:val="00C34C04"/>
    <w:rsid w:val="00C350EE"/>
    <w:rsid w:val="00C3535C"/>
    <w:rsid w:val="00C36F65"/>
    <w:rsid w:val="00C378B1"/>
    <w:rsid w:val="00C37B59"/>
    <w:rsid w:val="00C37C58"/>
    <w:rsid w:val="00C408F2"/>
    <w:rsid w:val="00C42B50"/>
    <w:rsid w:val="00C43632"/>
    <w:rsid w:val="00C443A3"/>
    <w:rsid w:val="00C44DC1"/>
    <w:rsid w:val="00C4546D"/>
    <w:rsid w:val="00C46ED3"/>
    <w:rsid w:val="00C47492"/>
    <w:rsid w:val="00C47BD0"/>
    <w:rsid w:val="00C47F95"/>
    <w:rsid w:val="00C50C9F"/>
    <w:rsid w:val="00C519ED"/>
    <w:rsid w:val="00C51F8E"/>
    <w:rsid w:val="00C5287A"/>
    <w:rsid w:val="00C54870"/>
    <w:rsid w:val="00C5515D"/>
    <w:rsid w:val="00C56535"/>
    <w:rsid w:val="00C56C2C"/>
    <w:rsid w:val="00C56C8A"/>
    <w:rsid w:val="00C57DB5"/>
    <w:rsid w:val="00C605EC"/>
    <w:rsid w:val="00C62D47"/>
    <w:rsid w:val="00C6316D"/>
    <w:rsid w:val="00C63C90"/>
    <w:rsid w:val="00C64078"/>
    <w:rsid w:val="00C64144"/>
    <w:rsid w:val="00C64F29"/>
    <w:rsid w:val="00C6536E"/>
    <w:rsid w:val="00C654AC"/>
    <w:rsid w:val="00C65E04"/>
    <w:rsid w:val="00C6609D"/>
    <w:rsid w:val="00C662A0"/>
    <w:rsid w:val="00C705AF"/>
    <w:rsid w:val="00C708A3"/>
    <w:rsid w:val="00C712BB"/>
    <w:rsid w:val="00C71A57"/>
    <w:rsid w:val="00C71F87"/>
    <w:rsid w:val="00C72424"/>
    <w:rsid w:val="00C72699"/>
    <w:rsid w:val="00C72916"/>
    <w:rsid w:val="00C7556B"/>
    <w:rsid w:val="00C75829"/>
    <w:rsid w:val="00C75877"/>
    <w:rsid w:val="00C75F7D"/>
    <w:rsid w:val="00C76C32"/>
    <w:rsid w:val="00C76F16"/>
    <w:rsid w:val="00C76FCF"/>
    <w:rsid w:val="00C77920"/>
    <w:rsid w:val="00C77D8B"/>
    <w:rsid w:val="00C80855"/>
    <w:rsid w:val="00C80CCD"/>
    <w:rsid w:val="00C814B5"/>
    <w:rsid w:val="00C82888"/>
    <w:rsid w:val="00C82BA6"/>
    <w:rsid w:val="00C83C8A"/>
    <w:rsid w:val="00C83CD5"/>
    <w:rsid w:val="00C849AE"/>
    <w:rsid w:val="00C84ED7"/>
    <w:rsid w:val="00C8566B"/>
    <w:rsid w:val="00C86358"/>
    <w:rsid w:val="00C86B11"/>
    <w:rsid w:val="00C87084"/>
    <w:rsid w:val="00C87670"/>
    <w:rsid w:val="00C87807"/>
    <w:rsid w:val="00C8794B"/>
    <w:rsid w:val="00C90710"/>
    <w:rsid w:val="00C91079"/>
    <w:rsid w:val="00C92B90"/>
    <w:rsid w:val="00C92DDE"/>
    <w:rsid w:val="00C937D2"/>
    <w:rsid w:val="00C93BC6"/>
    <w:rsid w:val="00C942B0"/>
    <w:rsid w:val="00C946AE"/>
    <w:rsid w:val="00C94B37"/>
    <w:rsid w:val="00C94D93"/>
    <w:rsid w:val="00C94F28"/>
    <w:rsid w:val="00C955EF"/>
    <w:rsid w:val="00C96129"/>
    <w:rsid w:val="00C964EE"/>
    <w:rsid w:val="00C96647"/>
    <w:rsid w:val="00C96DA4"/>
    <w:rsid w:val="00C96E42"/>
    <w:rsid w:val="00C973ED"/>
    <w:rsid w:val="00C9759B"/>
    <w:rsid w:val="00CA0824"/>
    <w:rsid w:val="00CA0D62"/>
    <w:rsid w:val="00CA10AD"/>
    <w:rsid w:val="00CA159B"/>
    <w:rsid w:val="00CA2788"/>
    <w:rsid w:val="00CA3010"/>
    <w:rsid w:val="00CA38B4"/>
    <w:rsid w:val="00CA3912"/>
    <w:rsid w:val="00CA48F7"/>
    <w:rsid w:val="00CA4CAE"/>
    <w:rsid w:val="00CA54AD"/>
    <w:rsid w:val="00CA5533"/>
    <w:rsid w:val="00CA58C3"/>
    <w:rsid w:val="00CA5AB4"/>
    <w:rsid w:val="00CA6E5B"/>
    <w:rsid w:val="00CA7956"/>
    <w:rsid w:val="00CA7C20"/>
    <w:rsid w:val="00CB00CD"/>
    <w:rsid w:val="00CB0385"/>
    <w:rsid w:val="00CB0B4D"/>
    <w:rsid w:val="00CB1FAA"/>
    <w:rsid w:val="00CB2DEC"/>
    <w:rsid w:val="00CB3549"/>
    <w:rsid w:val="00CB50C3"/>
    <w:rsid w:val="00CB5FC6"/>
    <w:rsid w:val="00CB6A21"/>
    <w:rsid w:val="00CC10B5"/>
    <w:rsid w:val="00CC12B9"/>
    <w:rsid w:val="00CC21B6"/>
    <w:rsid w:val="00CC2285"/>
    <w:rsid w:val="00CC319E"/>
    <w:rsid w:val="00CC367B"/>
    <w:rsid w:val="00CC411F"/>
    <w:rsid w:val="00CC46E3"/>
    <w:rsid w:val="00CC4C65"/>
    <w:rsid w:val="00CC5CEB"/>
    <w:rsid w:val="00CC5E4A"/>
    <w:rsid w:val="00CC6721"/>
    <w:rsid w:val="00CC78AD"/>
    <w:rsid w:val="00CC7948"/>
    <w:rsid w:val="00CC7B50"/>
    <w:rsid w:val="00CD04E0"/>
    <w:rsid w:val="00CD0A2A"/>
    <w:rsid w:val="00CD0BFB"/>
    <w:rsid w:val="00CD175C"/>
    <w:rsid w:val="00CD29FD"/>
    <w:rsid w:val="00CD3BBF"/>
    <w:rsid w:val="00CD3E0E"/>
    <w:rsid w:val="00CD3F39"/>
    <w:rsid w:val="00CD4554"/>
    <w:rsid w:val="00CD484C"/>
    <w:rsid w:val="00CD4FDF"/>
    <w:rsid w:val="00CD680C"/>
    <w:rsid w:val="00CD712D"/>
    <w:rsid w:val="00CE042E"/>
    <w:rsid w:val="00CE0708"/>
    <w:rsid w:val="00CE0FAC"/>
    <w:rsid w:val="00CE1273"/>
    <w:rsid w:val="00CE20BD"/>
    <w:rsid w:val="00CE24C3"/>
    <w:rsid w:val="00CE2710"/>
    <w:rsid w:val="00CE544B"/>
    <w:rsid w:val="00CE59D3"/>
    <w:rsid w:val="00CE69EA"/>
    <w:rsid w:val="00CF0993"/>
    <w:rsid w:val="00CF0D76"/>
    <w:rsid w:val="00CF25E4"/>
    <w:rsid w:val="00CF336B"/>
    <w:rsid w:val="00CF39DC"/>
    <w:rsid w:val="00CF3EDF"/>
    <w:rsid w:val="00CF48B9"/>
    <w:rsid w:val="00CF4B1A"/>
    <w:rsid w:val="00CF4DED"/>
    <w:rsid w:val="00CF5C0E"/>
    <w:rsid w:val="00CF5F5B"/>
    <w:rsid w:val="00CF64EA"/>
    <w:rsid w:val="00D0121D"/>
    <w:rsid w:val="00D0191A"/>
    <w:rsid w:val="00D01E00"/>
    <w:rsid w:val="00D02C77"/>
    <w:rsid w:val="00D0370D"/>
    <w:rsid w:val="00D03714"/>
    <w:rsid w:val="00D04152"/>
    <w:rsid w:val="00D04A31"/>
    <w:rsid w:val="00D04A8B"/>
    <w:rsid w:val="00D04BB7"/>
    <w:rsid w:val="00D04C39"/>
    <w:rsid w:val="00D10946"/>
    <w:rsid w:val="00D10B4E"/>
    <w:rsid w:val="00D10E75"/>
    <w:rsid w:val="00D11712"/>
    <w:rsid w:val="00D11B70"/>
    <w:rsid w:val="00D11BBE"/>
    <w:rsid w:val="00D11DD0"/>
    <w:rsid w:val="00D11FF8"/>
    <w:rsid w:val="00D12A48"/>
    <w:rsid w:val="00D13741"/>
    <w:rsid w:val="00D13DC3"/>
    <w:rsid w:val="00D1574D"/>
    <w:rsid w:val="00D15D7D"/>
    <w:rsid w:val="00D16CE8"/>
    <w:rsid w:val="00D17257"/>
    <w:rsid w:val="00D175B5"/>
    <w:rsid w:val="00D17B7E"/>
    <w:rsid w:val="00D21C67"/>
    <w:rsid w:val="00D22A33"/>
    <w:rsid w:val="00D236BF"/>
    <w:rsid w:val="00D24749"/>
    <w:rsid w:val="00D2634E"/>
    <w:rsid w:val="00D263F0"/>
    <w:rsid w:val="00D30361"/>
    <w:rsid w:val="00D30D1F"/>
    <w:rsid w:val="00D30F6B"/>
    <w:rsid w:val="00D31548"/>
    <w:rsid w:val="00D324E1"/>
    <w:rsid w:val="00D32BB3"/>
    <w:rsid w:val="00D33021"/>
    <w:rsid w:val="00D3333B"/>
    <w:rsid w:val="00D3410E"/>
    <w:rsid w:val="00D3506B"/>
    <w:rsid w:val="00D35686"/>
    <w:rsid w:val="00D36289"/>
    <w:rsid w:val="00D362F5"/>
    <w:rsid w:val="00D36377"/>
    <w:rsid w:val="00D36589"/>
    <w:rsid w:val="00D365D7"/>
    <w:rsid w:val="00D3760D"/>
    <w:rsid w:val="00D40A20"/>
    <w:rsid w:val="00D41AFB"/>
    <w:rsid w:val="00D420D0"/>
    <w:rsid w:val="00D42556"/>
    <w:rsid w:val="00D42F33"/>
    <w:rsid w:val="00D45DA2"/>
    <w:rsid w:val="00D46654"/>
    <w:rsid w:val="00D466E9"/>
    <w:rsid w:val="00D4676E"/>
    <w:rsid w:val="00D46C0E"/>
    <w:rsid w:val="00D473CC"/>
    <w:rsid w:val="00D476C3"/>
    <w:rsid w:val="00D479B9"/>
    <w:rsid w:val="00D47D93"/>
    <w:rsid w:val="00D50107"/>
    <w:rsid w:val="00D508A1"/>
    <w:rsid w:val="00D50DE7"/>
    <w:rsid w:val="00D5112B"/>
    <w:rsid w:val="00D5425C"/>
    <w:rsid w:val="00D5442F"/>
    <w:rsid w:val="00D548CD"/>
    <w:rsid w:val="00D5534E"/>
    <w:rsid w:val="00D5550F"/>
    <w:rsid w:val="00D55833"/>
    <w:rsid w:val="00D558D6"/>
    <w:rsid w:val="00D57852"/>
    <w:rsid w:val="00D57B86"/>
    <w:rsid w:val="00D57E96"/>
    <w:rsid w:val="00D60B8F"/>
    <w:rsid w:val="00D60C27"/>
    <w:rsid w:val="00D60ED1"/>
    <w:rsid w:val="00D61B31"/>
    <w:rsid w:val="00D61B87"/>
    <w:rsid w:val="00D64088"/>
    <w:rsid w:val="00D64A35"/>
    <w:rsid w:val="00D6737C"/>
    <w:rsid w:val="00D67F65"/>
    <w:rsid w:val="00D70A95"/>
    <w:rsid w:val="00D70DBF"/>
    <w:rsid w:val="00D710E6"/>
    <w:rsid w:val="00D712D7"/>
    <w:rsid w:val="00D71FE9"/>
    <w:rsid w:val="00D7248F"/>
    <w:rsid w:val="00D73799"/>
    <w:rsid w:val="00D73A67"/>
    <w:rsid w:val="00D73F12"/>
    <w:rsid w:val="00D80241"/>
    <w:rsid w:val="00D8087E"/>
    <w:rsid w:val="00D808BA"/>
    <w:rsid w:val="00D83465"/>
    <w:rsid w:val="00D834DF"/>
    <w:rsid w:val="00D835F7"/>
    <w:rsid w:val="00D8405E"/>
    <w:rsid w:val="00D84806"/>
    <w:rsid w:val="00D84884"/>
    <w:rsid w:val="00D8499A"/>
    <w:rsid w:val="00D856BF"/>
    <w:rsid w:val="00D859B7"/>
    <w:rsid w:val="00D85D58"/>
    <w:rsid w:val="00D86331"/>
    <w:rsid w:val="00D873A6"/>
    <w:rsid w:val="00D90146"/>
    <w:rsid w:val="00D908FE"/>
    <w:rsid w:val="00D921D4"/>
    <w:rsid w:val="00D9323A"/>
    <w:rsid w:val="00D939FD"/>
    <w:rsid w:val="00D93E6C"/>
    <w:rsid w:val="00D94331"/>
    <w:rsid w:val="00D94CF2"/>
    <w:rsid w:val="00D950D9"/>
    <w:rsid w:val="00D95B7D"/>
    <w:rsid w:val="00D96866"/>
    <w:rsid w:val="00D976B4"/>
    <w:rsid w:val="00DA0114"/>
    <w:rsid w:val="00DA030D"/>
    <w:rsid w:val="00DA3342"/>
    <w:rsid w:val="00DA3425"/>
    <w:rsid w:val="00DA34D3"/>
    <w:rsid w:val="00DA448D"/>
    <w:rsid w:val="00DA521A"/>
    <w:rsid w:val="00DA5637"/>
    <w:rsid w:val="00DA5871"/>
    <w:rsid w:val="00DA62A0"/>
    <w:rsid w:val="00DA643B"/>
    <w:rsid w:val="00DA6827"/>
    <w:rsid w:val="00DA68F3"/>
    <w:rsid w:val="00DA6CB6"/>
    <w:rsid w:val="00DA7938"/>
    <w:rsid w:val="00DB0D17"/>
    <w:rsid w:val="00DB2498"/>
    <w:rsid w:val="00DB2D89"/>
    <w:rsid w:val="00DB534A"/>
    <w:rsid w:val="00DB6960"/>
    <w:rsid w:val="00DB75D5"/>
    <w:rsid w:val="00DC0308"/>
    <w:rsid w:val="00DC1893"/>
    <w:rsid w:val="00DC1894"/>
    <w:rsid w:val="00DC3650"/>
    <w:rsid w:val="00DC3C7A"/>
    <w:rsid w:val="00DC3C90"/>
    <w:rsid w:val="00DC44F0"/>
    <w:rsid w:val="00DC4BA7"/>
    <w:rsid w:val="00DC65E4"/>
    <w:rsid w:val="00DC68A3"/>
    <w:rsid w:val="00DC787E"/>
    <w:rsid w:val="00DD06D9"/>
    <w:rsid w:val="00DD13C9"/>
    <w:rsid w:val="00DD1B62"/>
    <w:rsid w:val="00DD23F9"/>
    <w:rsid w:val="00DD2881"/>
    <w:rsid w:val="00DD2D4F"/>
    <w:rsid w:val="00DD32F8"/>
    <w:rsid w:val="00DD3372"/>
    <w:rsid w:val="00DD37CF"/>
    <w:rsid w:val="00DD3E7A"/>
    <w:rsid w:val="00DD42BC"/>
    <w:rsid w:val="00DD4FE0"/>
    <w:rsid w:val="00DD5BEF"/>
    <w:rsid w:val="00DD5E22"/>
    <w:rsid w:val="00DD6447"/>
    <w:rsid w:val="00DD6532"/>
    <w:rsid w:val="00DD66D4"/>
    <w:rsid w:val="00DD741F"/>
    <w:rsid w:val="00DE1551"/>
    <w:rsid w:val="00DE21AF"/>
    <w:rsid w:val="00DE24EC"/>
    <w:rsid w:val="00DE263A"/>
    <w:rsid w:val="00DE2CD8"/>
    <w:rsid w:val="00DE3002"/>
    <w:rsid w:val="00DE30E6"/>
    <w:rsid w:val="00DE3D8D"/>
    <w:rsid w:val="00DE58AA"/>
    <w:rsid w:val="00DE689E"/>
    <w:rsid w:val="00DE7AB5"/>
    <w:rsid w:val="00DE7F95"/>
    <w:rsid w:val="00DF02A6"/>
    <w:rsid w:val="00DF117C"/>
    <w:rsid w:val="00DF1501"/>
    <w:rsid w:val="00DF34CD"/>
    <w:rsid w:val="00DF37C4"/>
    <w:rsid w:val="00DF3D5E"/>
    <w:rsid w:val="00DF46C7"/>
    <w:rsid w:val="00DF5238"/>
    <w:rsid w:val="00DF5591"/>
    <w:rsid w:val="00DF5612"/>
    <w:rsid w:val="00DF5A87"/>
    <w:rsid w:val="00DF6FD6"/>
    <w:rsid w:val="00DF70FD"/>
    <w:rsid w:val="00DF7553"/>
    <w:rsid w:val="00E00136"/>
    <w:rsid w:val="00E00ECD"/>
    <w:rsid w:val="00E01655"/>
    <w:rsid w:val="00E01A3B"/>
    <w:rsid w:val="00E0281D"/>
    <w:rsid w:val="00E03135"/>
    <w:rsid w:val="00E0406D"/>
    <w:rsid w:val="00E05168"/>
    <w:rsid w:val="00E063FA"/>
    <w:rsid w:val="00E06796"/>
    <w:rsid w:val="00E077E9"/>
    <w:rsid w:val="00E10322"/>
    <w:rsid w:val="00E10EB9"/>
    <w:rsid w:val="00E113F3"/>
    <w:rsid w:val="00E1287A"/>
    <w:rsid w:val="00E12EED"/>
    <w:rsid w:val="00E13D7D"/>
    <w:rsid w:val="00E15C2D"/>
    <w:rsid w:val="00E17F7D"/>
    <w:rsid w:val="00E20836"/>
    <w:rsid w:val="00E2088E"/>
    <w:rsid w:val="00E21170"/>
    <w:rsid w:val="00E217F1"/>
    <w:rsid w:val="00E22B58"/>
    <w:rsid w:val="00E23E35"/>
    <w:rsid w:val="00E2436E"/>
    <w:rsid w:val="00E25FBF"/>
    <w:rsid w:val="00E27030"/>
    <w:rsid w:val="00E275FE"/>
    <w:rsid w:val="00E279ED"/>
    <w:rsid w:val="00E3095D"/>
    <w:rsid w:val="00E31242"/>
    <w:rsid w:val="00E329E2"/>
    <w:rsid w:val="00E3320E"/>
    <w:rsid w:val="00E33887"/>
    <w:rsid w:val="00E339E3"/>
    <w:rsid w:val="00E33C51"/>
    <w:rsid w:val="00E343BF"/>
    <w:rsid w:val="00E34A33"/>
    <w:rsid w:val="00E35C95"/>
    <w:rsid w:val="00E365E5"/>
    <w:rsid w:val="00E375F6"/>
    <w:rsid w:val="00E37663"/>
    <w:rsid w:val="00E377AD"/>
    <w:rsid w:val="00E37AC8"/>
    <w:rsid w:val="00E37F25"/>
    <w:rsid w:val="00E401A4"/>
    <w:rsid w:val="00E406FB"/>
    <w:rsid w:val="00E425B7"/>
    <w:rsid w:val="00E42F43"/>
    <w:rsid w:val="00E42FD9"/>
    <w:rsid w:val="00E44C19"/>
    <w:rsid w:val="00E44ED0"/>
    <w:rsid w:val="00E465F9"/>
    <w:rsid w:val="00E46E76"/>
    <w:rsid w:val="00E477C6"/>
    <w:rsid w:val="00E5015F"/>
    <w:rsid w:val="00E503C6"/>
    <w:rsid w:val="00E51B40"/>
    <w:rsid w:val="00E52F89"/>
    <w:rsid w:val="00E5340A"/>
    <w:rsid w:val="00E53FD2"/>
    <w:rsid w:val="00E54D3C"/>
    <w:rsid w:val="00E55148"/>
    <w:rsid w:val="00E5542B"/>
    <w:rsid w:val="00E57248"/>
    <w:rsid w:val="00E575DA"/>
    <w:rsid w:val="00E57AC4"/>
    <w:rsid w:val="00E6041A"/>
    <w:rsid w:val="00E60A38"/>
    <w:rsid w:val="00E60D43"/>
    <w:rsid w:val="00E61221"/>
    <w:rsid w:val="00E62C7E"/>
    <w:rsid w:val="00E635F1"/>
    <w:rsid w:val="00E63B51"/>
    <w:rsid w:val="00E64D4F"/>
    <w:rsid w:val="00E64FE1"/>
    <w:rsid w:val="00E65323"/>
    <w:rsid w:val="00E65C61"/>
    <w:rsid w:val="00E6620D"/>
    <w:rsid w:val="00E70E5E"/>
    <w:rsid w:val="00E71847"/>
    <w:rsid w:val="00E71B6F"/>
    <w:rsid w:val="00E72712"/>
    <w:rsid w:val="00E7272F"/>
    <w:rsid w:val="00E736BC"/>
    <w:rsid w:val="00E747C7"/>
    <w:rsid w:val="00E74914"/>
    <w:rsid w:val="00E74A4D"/>
    <w:rsid w:val="00E74CCE"/>
    <w:rsid w:val="00E75AB3"/>
    <w:rsid w:val="00E75CB9"/>
    <w:rsid w:val="00E76A4D"/>
    <w:rsid w:val="00E76F34"/>
    <w:rsid w:val="00E77271"/>
    <w:rsid w:val="00E77A5E"/>
    <w:rsid w:val="00E77EB9"/>
    <w:rsid w:val="00E804E4"/>
    <w:rsid w:val="00E8104E"/>
    <w:rsid w:val="00E81EB7"/>
    <w:rsid w:val="00E81F78"/>
    <w:rsid w:val="00E833C9"/>
    <w:rsid w:val="00E835B4"/>
    <w:rsid w:val="00E836FB"/>
    <w:rsid w:val="00E8506E"/>
    <w:rsid w:val="00E85E55"/>
    <w:rsid w:val="00E86D21"/>
    <w:rsid w:val="00E87242"/>
    <w:rsid w:val="00E87C64"/>
    <w:rsid w:val="00E906A2"/>
    <w:rsid w:val="00E91346"/>
    <w:rsid w:val="00E91716"/>
    <w:rsid w:val="00E9261A"/>
    <w:rsid w:val="00E92622"/>
    <w:rsid w:val="00E93050"/>
    <w:rsid w:val="00E933F6"/>
    <w:rsid w:val="00E93DEE"/>
    <w:rsid w:val="00E94404"/>
    <w:rsid w:val="00E94412"/>
    <w:rsid w:val="00E9443E"/>
    <w:rsid w:val="00E94C18"/>
    <w:rsid w:val="00E95115"/>
    <w:rsid w:val="00E9690C"/>
    <w:rsid w:val="00E96A4A"/>
    <w:rsid w:val="00E97526"/>
    <w:rsid w:val="00E9759D"/>
    <w:rsid w:val="00EA03CC"/>
    <w:rsid w:val="00EA14C4"/>
    <w:rsid w:val="00EA1812"/>
    <w:rsid w:val="00EA3EBE"/>
    <w:rsid w:val="00EA661A"/>
    <w:rsid w:val="00EA6916"/>
    <w:rsid w:val="00EA7196"/>
    <w:rsid w:val="00EB0A6F"/>
    <w:rsid w:val="00EB0AC6"/>
    <w:rsid w:val="00EB0D6C"/>
    <w:rsid w:val="00EB1054"/>
    <w:rsid w:val="00EB235D"/>
    <w:rsid w:val="00EB34FF"/>
    <w:rsid w:val="00EB39C3"/>
    <w:rsid w:val="00EB41BE"/>
    <w:rsid w:val="00EB46E1"/>
    <w:rsid w:val="00EB4A8E"/>
    <w:rsid w:val="00EB4D4B"/>
    <w:rsid w:val="00EB4FDC"/>
    <w:rsid w:val="00EB5775"/>
    <w:rsid w:val="00EB5EE7"/>
    <w:rsid w:val="00EB6736"/>
    <w:rsid w:val="00EB788F"/>
    <w:rsid w:val="00EB7CB1"/>
    <w:rsid w:val="00EC0557"/>
    <w:rsid w:val="00EC1993"/>
    <w:rsid w:val="00EC26D8"/>
    <w:rsid w:val="00EC6F23"/>
    <w:rsid w:val="00EC7115"/>
    <w:rsid w:val="00EC74F7"/>
    <w:rsid w:val="00EC7541"/>
    <w:rsid w:val="00EC77B0"/>
    <w:rsid w:val="00EC7BAE"/>
    <w:rsid w:val="00EC7C90"/>
    <w:rsid w:val="00ED0882"/>
    <w:rsid w:val="00ED1BE3"/>
    <w:rsid w:val="00ED1D87"/>
    <w:rsid w:val="00ED2B08"/>
    <w:rsid w:val="00ED2B9C"/>
    <w:rsid w:val="00ED2D51"/>
    <w:rsid w:val="00ED3B5E"/>
    <w:rsid w:val="00ED5E52"/>
    <w:rsid w:val="00ED699F"/>
    <w:rsid w:val="00ED71A4"/>
    <w:rsid w:val="00ED7692"/>
    <w:rsid w:val="00ED7A4D"/>
    <w:rsid w:val="00EE23E0"/>
    <w:rsid w:val="00EE26C9"/>
    <w:rsid w:val="00EE2BEA"/>
    <w:rsid w:val="00EE3C98"/>
    <w:rsid w:val="00EE3FCD"/>
    <w:rsid w:val="00EE4A78"/>
    <w:rsid w:val="00EE55A5"/>
    <w:rsid w:val="00EE605A"/>
    <w:rsid w:val="00EE649C"/>
    <w:rsid w:val="00EE6CD4"/>
    <w:rsid w:val="00EE6FA4"/>
    <w:rsid w:val="00EE7217"/>
    <w:rsid w:val="00EF0391"/>
    <w:rsid w:val="00EF071F"/>
    <w:rsid w:val="00EF0B2C"/>
    <w:rsid w:val="00EF0B8A"/>
    <w:rsid w:val="00EF0FDF"/>
    <w:rsid w:val="00EF1264"/>
    <w:rsid w:val="00EF3FEE"/>
    <w:rsid w:val="00EF4249"/>
    <w:rsid w:val="00EF6412"/>
    <w:rsid w:val="00EF71AB"/>
    <w:rsid w:val="00EF7809"/>
    <w:rsid w:val="00EF78C6"/>
    <w:rsid w:val="00F0031A"/>
    <w:rsid w:val="00F00DF7"/>
    <w:rsid w:val="00F015CE"/>
    <w:rsid w:val="00F015F1"/>
    <w:rsid w:val="00F018D2"/>
    <w:rsid w:val="00F0220C"/>
    <w:rsid w:val="00F025B7"/>
    <w:rsid w:val="00F03129"/>
    <w:rsid w:val="00F03C25"/>
    <w:rsid w:val="00F05844"/>
    <w:rsid w:val="00F06826"/>
    <w:rsid w:val="00F06C99"/>
    <w:rsid w:val="00F06E39"/>
    <w:rsid w:val="00F072A8"/>
    <w:rsid w:val="00F10ABB"/>
    <w:rsid w:val="00F10B1F"/>
    <w:rsid w:val="00F11164"/>
    <w:rsid w:val="00F11556"/>
    <w:rsid w:val="00F11A12"/>
    <w:rsid w:val="00F15249"/>
    <w:rsid w:val="00F15551"/>
    <w:rsid w:val="00F1614E"/>
    <w:rsid w:val="00F164A2"/>
    <w:rsid w:val="00F166B0"/>
    <w:rsid w:val="00F168B1"/>
    <w:rsid w:val="00F16C95"/>
    <w:rsid w:val="00F1746C"/>
    <w:rsid w:val="00F17DCF"/>
    <w:rsid w:val="00F2002D"/>
    <w:rsid w:val="00F21AC3"/>
    <w:rsid w:val="00F23F05"/>
    <w:rsid w:val="00F24702"/>
    <w:rsid w:val="00F25117"/>
    <w:rsid w:val="00F26609"/>
    <w:rsid w:val="00F303B3"/>
    <w:rsid w:val="00F3050A"/>
    <w:rsid w:val="00F30F62"/>
    <w:rsid w:val="00F314DA"/>
    <w:rsid w:val="00F32067"/>
    <w:rsid w:val="00F324B1"/>
    <w:rsid w:val="00F32655"/>
    <w:rsid w:val="00F32E9C"/>
    <w:rsid w:val="00F338A6"/>
    <w:rsid w:val="00F34945"/>
    <w:rsid w:val="00F34AC9"/>
    <w:rsid w:val="00F34D97"/>
    <w:rsid w:val="00F35A63"/>
    <w:rsid w:val="00F35B97"/>
    <w:rsid w:val="00F379B4"/>
    <w:rsid w:val="00F40B92"/>
    <w:rsid w:val="00F4110C"/>
    <w:rsid w:val="00F4165B"/>
    <w:rsid w:val="00F41AC7"/>
    <w:rsid w:val="00F41CE9"/>
    <w:rsid w:val="00F43376"/>
    <w:rsid w:val="00F43EF2"/>
    <w:rsid w:val="00F45141"/>
    <w:rsid w:val="00F45CAE"/>
    <w:rsid w:val="00F45E21"/>
    <w:rsid w:val="00F46431"/>
    <w:rsid w:val="00F47F73"/>
    <w:rsid w:val="00F5024F"/>
    <w:rsid w:val="00F5041C"/>
    <w:rsid w:val="00F5049D"/>
    <w:rsid w:val="00F509B8"/>
    <w:rsid w:val="00F50E90"/>
    <w:rsid w:val="00F51BBB"/>
    <w:rsid w:val="00F51FFF"/>
    <w:rsid w:val="00F527E3"/>
    <w:rsid w:val="00F53705"/>
    <w:rsid w:val="00F54F4F"/>
    <w:rsid w:val="00F55651"/>
    <w:rsid w:val="00F5689F"/>
    <w:rsid w:val="00F57560"/>
    <w:rsid w:val="00F57569"/>
    <w:rsid w:val="00F57577"/>
    <w:rsid w:val="00F57C2C"/>
    <w:rsid w:val="00F60FE1"/>
    <w:rsid w:val="00F61372"/>
    <w:rsid w:val="00F6167C"/>
    <w:rsid w:val="00F623B1"/>
    <w:rsid w:val="00F6319E"/>
    <w:rsid w:val="00F63248"/>
    <w:rsid w:val="00F6338B"/>
    <w:rsid w:val="00F63546"/>
    <w:rsid w:val="00F63863"/>
    <w:rsid w:val="00F63F32"/>
    <w:rsid w:val="00F6455B"/>
    <w:rsid w:val="00F647BE"/>
    <w:rsid w:val="00F64C80"/>
    <w:rsid w:val="00F6515B"/>
    <w:rsid w:val="00F669A1"/>
    <w:rsid w:val="00F711D9"/>
    <w:rsid w:val="00F71505"/>
    <w:rsid w:val="00F72F16"/>
    <w:rsid w:val="00F72F47"/>
    <w:rsid w:val="00F73C44"/>
    <w:rsid w:val="00F744FD"/>
    <w:rsid w:val="00F74886"/>
    <w:rsid w:val="00F749FD"/>
    <w:rsid w:val="00F76FF3"/>
    <w:rsid w:val="00F7710B"/>
    <w:rsid w:val="00F77860"/>
    <w:rsid w:val="00F80056"/>
    <w:rsid w:val="00F80766"/>
    <w:rsid w:val="00F8087F"/>
    <w:rsid w:val="00F80D58"/>
    <w:rsid w:val="00F81777"/>
    <w:rsid w:val="00F8193F"/>
    <w:rsid w:val="00F828B8"/>
    <w:rsid w:val="00F82FBA"/>
    <w:rsid w:val="00F8328B"/>
    <w:rsid w:val="00F8453A"/>
    <w:rsid w:val="00F855A3"/>
    <w:rsid w:val="00F855D4"/>
    <w:rsid w:val="00F856C4"/>
    <w:rsid w:val="00F8571B"/>
    <w:rsid w:val="00F8587B"/>
    <w:rsid w:val="00F85ED1"/>
    <w:rsid w:val="00F86B6B"/>
    <w:rsid w:val="00F86CE7"/>
    <w:rsid w:val="00F879F7"/>
    <w:rsid w:val="00F87BF4"/>
    <w:rsid w:val="00F9118D"/>
    <w:rsid w:val="00F926E4"/>
    <w:rsid w:val="00F93B47"/>
    <w:rsid w:val="00F94445"/>
    <w:rsid w:val="00F94C3C"/>
    <w:rsid w:val="00F95507"/>
    <w:rsid w:val="00F95614"/>
    <w:rsid w:val="00F95FF9"/>
    <w:rsid w:val="00F96181"/>
    <w:rsid w:val="00F9645A"/>
    <w:rsid w:val="00F96A9A"/>
    <w:rsid w:val="00F96CA6"/>
    <w:rsid w:val="00F97111"/>
    <w:rsid w:val="00F974D2"/>
    <w:rsid w:val="00F97E4B"/>
    <w:rsid w:val="00FA10BB"/>
    <w:rsid w:val="00FA2B03"/>
    <w:rsid w:val="00FA3156"/>
    <w:rsid w:val="00FA3266"/>
    <w:rsid w:val="00FA45B7"/>
    <w:rsid w:val="00FA54EF"/>
    <w:rsid w:val="00FA641D"/>
    <w:rsid w:val="00FA6507"/>
    <w:rsid w:val="00FA66F9"/>
    <w:rsid w:val="00FA6930"/>
    <w:rsid w:val="00FA6A55"/>
    <w:rsid w:val="00FA6A6B"/>
    <w:rsid w:val="00FA6DD3"/>
    <w:rsid w:val="00FB04D3"/>
    <w:rsid w:val="00FB2026"/>
    <w:rsid w:val="00FB2397"/>
    <w:rsid w:val="00FB37D3"/>
    <w:rsid w:val="00FB39A6"/>
    <w:rsid w:val="00FB40FC"/>
    <w:rsid w:val="00FB550B"/>
    <w:rsid w:val="00FB601F"/>
    <w:rsid w:val="00FB6BC6"/>
    <w:rsid w:val="00FB6F31"/>
    <w:rsid w:val="00FB7B6C"/>
    <w:rsid w:val="00FC0110"/>
    <w:rsid w:val="00FC0F67"/>
    <w:rsid w:val="00FC160D"/>
    <w:rsid w:val="00FC1A75"/>
    <w:rsid w:val="00FC1BE1"/>
    <w:rsid w:val="00FC2936"/>
    <w:rsid w:val="00FC5706"/>
    <w:rsid w:val="00FC5C25"/>
    <w:rsid w:val="00FC72D3"/>
    <w:rsid w:val="00FC73FB"/>
    <w:rsid w:val="00FC7518"/>
    <w:rsid w:val="00FC77AA"/>
    <w:rsid w:val="00FD0647"/>
    <w:rsid w:val="00FD06E1"/>
    <w:rsid w:val="00FD111C"/>
    <w:rsid w:val="00FD1DC0"/>
    <w:rsid w:val="00FD2E18"/>
    <w:rsid w:val="00FD3895"/>
    <w:rsid w:val="00FD4737"/>
    <w:rsid w:val="00FD4D01"/>
    <w:rsid w:val="00FD4D7F"/>
    <w:rsid w:val="00FD5B80"/>
    <w:rsid w:val="00FD60A2"/>
    <w:rsid w:val="00FD6204"/>
    <w:rsid w:val="00FD6446"/>
    <w:rsid w:val="00FD6723"/>
    <w:rsid w:val="00FE00BA"/>
    <w:rsid w:val="00FE09E2"/>
    <w:rsid w:val="00FE0F23"/>
    <w:rsid w:val="00FE10BC"/>
    <w:rsid w:val="00FE1886"/>
    <w:rsid w:val="00FE2513"/>
    <w:rsid w:val="00FE34E5"/>
    <w:rsid w:val="00FE37A4"/>
    <w:rsid w:val="00FE463E"/>
    <w:rsid w:val="00FE5613"/>
    <w:rsid w:val="00FE5B05"/>
    <w:rsid w:val="00FE5FB9"/>
    <w:rsid w:val="00FE6A7E"/>
    <w:rsid w:val="00FE7186"/>
    <w:rsid w:val="00FF0874"/>
    <w:rsid w:val="00FF0B5A"/>
    <w:rsid w:val="00FF1095"/>
    <w:rsid w:val="00FF13AD"/>
    <w:rsid w:val="00FF34B8"/>
    <w:rsid w:val="00FF5269"/>
    <w:rsid w:val="00FF5412"/>
    <w:rsid w:val="00FF5C9B"/>
    <w:rsid w:val="00FF643A"/>
    <w:rsid w:val="00FF6668"/>
    <w:rsid w:val="00FF69A6"/>
    <w:rsid w:val="00FF6B7A"/>
    <w:rsid w:val="012009DC"/>
    <w:rsid w:val="03377BD5"/>
    <w:rsid w:val="072F2CD8"/>
    <w:rsid w:val="073F54F1"/>
    <w:rsid w:val="08686258"/>
    <w:rsid w:val="096C0084"/>
    <w:rsid w:val="0B7216D3"/>
    <w:rsid w:val="0B8912F8"/>
    <w:rsid w:val="0CA465CD"/>
    <w:rsid w:val="0EF8359E"/>
    <w:rsid w:val="11EF57FA"/>
    <w:rsid w:val="13B65166"/>
    <w:rsid w:val="14840CB7"/>
    <w:rsid w:val="14BD6892"/>
    <w:rsid w:val="1BE91858"/>
    <w:rsid w:val="1F502E6E"/>
    <w:rsid w:val="207109C7"/>
    <w:rsid w:val="280B61C0"/>
    <w:rsid w:val="2A6E122D"/>
    <w:rsid w:val="2A9632EB"/>
    <w:rsid w:val="2BBA7BCA"/>
    <w:rsid w:val="2CF05A49"/>
    <w:rsid w:val="3075660F"/>
    <w:rsid w:val="30C12E8B"/>
    <w:rsid w:val="342844A1"/>
    <w:rsid w:val="369A0A23"/>
    <w:rsid w:val="38C03C2B"/>
    <w:rsid w:val="38F73D85"/>
    <w:rsid w:val="3B142DFB"/>
    <w:rsid w:val="45C35682"/>
    <w:rsid w:val="45F57156"/>
    <w:rsid w:val="460573F1"/>
    <w:rsid w:val="47F5469D"/>
    <w:rsid w:val="487813F3"/>
    <w:rsid w:val="4C773E82"/>
    <w:rsid w:val="4F1D2E5C"/>
    <w:rsid w:val="50E833CC"/>
    <w:rsid w:val="5140185C"/>
    <w:rsid w:val="52376571"/>
    <w:rsid w:val="531F2FEB"/>
    <w:rsid w:val="535A53CF"/>
    <w:rsid w:val="55594E94"/>
    <w:rsid w:val="56881D03"/>
    <w:rsid w:val="56E23696"/>
    <w:rsid w:val="59934285"/>
    <w:rsid w:val="59A61C20"/>
    <w:rsid w:val="5A203AE8"/>
    <w:rsid w:val="5B956ECD"/>
    <w:rsid w:val="696C7A03"/>
    <w:rsid w:val="6AC04E32"/>
    <w:rsid w:val="6E7D35D3"/>
    <w:rsid w:val="75C46DC3"/>
    <w:rsid w:val="771C067A"/>
    <w:rsid w:val="774E265D"/>
    <w:rsid w:val="79055F9C"/>
    <w:rsid w:val="7D291B63"/>
    <w:rsid w:val="7D40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7DE2E"/>
  <w15:docId w15:val="{82B916A2-26D4-4557-9A0B-8F0B32090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7">
    <w:name w:val="toc 7"/>
    <w:basedOn w:val="a"/>
    <w:next w:val="a"/>
    <w:semiHidden/>
    <w:qFormat/>
    <w:pPr>
      <w:ind w:left="1440"/>
      <w:jc w:val="left"/>
    </w:pPr>
    <w:rPr>
      <w:rFonts w:ascii="Calibri" w:hAnsi="Calibri"/>
      <w:sz w:val="18"/>
      <w:szCs w:val="18"/>
    </w:rPr>
  </w:style>
  <w:style w:type="paragraph" w:styleId="a5">
    <w:name w:val="Document Map"/>
    <w:basedOn w:val="a"/>
    <w:semiHidden/>
    <w:qFormat/>
    <w:pPr>
      <w:shd w:val="clear" w:color="auto" w:fill="000080"/>
    </w:pPr>
  </w:style>
  <w:style w:type="paragraph" w:styleId="a6">
    <w:name w:val="Body Text"/>
    <w:basedOn w:val="a"/>
    <w:link w:val="Char1"/>
    <w:uiPriority w:val="99"/>
    <w:unhideWhenUsed/>
    <w:qFormat/>
    <w:pPr>
      <w:adjustRightInd/>
      <w:snapToGrid/>
      <w:spacing w:after="120" w:line="240" w:lineRule="auto"/>
      <w:ind w:firstLineChars="0" w:firstLine="0"/>
    </w:pPr>
    <w:rPr>
      <w:rFonts w:ascii="Calibri" w:hAnsi="Calibri"/>
      <w:sz w:val="21"/>
      <w:szCs w:val="22"/>
    </w:rPr>
  </w:style>
  <w:style w:type="paragraph" w:styleId="a7">
    <w:name w:val="Body Text Indent"/>
    <w:basedOn w:val="a"/>
    <w:qFormat/>
    <w:pPr>
      <w:ind w:firstLine="480"/>
    </w:pPr>
  </w:style>
  <w:style w:type="paragraph" w:styleId="5">
    <w:name w:val="toc 5"/>
    <w:basedOn w:val="a"/>
    <w:next w:val="a"/>
    <w:semiHidden/>
    <w:qFormat/>
    <w:pPr>
      <w:ind w:left="960"/>
      <w:jc w:val="left"/>
    </w:pPr>
    <w:rPr>
      <w:rFonts w:ascii="Calibri" w:hAnsi="Calibri"/>
      <w:sz w:val="18"/>
      <w:szCs w:val="18"/>
    </w:rPr>
  </w:style>
  <w:style w:type="paragraph" w:styleId="30">
    <w:name w:val="toc 3"/>
    <w:basedOn w:val="a"/>
    <w:next w:val="a"/>
    <w:uiPriority w:val="39"/>
    <w:qFormat/>
    <w:pPr>
      <w:ind w:left="480"/>
      <w:jc w:val="left"/>
    </w:pPr>
    <w:rPr>
      <w:rFonts w:ascii="Calibri" w:hAnsi="Calibri"/>
      <w:i/>
      <w:iCs/>
      <w:sz w:val="20"/>
      <w:szCs w:val="20"/>
    </w:rPr>
  </w:style>
  <w:style w:type="paragraph" w:styleId="8">
    <w:name w:val="toc 8"/>
    <w:basedOn w:val="a"/>
    <w:next w:val="a"/>
    <w:semiHidden/>
    <w:qFormat/>
    <w:pPr>
      <w:ind w:left="1680"/>
      <w:jc w:val="left"/>
    </w:pPr>
    <w:rPr>
      <w:rFonts w:ascii="Calibri" w:hAnsi="Calibri"/>
      <w:sz w:val="18"/>
      <w:szCs w:val="18"/>
    </w:rPr>
  </w:style>
  <w:style w:type="paragraph" w:styleId="a8">
    <w:name w:val="Date"/>
    <w:basedOn w:val="a"/>
    <w:next w:val="a"/>
    <w:link w:val="Char2"/>
    <w:uiPriority w:val="99"/>
    <w:qFormat/>
    <w:pPr>
      <w:ind w:leftChars="2500" w:left="100"/>
    </w:pPr>
  </w:style>
  <w:style w:type="paragraph" w:styleId="a9">
    <w:name w:val="Balloon Text"/>
    <w:basedOn w:val="a"/>
    <w:link w:val="Char3"/>
    <w:uiPriority w:val="99"/>
    <w:qFormat/>
    <w:pPr>
      <w:spacing w:line="240" w:lineRule="auto"/>
    </w:pPr>
    <w:rPr>
      <w:sz w:val="18"/>
      <w:szCs w:val="18"/>
    </w:rPr>
  </w:style>
  <w:style w:type="paragraph" w:styleId="aa">
    <w:name w:val="footer"/>
    <w:basedOn w:val="a"/>
    <w:link w:val="Char4"/>
    <w:uiPriority w:val="99"/>
    <w:qFormat/>
    <w:pPr>
      <w:tabs>
        <w:tab w:val="center" w:pos="4153"/>
        <w:tab w:val="right" w:pos="8306"/>
      </w:tabs>
      <w:spacing w:line="240" w:lineRule="atLeast"/>
      <w:jc w:val="left"/>
    </w:pPr>
    <w:rPr>
      <w:sz w:val="18"/>
      <w:szCs w:val="18"/>
    </w:rPr>
  </w:style>
  <w:style w:type="paragraph" w:styleId="ab">
    <w:name w:val="header"/>
    <w:basedOn w:val="a"/>
    <w:link w:val="Char5"/>
    <w:uiPriority w:val="99"/>
    <w:qFormat/>
    <w:pPr>
      <w:tabs>
        <w:tab w:val="center" w:pos="4153"/>
        <w:tab w:val="right" w:pos="8306"/>
      </w:tabs>
      <w:spacing w:line="240" w:lineRule="atLeast"/>
      <w:ind w:firstLineChars="0" w:firstLine="0"/>
      <w:jc w:val="distribute"/>
    </w:pPr>
    <w:rPr>
      <w:sz w:val="21"/>
      <w:szCs w:val="18"/>
      <w:u w:val="single"/>
    </w:rPr>
  </w:style>
  <w:style w:type="paragraph" w:styleId="ac">
    <w:name w:val="Signature"/>
    <w:basedOn w:val="a"/>
    <w:qFormat/>
    <w:pPr>
      <w:ind w:leftChars="2100" w:left="100"/>
    </w:pPr>
  </w:style>
  <w:style w:type="paragraph" w:styleId="10">
    <w:name w:val="toc 1"/>
    <w:basedOn w:val="a"/>
    <w:next w:val="a"/>
    <w:uiPriority w:val="39"/>
    <w:qFormat/>
    <w:pPr>
      <w:spacing w:before="120" w:after="120"/>
      <w:jc w:val="left"/>
    </w:pPr>
    <w:rPr>
      <w:rFonts w:ascii="Calibri" w:hAnsi="Calibri"/>
      <w:b/>
      <w:bCs/>
      <w:caps/>
      <w:sz w:val="20"/>
      <w:szCs w:val="20"/>
    </w:rPr>
  </w:style>
  <w:style w:type="paragraph" w:styleId="40">
    <w:name w:val="toc 4"/>
    <w:basedOn w:val="a"/>
    <w:next w:val="a"/>
    <w:semiHidden/>
    <w:qFormat/>
    <w:pPr>
      <w:ind w:left="720"/>
      <w:jc w:val="left"/>
    </w:pPr>
    <w:rPr>
      <w:rFonts w:ascii="Calibri" w:hAnsi="Calibri"/>
      <w:sz w:val="18"/>
      <w:szCs w:val="18"/>
    </w:rPr>
  </w:style>
  <w:style w:type="paragraph" w:styleId="6">
    <w:name w:val="toc 6"/>
    <w:basedOn w:val="a"/>
    <w:next w:val="a"/>
    <w:semiHidden/>
    <w:qFormat/>
    <w:pPr>
      <w:ind w:left="1200"/>
      <w:jc w:val="left"/>
    </w:pPr>
    <w:rPr>
      <w:rFonts w:ascii="Calibri" w:hAnsi="Calibri"/>
      <w:sz w:val="18"/>
      <w:szCs w:val="18"/>
    </w:rPr>
  </w:style>
  <w:style w:type="paragraph" w:styleId="20">
    <w:name w:val="toc 2"/>
    <w:basedOn w:val="a"/>
    <w:next w:val="a"/>
    <w:uiPriority w:val="39"/>
    <w:qFormat/>
    <w:pPr>
      <w:ind w:left="240"/>
      <w:jc w:val="left"/>
    </w:pPr>
    <w:rPr>
      <w:rFonts w:ascii="Calibri" w:hAnsi="Calibri"/>
      <w:smallCaps/>
      <w:sz w:val="20"/>
      <w:szCs w:val="20"/>
    </w:rPr>
  </w:style>
  <w:style w:type="paragraph" w:styleId="9">
    <w:name w:val="toc 9"/>
    <w:basedOn w:val="a"/>
    <w:next w:val="a"/>
    <w:semiHidden/>
    <w:qFormat/>
    <w:pPr>
      <w:ind w:left="1920"/>
      <w:jc w:val="left"/>
    </w:pPr>
    <w:rPr>
      <w:rFonts w:ascii="Calibri" w:hAnsi="Calibri"/>
      <w:sz w:val="18"/>
      <w:szCs w:val="18"/>
    </w:rPr>
  </w:style>
  <w:style w:type="paragraph" w:styleId="ad">
    <w:name w:val="Normal (Web)"/>
    <w:basedOn w:val="a"/>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e">
    <w:name w:val="Strong"/>
    <w:basedOn w:val="a0"/>
    <w:qFormat/>
    <w:rPr>
      <w:b/>
      <w:bCs/>
    </w:rPr>
  </w:style>
  <w:style w:type="character" w:styleId="af">
    <w:name w:val="page number"/>
    <w:basedOn w:val="a0"/>
    <w:qFormat/>
  </w:style>
  <w:style w:type="character" w:styleId="af0">
    <w:name w:val="Hyperlink"/>
    <w:basedOn w:val="a0"/>
    <w:uiPriority w:val="99"/>
    <w:qFormat/>
    <w:rPr>
      <w:color w:val="0000FF"/>
      <w:u w:val="single"/>
    </w:rPr>
  </w:style>
  <w:style w:type="character" w:styleId="af1">
    <w:name w:val="annotation reference"/>
    <w:basedOn w:val="a0"/>
    <w:qFormat/>
    <w:rPr>
      <w:sz w:val="21"/>
      <w:szCs w:val="21"/>
    </w:rPr>
  </w:style>
  <w:style w:type="table" w:styleId="af2">
    <w:name w:val="Table Grid"/>
    <w:basedOn w:val="a1"/>
    <w:uiPriority w:val="39"/>
    <w:qFormat/>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3">
    <w:name w:val="标题名"/>
    <w:basedOn w:val="a"/>
    <w:qFormat/>
    <w:pPr>
      <w:spacing w:before="480" w:after="360" w:line="240" w:lineRule="auto"/>
      <w:ind w:firstLineChars="0" w:firstLine="0"/>
      <w:jc w:val="center"/>
      <w:outlineLvl w:val="0"/>
    </w:pPr>
    <w:rPr>
      <w:rFonts w:eastAsia="黑体"/>
      <w:sz w:val="32"/>
    </w:rPr>
  </w:style>
  <w:style w:type="character" w:customStyle="1" w:styleId="11">
    <w:name w:val="封面1"/>
    <w:qFormat/>
    <w:rPr>
      <w:rFonts w:ascii="Times New Roman" w:eastAsia="楷体_GB2312" w:hAnsi="Times New Roman"/>
      <w:spacing w:val="60"/>
      <w:kern w:val="84"/>
      <w:sz w:val="84"/>
    </w:rPr>
  </w:style>
  <w:style w:type="character" w:customStyle="1" w:styleId="-">
    <w:name w:val="封面-大学名称"/>
    <w:basedOn w:val="11"/>
    <w:qFormat/>
    <w:rPr>
      <w:rFonts w:ascii="Times New Roman" w:eastAsia="楷体_GB2312" w:hAnsi="Times New Roman"/>
      <w:spacing w:val="60"/>
      <w:kern w:val="84"/>
      <w:sz w:val="84"/>
    </w:rPr>
  </w:style>
  <w:style w:type="character" w:customStyle="1" w:styleId="21">
    <w:name w:val="封面2"/>
    <w:qFormat/>
    <w:rPr>
      <w:b/>
      <w:spacing w:val="60"/>
      <w:sz w:val="44"/>
    </w:rPr>
  </w:style>
  <w:style w:type="character" w:customStyle="1" w:styleId="31">
    <w:name w:val="封面3"/>
    <w:qFormat/>
    <w:rPr>
      <w:rFonts w:ascii="Times New Roman" w:eastAsia="宋体" w:hAnsi="Times New Roman"/>
      <w:sz w:val="30"/>
    </w:rPr>
  </w:style>
  <w:style w:type="character" w:customStyle="1" w:styleId="41">
    <w:name w:val="封面4"/>
    <w:qFormat/>
    <w:rPr>
      <w:rFonts w:ascii="Times New Roman" w:eastAsia="宋体" w:hAnsi="Times New Roman"/>
      <w:sz w:val="28"/>
    </w:rPr>
  </w:style>
  <w:style w:type="character" w:customStyle="1" w:styleId="-0">
    <w:name w:val="封面-论文题目"/>
    <w:basedOn w:val="31"/>
    <w:qFormat/>
    <w:rPr>
      <w:rFonts w:ascii="Times New Roman" w:eastAsia="宋体" w:hAnsi="Times New Roman"/>
      <w:sz w:val="36"/>
    </w:rPr>
  </w:style>
  <w:style w:type="character" w:customStyle="1" w:styleId="-1">
    <w:name w:val="封面-论文英文题目"/>
    <w:basedOn w:val="31"/>
    <w:qFormat/>
    <w:rPr>
      <w:rFonts w:ascii="Times New Roman" w:eastAsia="宋体" w:hAnsi="Times New Roman"/>
      <w:sz w:val="36"/>
    </w:rPr>
  </w:style>
  <w:style w:type="character" w:customStyle="1" w:styleId="-2">
    <w:name w:val="封面-作者"/>
    <w:basedOn w:val="41"/>
    <w:qFormat/>
    <w:rPr>
      <w:rFonts w:ascii="Times New Roman" w:eastAsia="宋体" w:hAnsi="Times New Roman"/>
      <w:sz w:val="28"/>
    </w:rPr>
  </w:style>
  <w:style w:type="character" w:customStyle="1" w:styleId="-3">
    <w:name w:val="封面-导师"/>
    <w:basedOn w:val="41"/>
    <w:qFormat/>
    <w:rPr>
      <w:rFonts w:ascii="Times New Roman" w:eastAsia="宋体" w:hAnsi="Times New Roman"/>
      <w:sz w:val="28"/>
    </w:rPr>
  </w:style>
  <w:style w:type="character" w:customStyle="1" w:styleId="-4">
    <w:name w:val="封面-培养单位"/>
    <w:basedOn w:val="41"/>
    <w:qFormat/>
    <w:rPr>
      <w:rFonts w:ascii="Times New Roman" w:eastAsia="宋体" w:hAnsi="Times New Roman"/>
      <w:sz w:val="28"/>
    </w:rPr>
  </w:style>
  <w:style w:type="character" w:customStyle="1" w:styleId="-5">
    <w:name w:val="封面-日期"/>
    <w:basedOn w:val="41"/>
    <w:qFormat/>
    <w:rPr>
      <w:rFonts w:ascii="Times New Roman" w:eastAsia="宋体" w:hAnsi="Times New Roman"/>
      <w:sz w:val="28"/>
    </w:rPr>
  </w:style>
  <w:style w:type="character" w:customStyle="1" w:styleId="50">
    <w:name w:val="题名页5"/>
    <w:qFormat/>
    <w:rPr>
      <w:rFonts w:ascii="Times New Roman" w:eastAsia="宋体" w:hAnsi="Times New Roman"/>
      <w:sz w:val="21"/>
    </w:rPr>
  </w:style>
  <w:style w:type="character" w:customStyle="1" w:styleId="22">
    <w:name w:val="题名页2"/>
    <w:qFormat/>
    <w:rPr>
      <w:rFonts w:ascii="Times New Roman" w:eastAsia="宋体" w:hAnsi="Times New Roman"/>
      <w:spacing w:val="60"/>
      <w:sz w:val="44"/>
    </w:rPr>
  </w:style>
  <w:style w:type="character" w:customStyle="1" w:styleId="12">
    <w:name w:val="题名页1"/>
    <w:qFormat/>
    <w:rPr>
      <w:rFonts w:ascii="Times New Roman" w:eastAsia="楷体_GB2312" w:hAnsi="Times New Roman"/>
      <w:spacing w:val="60"/>
      <w:sz w:val="84"/>
    </w:rPr>
  </w:style>
  <w:style w:type="character" w:customStyle="1" w:styleId="32">
    <w:name w:val="题名页3"/>
    <w:qFormat/>
    <w:rPr>
      <w:rFonts w:ascii="Times New Roman" w:eastAsia="宋体" w:hAnsi="Times New Roman"/>
      <w:sz w:val="30"/>
    </w:rPr>
  </w:style>
  <w:style w:type="character" w:customStyle="1" w:styleId="42">
    <w:name w:val="题名页4"/>
    <w:qFormat/>
    <w:rPr>
      <w:rFonts w:ascii="Times New Roman" w:eastAsia="宋体" w:hAnsi="Times New Roman"/>
      <w:sz w:val="28"/>
    </w:rPr>
  </w:style>
  <w:style w:type="character" w:customStyle="1" w:styleId="-6">
    <w:name w:val="题名页-中图分类号"/>
    <w:basedOn w:val="50"/>
    <w:qFormat/>
    <w:rPr>
      <w:rFonts w:ascii="Times New Roman" w:eastAsia="宋体" w:hAnsi="Times New Roman"/>
      <w:sz w:val="21"/>
    </w:rPr>
  </w:style>
  <w:style w:type="character" w:customStyle="1" w:styleId="-UDC">
    <w:name w:val="题名页-UDC"/>
    <w:basedOn w:val="50"/>
    <w:qFormat/>
    <w:rPr>
      <w:rFonts w:ascii="Times New Roman" w:eastAsia="宋体" w:hAnsi="Times New Roman"/>
      <w:sz w:val="21"/>
    </w:rPr>
  </w:style>
  <w:style w:type="character" w:customStyle="1" w:styleId="-7">
    <w:name w:val="题名页-学校代码"/>
    <w:basedOn w:val="50"/>
    <w:qFormat/>
    <w:rPr>
      <w:rFonts w:ascii="Times New Roman" w:eastAsia="宋体" w:hAnsi="Times New Roman"/>
      <w:sz w:val="21"/>
    </w:rPr>
  </w:style>
  <w:style w:type="character" w:customStyle="1" w:styleId="-8">
    <w:name w:val="题名页-密级"/>
    <w:basedOn w:val="50"/>
    <w:qFormat/>
    <w:rPr>
      <w:rFonts w:ascii="Times New Roman" w:eastAsia="宋体" w:hAnsi="Times New Roman"/>
      <w:sz w:val="21"/>
    </w:rPr>
  </w:style>
  <w:style w:type="character" w:customStyle="1" w:styleId="-9">
    <w:name w:val="题名页-大学名称"/>
    <w:basedOn w:val="12"/>
    <w:qFormat/>
    <w:rPr>
      <w:rFonts w:ascii="Times New Roman" w:eastAsia="楷体_GB2312" w:hAnsi="Times New Roman"/>
      <w:spacing w:val="60"/>
      <w:sz w:val="84"/>
    </w:rPr>
  </w:style>
  <w:style w:type="character" w:customStyle="1" w:styleId="-a">
    <w:name w:val="题名页-论文题目"/>
    <w:basedOn w:val="32"/>
    <w:qFormat/>
    <w:rPr>
      <w:rFonts w:ascii="宋体" w:eastAsia="宋体" w:hAnsi="宋体"/>
      <w:sz w:val="30"/>
    </w:rPr>
  </w:style>
  <w:style w:type="character" w:customStyle="1" w:styleId="-b">
    <w:name w:val="题名页-论文英文题目"/>
    <w:basedOn w:val="32"/>
    <w:qFormat/>
    <w:rPr>
      <w:rFonts w:ascii="Times New Roman" w:eastAsia="宋体" w:hAnsi="Times New Roman"/>
      <w:sz w:val="30"/>
    </w:rPr>
  </w:style>
  <w:style w:type="character" w:customStyle="1" w:styleId="-c">
    <w:name w:val="题名页-作者"/>
    <w:basedOn w:val="42"/>
    <w:qFormat/>
    <w:rPr>
      <w:rFonts w:ascii="Times New Roman" w:eastAsia="宋体" w:hAnsi="Times New Roman"/>
      <w:sz w:val="28"/>
    </w:rPr>
  </w:style>
  <w:style w:type="character" w:customStyle="1" w:styleId="-d">
    <w:name w:val="题名页-学号"/>
    <w:basedOn w:val="42"/>
    <w:qFormat/>
    <w:rPr>
      <w:rFonts w:ascii="Times New Roman" w:eastAsia="宋体" w:hAnsi="Times New Roman"/>
      <w:sz w:val="28"/>
    </w:rPr>
  </w:style>
  <w:style w:type="character" w:customStyle="1" w:styleId="-e">
    <w:name w:val="题名页-研究方向"/>
    <w:basedOn w:val="42"/>
    <w:qFormat/>
    <w:rPr>
      <w:rFonts w:ascii="Times New Roman" w:eastAsia="宋体" w:hAnsi="Times New Roman"/>
      <w:sz w:val="28"/>
    </w:rPr>
  </w:style>
  <w:style w:type="character" w:customStyle="1" w:styleId="-f">
    <w:name w:val="题名页-培养单位"/>
    <w:basedOn w:val="42"/>
    <w:qFormat/>
    <w:rPr>
      <w:rFonts w:ascii="Times New Roman" w:eastAsia="宋体" w:hAnsi="Times New Roman"/>
      <w:sz w:val="28"/>
    </w:rPr>
  </w:style>
  <w:style w:type="character" w:customStyle="1" w:styleId="-f0">
    <w:name w:val="题名页-学科专业"/>
    <w:basedOn w:val="42"/>
    <w:qFormat/>
    <w:rPr>
      <w:rFonts w:ascii="Times New Roman" w:eastAsia="宋体" w:hAnsi="Times New Roman"/>
      <w:sz w:val="28"/>
    </w:rPr>
  </w:style>
  <w:style w:type="character" w:customStyle="1" w:styleId="-f1">
    <w:name w:val="题名页-日期"/>
    <w:basedOn w:val="42"/>
    <w:qFormat/>
    <w:rPr>
      <w:rFonts w:ascii="Times New Roman" w:eastAsia="宋体" w:hAnsi="Times New Roman"/>
      <w:sz w:val="28"/>
    </w:rPr>
  </w:style>
  <w:style w:type="character" w:customStyle="1" w:styleId="-f2">
    <w:name w:val="题名页-学位类别"/>
    <w:basedOn w:val="42"/>
    <w:qFormat/>
    <w:rPr>
      <w:rFonts w:ascii="Times New Roman" w:eastAsia="宋体" w:hAnsi="Times New Roman"/>
      <w:sz w:val="28"/>
    </w:rPr>
  </w:style>
  <w:style w:type="character" w:customStyle="1" w:styleId="-f3">
    <w:name w:val="题名页-导师"/>
    <w:basedOn w:val="42"/>
    <w:qFormat/>
    <w:rPr>
      <w:rFonts w:ascii="Times New Roman" w:eastAsia="宋体" w:hAnsi="Times New Roman"/>
      <w:sz w:val="28"/>
    </w:rPr>
  </w:style>
  <w:style w:type="character" w:customStyle="1" w:styleId="-f4">
    <w:name w:val="题名页-职称"/>
    <w:basedOn w:val="42"/>
    <w:qFormat/>
    <w:rPr>
      <w:rFonts w:ascii="Times New Roman" w:eastAsia="宋体" w:hAnsi="Times New Roman"/>
      <w:sz w:val="28"/>
    </w:rPr>
  </w:style>
  <w:style w:type="character" w:customStyle="1" w:styleId="-f5">
    <w:name w:val="题名页-学位级别"/>
    <w:basedOn w:val="42"/>
    <w:qFormat/>
    <w:rPr>
      <w:rFonts w:ascii="Times New Roman" w:eastAsia="宋体" w:hAnsi="Times New Roman"/>
      <w:sz w:val="28"/>
    </w:rPr>
  </w:style>
  <w:style w:type="paragraph" w:customStyle="1" w:styleId="af4">
    <w:name w:val="目次项"/>
    <w:basedOn w:val="a"/>
    <w:qFormat/>
    <w:pPr>
      <w:spacing w:before="120" w:line="240" w:lineRule="auto"/>
      <w:ind w:firstLineChars="0" w:firstLine="0"/>
    </w:pPr>
  </w:style>
  <w:style w:type="character" w:customStyle="1" w:styleId="af5">
    <w:name w:val="关键词"/>
    <w:qFormat/>
    <w:rPr>
      <w:rFonts w:ascii="Times New Roman" w:eastAsia="宋体" w:hAnsi="Times New Roman"/>
      <w:sz w:val="24"/>
    </w:rPr>
  </w:style>
  <w:style w:type="character" w:customStyle="1" w:styleId="af6">
    <w:name w:val="英文关键词"/>
    <w:qFormat/>
    <w:rPr>
      <w:rFonts w:ascii="Times New Roman" w:eastAsia="宋体" w:hAnsi="Times New Roman"/>
      <w:sz w:val="24"/>
    </w:rPr>
  </w:style>
  <w:style w:type="paragraph" w:customStyle="1" w:styleId="13">
    <w:name w:val="1级标题"/>
    <w:basedOn w:val="a"/>
    <w:qFormat/>
    <w:pPr>
      <w:tabs>
        <w:tab w:val="left" w:pos="240"/>
      </w:tabs>
      <w:spacing w:before="480" w:after="360" w:line="240" w:lineRule="auto"/>
      <w:ind w:firstLineChars="0" w:firstLine="0"/>
      <w:jc w:val="center"/>
      <w:outlineLvl w:val="0"/>
    </w:pPr>
    <w:rPr>
      <w:rFonts w:eastAsia="黑体"/>
      <w:sz w:val="32"/>
    </w:rPr>
  </w:style>
  <w:style w:type="paragraph" w:customStyle="1" w:styleId="23">
    <w:name w:val="2级标题"/>
    <w:basedOn w:val="a"/>
    <w:qFormat/>
    <w:pPr>
      <w:tabs>
        <w:tab w:val="left" w:pos="2695"/>
      </w:tabs>
      <w:spacing w:before="480" w:after="360" w:line="240" w:lineRule="auto"/>
      <w:ind w:firstLineChars="0" w:firstLine="0"/>
      <w:jc w:val="left"/>
      <w:outlineLvl w:val="1"/>
    </w:pPr>
    <w:rPr>
      <w:rFonts w:eastAsia="黑体"/>
      <w:color w:val="000000"/>
      <w:sz w:val="30"/>
      <w:szCs w:val="30"/>
      <w:shd w:val="clear" w:color="auto" w:fill="FFFFFF"/>
    </w:rPr>
  </w:style>
  <w:style w:type="paragraph" w:customStyle="1" w:styleId="33">
    <w:name w:val="3级标题"/>
    <w:basedOn w:val="a"/>
    <w:qFormat/>
    <w:pPr>
      <w:spacing w:before="480" w:after="360" w:line="240" w:lineRule="auto"/>
      <w:ind w:firstLineChars="0" w:firstLine="0"/>
      <w:jc w:val="left"/>
      <w:outlineLvl w:val="2"/>
    </w:pPr>
    <w:rPr>
      <w:rFonts w:eastAsia="黑体"/>
      <w:color w:val="000000"/>
      <w:sz w:val="28"/>
      <w:szCs w:val="28"/>
      <w:shd w:val="clear" w:color="auto" w:fill="FFFFFF"/>
    </w:rPr>
  </w:style>
  <w:style w:type="paragraph" w:customStyle="1" w:styleId="af7">
    <w:name w:val="正文（结尾部分）"/>
    <w:basedOn w:val="a"/>
    <w:qFormat/>
    <w:pPr>
      <w:spacing w:line="320" w:lineRule="exact"/>
    </w:pPr>
    <w:rPr>
      <w:sz w:val="21"/>
    </w:rPr>
  </w:style>
  <w:style w:type="paragraph" w:customStyle="1" w:styleId="af8">
    <w:name w:val="图表题"/>
    <w:basedOn w:val="a"/>
    <w:qFormat/>
    <w:pPr>
      <w:ind w:firstLineChars="0" w:firstLine="0"/>
      <w:jc w:val="center"/>
    </w:pPr>
    <w:rPr>
      <w:sz w:val="21"/>
    </w:rPr>
  </w:style>
  <w:style w:type="paragraph" w:customStyle="1" w:styleId="af9">
    <w:name w:val="图题"/>
    <w:basedOn w:val="af8"/>
    <w:qFormat/>
  </w:style>
  <w:style w:type="paragraph" w:customStyle="1" w:styleId="afa">
    <w:name w:val="标题名（不入目录）"/>
    <w:basedOn w:val="a"/>
    <w:qFormat/>
    <w:pPr>
      <w:spacing w:before="480" w:after="360" w:line="240" w:lineRule="auto"/>
      <w:ind w:firstLineChars="0" w:firstLine="0"/>
      <w:jc w:val="center"/>
    </w:pPr>
    <w:rPr>
      <w:rFonts w:eastAsia="黑体"/>
      <w:kern w:val="0"/>
      <w:sz w:val="32"/>
    </w:rPr>
  </w:style>
  <w:style w:type="paragraph" w:customStyle="1" w:styleId="afb">
    <w:name w:val="段"/>
    <w:qFormat/>
    <w:pPr>
      <w:autoSpaceDE w:val="0"/>
      <w:autoSpaceDN w:val="0"/>
      <w:ind w:firstLineChars="200" w:firstLine="200"/>
      <w:jc w:val="both"/>
    </w:pPr>
    <w:rPr>
      <w:rFonts w:ascii="宋体"/>
      <w:sz w:val="21"/>
    </w:rPr>
  </w:style>
  <w:style w:type="paragraph" w:customStyle="1" w:styleId="afc">
    <w:name w:val="附录五级条标题"/>
    <w:basedOn w:val="a"/>
    <w:next w:val="afb"/>
    <w:qFormat/>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d">
    <w:name w:val="示例"/>
    <w:next w:val="afb"/>
    <w:qFormat/>
    <w:pPr>
      <w:tabs>
        <w:tab w:val="left" w:pos="360"/>
        <w:tab w:val="left" w:pos="816"/>
      </w:tabs>
      <w:ind w:firstLineChars="233" w:firstLine="419"/>
      <w:jc w:val="both"/>
    </w:pPr>
    <w:rPr>
      <w:rFonts w:ascii="宋体"/>
      <w:sz w:val="18"/>
    </w:rPr>
  </w:style>
  <w:style w:type="paragraph" w:customStyle="1" w:styleId="afe">
    <w:name w:val="注："/>
    <w:next w:val="afb"/>
    <w:qFormat/>
    <w:pPr>
      <w:widowControl w:val="0"/>
      <w:tabs>
        <w:tab w:val="left" w:pos="360"/>
      </w:tabs>
      <w:autoSpaceDE w:val="0"/>
      <w:autoSpaceDN w:val="0"/>
      <w:jc w:val="both"/>
    </w:pPr>
    <w:rPr>
      <w:rFonts w:ascii="宋体"/>
      <w:sz w:val="18"/>
    </w:rPr>
  </w:style>
  <w:style w:type="character" w:customStyle="1" w:styleId="Char3">
    <w:name w:val="批注框文本 Char"/>
    <w:basedOn w:val="a0"/>
    <w:link w:val="a9"/>
    <w:uiPriority w:val="99"/>
    <w:qFormat/>
    <w:rPr>
      <w:kern w:val="2"/>
      <w:sz w:val="18"/>
      <w:szCs w:val="18"/>
    </w:rPr>
  </w:style>
  <w:style w:type="paragraph" w:customStyle="1" w:styleId="TOC1">
    <w:name w:val="TOC 标题1"/>
    <w:basedOn w:val="1"/>
    <w:next w:val="a"/>
    <w:uiPriority w:val="39"/>
    <w:unhideWhenUsed/>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4">
    <w:name w:val="列出段落1"/>
    <w:basedOn w:val="a"/>
    <w:uiPriority w:val="34"/>
    <w:qFormat/>
    <w:pPr>
      <w:adjustRightInd/>
      <w:snapToGrid/>
      <w:spacing w:line="240" w:lineRule="auto"/>
      <w:ind w:firstLine="420"/>
    </w:pPr>
    <w:rPr>
      <w:rFonts w:ascii="Calibri" w:hAnsi="Calibri"/>
      <w:sz w:val="21"/>
      <w:szCs w:val="22"/>
    </w:rPr>
  </w:style>
  <w:style w:type="character" w:customStyle="1" w:styleId="Char2">
    <w:name w:val="日期 Char"/>
    <w:basedOn w:val="a0"/>
    <w:link w:val="a8"/>
    <w:uiPriority w:val="99"/>
    <w:qFormat/>
    <w:rPr>
      <w:kern w:val="2"/>
      <w:sz w:val="24"/>
      <w:szCs w:val="24"/>
    </w:rPr>
  </w:style>
  <w:style w:type="character" w:customStyle="1" w:styleId="Char5">
    <w:name w:val="页眉 Char"/>
    <w:basedOn w:val="a0"/>
    <w:link w:val="ab"/>
    <w:uiPriority w:val="99"/>
    <w:qFormat/>
    <w:rPr>
      <w:kern w:val="2"/>
      <w:sz w:val="21"/>
      <w:szCs w:val="18"/>
      <w:u w:val="single"/>
    </w:rPr>
  </w:style>
  <w:style w:type="character" w:customStyle="1" w:styleId="Char4">
    <w:name w:val="页脚 Char"/>
    <w:basedOn w:val="a0"/>
    <w:link w:val="aa"/>
    <w:uiPriority w:val="99"/>
    <w:qFormat/>
    <w:rPr>
      <w:kern w:val="2"/>
      <w:sz w:val="18"/>
      <w:szCs w:val="18"/>
    </w:rPr>
  </w:style>
  <w:style w:type="paragraph" w:customStyle="1" w:styleId="ArticleTextnoindent">
    <w:name w:val="Article Text (no indent)"/>
    <w:basedOn w:val="a"/>
    <w:next w:val="a"/>
    <w:link w:val="ArticleTextnoindentChar"/>
    <w:qFormat/>
    <w:pPr>
      <w:widowControl/>
      <w:adjustRightInd/>
      <w:snapToGrid/>
      <w:spacing w:before="120" w:line="240" w:lineRule="auto"/>
      <w:ind w:firstLineChars="0" w:firstLine="0"/>
    </w:pPr>
    <w:rPr>
      <w:kern w:val="0"/>
      <w:sz w:val="22"/>
      <w:szCs w:val="22"/>
      <w:lang w:eastAsia="en-US"/>
    </w:rPr>
  </w:style>
  <w:style w:type="character" w:customStyle="1" w:styleId="ArticleTextnoindentChar">
    <w:name w:val="Article Text (no indent) Char"/>
    <w:basedOn w:val="a0"/>
    <w:link w:val="ArticleTextnoindent"/>
    <w:qFormat/>
    <w:rPr>
      <w:sz w:val="22"/>
      <w:szCs w:val="22"/>
      <w:lang w:eastAsia="en-US"/>
    </w:rPr>
  </w:style>
  <w:style w:type="paragraph" w:customStyle="1" w:styleId="ArticleText">
    <w:name w:val="Article Text"/>
    <w:basedOn w:val="a6"/>
    <w:link w:val="ArticleTextChar"/>
    <w:qFormat/>
  </w:style>
  <w:style w:type="character" w:customStyle="1" w:styleId="ArticleTextChar">
    <w:name w:val="Article Text Char"/>
    <w:basedOn w:val="Char1"/>
    <w:link w:val="ArticleText"/>
    <w:qFormat/>
    <w:rPr>
      <w:rFonts w:ascii="Calibri" w:eastAsia="宋体" w:hAnsi="Calibri" w:cs="Times New Roman"/>
      <w:kern w:val="2"/>
      <w:sz w:val="21"/>
      <w:szCs w:val="22"/>
    </w:rPr>
  </w:style>
  <w:style w:type="character" w:customStyle="1" w:styleId="Char1">
    <w:name w:val="正文文本 Char"/>
    <w:basedOn w:val="a0"/>
    <w:link w:val="a6"/>
    <w:uiPriority w:val="99"/>
    <w:qFormat/>
    <w:rPr>
      <w:rFonts w:ascii="Calibri" w:eastAsia="宋体" w:hAnsi="Calibri" w:cs="Times New Roman"/>
      <w:kern w:val="2"/>
      <w:sz w:val="21"/>
      <w:szCs w:val="22"/>
    </w:rPr>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MTDisplayEquation">
    <w:name w:val="MTDisplayEquation"/>
    <w:basedOn w:val="a"/>
    <w:next w:val="a"/>
    <w:link w:val="MTDisplayEquationChar"/>
    <w:qFormat/>
    <w:pPr>
      <w:tabs>
        <w:tab w:val="center" w:pos="4160"/>
        <w:tab w:val="right" w:pos="8300"/>
      </w:tabs>
      <w:ind w:firstLine="480"/>
    </w:pPr>
  </w:style>
  <w:style w:type="character" w:customStyle="1" w:styleId="MTDisplayEquationChar">
    <w:name w:val="MTDisplayEquation Char"/>
    <w:basedOn w:val="a0"/>
    <w:link w:val="MTDisplayEquation"/>
    <w:qFormat/>
    <w:rPr>
      <w:kern w:val="2"/>
      <w:sz w:val="24"/>
      <w:szCs w:val="24"/>
    </w:rPr>
  </w:style>
  <w:style w:type="paragraph" w:customStyle="1" w:styleId="aff">
    <w:name w:val="公式"/>
    <w:basedOn w:val="a"/>
    <w:qFormat/>
    <w:pPr>
      <w:tabs>
        <w:tab w:val="center" w:pos="2313"/>
        <w:tab w:val="right" w:pos="4606"/>
      </w:tabs>
      <w:spacing w:before="60" w:after="60" w:line="301" w:lineRule="atLeast"/>
      <w:ind w:firstLineChars="0" w:firstLine="0"/>
    </w:pPr>
    <w:rPr>
      <w:sz w:val="21"/>
      <w:szCs w:val="20"/>
    </w:rPr>
  </w:style>
  <w:style w:type="character" w:customStyle="1" w:styleId="entry-content">
    <w:name w:val="entry-content"/>
    <w:basedOn w:val="a0"/>
    <w:qFormat/>
  </w:style>
  <w:style w:type="character" w:customStyle="1" w:styleId="Char0">
    <w:name w:val="批注文字 Char"/>
    <w:basedOn w:val="a0"/>
    <w:link w:val="a4"/>
    <w:qFormat/>
    <w:rPr>
      <w:kern w:val="2"/>
      <w:sz w:val="24"/>
      <w:szCs w:val="24"/>
    </w:rPr>
  </w:style>
  <w:style w:type="character" w:customStyle="1" w:styleId="Char">
    <w:name w:val="批注主题 Char"/>
    <w:basedOn w:val="Char0"/>
    <w:link w:val="a3"/>
    <w:qFormat/>
    <w:rPr>
      <w:b/>
      <w:bCs/>
      <w:kern w:val="2"/>
      <w:sz w:val="24"/>
      <w:szCs w:val="24"/>
    </w:rPr>
  </w:style>
  <w:style w:type="paragraph" w:styleId="aff0">
    <w:name w:val="List Paragraph"/>
    <w:basedOn w:val="a"/>
    <w:uiPriority w:val="99"/>
    <w:unhideWhenUsed/>
    <w:rsid w:val="00CA159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3170">
      <w:bodyDiv w:val="1"/>
      <w:marLeft w:val="0"/>
      <w:marRight w:val="0"/>
      <w:marTop w:val="0"/>
      <w:marBottom w:val="0"/>
      <w:divBdr>
        <w:top w:val="none" w:sz="0" w:space="0" w:color="auto"/>
        <w:left w:val="none" w:sz="0" w:space="0" w:color="auto"/>
        <w:bottom w:val="none" w:sz="0" w:space="0" w:color="auto"/>
        <w:right w:val="none" w:sz="0" w:space="0" w:color="auto"/>
      </w:divBdr>
    </w:div>
    <w:div w:id="65538590">
      <w:bodyDiv w:val="1"/>
      <w:marLeft w:val="0"/>
      <w:marRight w:val="0"/>
      <w:marTop w:val="0"/>
      <w:marBottom w:val="0"/>
      <w:divBdr>
        <w:top w:val="none" w:sz="0" w:space="0" w:color="auto"/>
        <w:left w:val="none" w:sz="0" w:space="0" w:color="auto"/>
        <w:bottom w:val="none" w:sz="0" w:space="0" w:color="auto"/>
        <w:right w:val="none" w:sz="0" w:space="0" w:color="auto"/>
      </w:divBdr>
      <w:divsChild>
        <w:div w:id="1385257797">
          <w:marLeft w:val="0"/>
          <w:marRight w:val="0"/>
          <w:marTop w:val="0"/>
          <w:marBottom w:val="0"/>
          <w:divBdr>
            <w:top w:val="none" w:sz="0" w:space="0" w:color="auto"/>
            <w:left w:val="none" w:sz="0" w:space="0" w:color="auto"/>
            <w:bottom w:val="none" w:sz="0" w:space="0" w:color="auto"/>
            <w:right w:val="none" w:sz="0" w:space="0" w:color="auto"/>
          </w:divBdr>
          <w:divsChild>
            <w:div w:id="1957055695">
              <w:marLeft w:val="0"/>
              <w:marRight w:val="0"/>
              <w:marTop w:val="0"/>
              <w:marBottom w:val="0"/>
              <w:divBdr>
                <w:top w:val="none" w:sz="0" w:space="0" w:color="auto"/>
                <w:left w:val="none" w:sz="0" w:space="0" w:color="auto"/>
                <w:bottom w:val="none" w:sz="0" w:space="0" w:color="auto"/>
                <w:right w:val="none" w:sz="0" w:space="0" w:color="auto"/>
              </w:divBdr>
              <w:divsChild>
                <w:div w:id="1872258745">
                  <w:marLeft w:val="0"/>
                  <w:marRight w:val="0"/>
                  <w:marTop w:val="0"/>
                  <w:marBottom w:val="0"/>
                  <w:divBdr>
                    <w:top w:val="none" w:sz="0" w:space="0" w:color="auto"/>
                    <w:left w:val="none" w:sz="0" w:space="0" w:color="auto"/>
                    <w:bottom w:val="none" w:sz="0" w:space="0" w:color="auto"/>
                    <w:right w:val="none" w:sz="0" w:space="0" w:color="auto"/>
                  </w:divBdr>
                  <w:divsChild>
                    <w:div w:id="616135825">
                      <w:marLeft w:val="0"/>
                      <w:marRight w:val="0"/>
                      <w:marTop w:val="0"/>
                      <w:marBottom w:val="0"/>
                      <w:divBdr>
                        <w:top w:val="none" w:sz="0" w:space="0" w:color="auto"/>
                        <w:left w:val="none" w:sz="0" w:space="0" w:color="auto"/>
                        <w:bottom w:val="none" w:sz="0" w:space="0" w:color="auto"/>
                        <w:right w:val="none" w:sz="0" w:space="0" w:color="auto"/>
                      </w:divBdr>
                      <w:divsChild>
                        <w:div w:id="377898867">
                          <w:marLeft w:val="0"/>
                          <w:marRight w:val="0"/>
                          <w:marTop w:val="0"/>
                          <w:marBottom w:val="300"/>
                          <w:divBdr>
                            <w:top w:val="none" w:sz="0" w:space="0" w:color="auto"/>
                            <w:left w:val="none" w:sz="0" w:space="0" w:color="auto"/>
                            <w:bottom w:val="none" w:sz="0" w:space="0" w:color="auto"/>
                            <w:right w:val="none" w:sz="0" w:space="0" w:color="auto"/>
                          </w:divBdr>
                          <w:divsChild>
                            <w:div w:id="340668924">
                              <w:marLeft w:val="0"/>
                              <w:marRight w:val="0"/>
                              <w:marTop w:val="0"/>
                              <w:marBottom w:val="0"/>
                              <w:divBdr>
                                <w:top w:val="none" w:sz="0" w:space="0" w:color="auto"/>
                                <w:left w:val="none" w:sz="0" w:space="0" w:color="auto"/>
                                <w:bottom w:val="none" w:sz="0" w:space="0" w:color="auto"/>
                                <w:right w:val="none" w:sz="0" w:space="0" w:color="auto"/>
                              </w:divBdr>
                              <w:divsChild>
                                <w:div w:id="344594337">
                                  <w:marLeft w:val="0"/>
                                  <w:marRight w:val="0"/>
                                  <w:marTop w:val="0"/>
                                  <w:marBottom w:val="0"/>
                                  <w:divBdr>
                                    <w:top w:val="none" w:sz="0" w:space="0" w:color="auto"/>
                                    <w:left w:val="none" w:sz="0" w:space="0" w:color="auto"/>
                                    <w:bottom w:val="none" w:sz="0" w:space="0" w:color="auto"/>
                                    <w:right w:val="none" w:sz="0" w:space="0" w:color="auto"/>
                                  </w:divBdr>
                                  <w:divsChild>
                                    <w:div w:id="1660426349">
                                      <w:marLeft w:val="0"/>
                                      <w:marRight w:val="0"/>
                                      <w:marTop w:val="0"/>
                                      <w:marBottom w:val="0"/>
                                      <w:divBdr>
                                        <w:top w:val="none" w:sz="0" w:space="0" w:color="auto"/>
                                        <w:left w:val="none" w:sz="0" w:space="0" w:color="auto"/>
                                        <w:bottom w:val="none" w:sz="0" w:space="0" w:color="auto"/>
                                        <w:right w:val="none" w:sz="0" w:space="0" w:color="auto"/>
                                      </w:divBdr>
                                      <w:divsChild>
                                        <w:div w:id="112405429">
                                          <w:marLeft w:val="0"/>
                                          <w:marRight w:val="0"/>
                                          <w:marTop w:val="0"/>
                                          <w:marBottom w:val="0"/>
                                          <w:divBdr>
                                            <w:top w:val="none" w:sz="0" w:space="0" w:color="auto"/>
                                            <w:left w:val="none" w:sz="0" w:space="0" w:color="auto"/>
                                            <w:bottom w:val="none" w:sz="0" w:space="0" w:color="auto"/>
                                            <w:right w:val="none" w:sz="0" w:space="0" w:color="auto"/>
                                          </w:divBdr>
                                          <w:divsChild>
                                            <w:div w:id="1439333068">
                                              <w:marLeft w:val="0"/>
                                              <w:marRight w:val="0"/>
                                              <w:marTop w:val="0"/>
                                              <w:marBottom w:val="0"/>
                                              <w:divBdr>
                                                <w:top w:val="none" w:sz="0" w:space="0" w:color="auto"/>
                                                <w:left w:val="none" w:sz="0" w:space="0" w:color="auto"/>
                                                <w:bottom w:val="none" w:sz="0" w:space="0" w:color="auto"/>
                                                <w:right w:val="none" w:sz="0" w:space="0" w:color="auto"/>
                                              </w:divBdr>
                                              <w:divsChild>
                                                <w:div w:id="1726832605">
                                                  <w:marLeft w:val="0"/>
                                                  <w:marRight w:val="0"/>
                                                  <w:marTop w:val="0"/>
                                                  <w:marBottom w:val="0"/>
                                                  <w:divBdr>
                                                    <w:top w:val="single" w:sz="6" w:space="0" w:color="EEEEEE"/>
                                                    <w:left w:val="none" w:sz="0" w:space="0" w:color="auto"/>
                                                    <w:bottom w:val="single" w:sz="6" w:space="0" w:color="EEEEEE"/>
                                                    <w:right w:val="single" w:sz="6" w:space="0" w:color="EEEEEE"/>
                                                  </w:divBdr>
                                                  <w:divsChild>
                                                    <w:div w:id="582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74887">
      <w:bodyDiv w:val="1"/>
      <w:marLeft w:val="0"/>
      <w:marRight w:val="0"/>
      <w:marTop w:val="0"/>
      <w:marBottom w:val="0"/>
      <w:divBdr>
        <w:top w:val="none" w:sz="0" w:space="0" w:color="auto"/>
        <w:left w:val="none" w:sz="0" w:space="0" w:color="auto"/>
        <w:bottom w:val="none" w:sz="0" w:space="0" w:color="auto"/>
        <w:right w:val="none" w:sz="0" w:space="0" w:color="auto"/>
      </w:divBdr>
    </w:div>
    <w:div w:id="91555765">
      <w:bodyDiv w:val="1"/>
      <w:marLeft w:val="0"/>
      <w:marRight w:val="0"/>
      <w:marTop w:val="0"/>
      <w:marBottom w:val="0"/>
      <w:divBdr>
        <w:top w:val="none" w:sz="0" w:space="0" w:color="auto"/>
        <w:left w:val="none" w:sz="0" w:space="0" w:color="auto"/>
        <w:bottom w:val="none" w:sz="0" w:space="0" w:color="auto"/>
        <w:right w:val="none" w:sz="0" w:space="0" w:color="auto"/>
      </w:divBdr>
      <w:divsChild>
        <w:div w:id="108739191">
          <w:marLeft w:val="0"/>
          <w:marRight w:val="0"/>
          <w:marTop w:val="0"/>
          <w:marBottom w:val="0"/>
          <w:divBdr>
            <w:top w:val="none" w:sz="0" w:space="0" w:color="auto"/>
            <w:left w:val="none" w:sz="0" w:space="0" w:color="auto"/>
            <w:bottom w:val="none" w:sz="0" w:space="0" w:color="auto"/>
            <w:right w:val="none" w:sz="0" w:space="0" w:color="auto"/>
          </w:divBdr>
          <w:divsChild>
            <w:div w:id="681321648">
              <w:marLeft w:val="0"/>
              <w:marRight w:val="0"/>
              <w:marTop w:val="0"/>
              <w:marBottom w:val="0"/>
              <w:divBdr>
                <w:top w:val="none" w:sz="0" w:space="0" w:color="auto"/>
                <w:left w:val="none" w:sz="0" w:space="0" w:color="auto"/>
                <w:bottom w:val="none" w:sz="0" w:space="0" w:color="auto"/>
                <w:right w:val="none" w:sz="0" w:space="0" w:color="auto"/>
              </w:divBdr>
              <w:divsChild>
                <w:div w:id="1035810784">
                  <w:marLeft w:val="0"/>
                  <w:marRight w:val="0"/>
                  <w:marTop w:val="0"/>
                  <w:marBottom w:val="0"/>
                  <w:divBdr>
                    <w:top w:val="none" w:sz="0" w:space="0" w:color="auto"/>
                    <w:left w:val="none" w:sz="0" w:space="0" w:color="auto"/>
                    <w:bottom w:val="none" w:sz="0" w:space="0" w:color="auto"/>
                    <w:right w:val="none" w:sz="0" w:space="0" w:color="auto"/>
                  </w:divBdr>
                  <w:divsChild>
                    <w:div w:id="916672559">
                      <w:marLeft w:val="0"/>
                      <w:marRight w:val="0"/>
                      <w:marTop w:val="0"/>
                      <w:marBottom w:val="0"/>
                      <w:divBdr>
                        <w:top w:val="none" w:sz="0" w:space="0" w:color="auto"/>
                        <w:left w:val="none" w:sz="0" w:space="0" w:color="auto"/>
                        <w:bottom w:val="none" w:sz="0" w:space="0" w:color="auto"/>
                        <w:right w:val="none" w:sz="0" w:space="0" w:color="auto"/>
                      </w:divBdr>
                      <w:divsChild>
                        <w:div w:id="409350926">
                          <w:marLeft w:val="0"/>
                          <w:marRight w:val="0"/>
                          <w:marTop w:val="0"/>
                          <w:marBottom w:val="900"/>
                          <w:divBdr>
                            <w:top w:val="none" w:sz="0" w:space="0" w:color="auto"/>
                            <w:left w:val="none" w:sz="0" w:space="0" w:color="auto"/>
                            <w:bottom w:val="none" w:sz="0" w:space="0" w:color="auto"/>
                            <w:right w:val="none" w:sz="0" w:space="0" w:color="auto"/>
                          </w:divBdr>
                          <w:divsChild>
                            <w:div w:id="1654675039">
                              <w:marLeft w:val="0"/>
                              <w:marRight w:val="0"/>
                              <w:marTop w:val="0"/>
                              <w:marBottom w:val="0"/>
                              <w:divBdr>
                                <w:top w:val="none" w:sz="0" w:space="0" w:color="auto"/>
                                <w:left w:val="none" w:sz="0" w:space="0" w:color="auto"/>
                                <w:bottom w:val="none" w:sz="0" w:space="0" w:color="auto"/>
                                <w:right w:val="none" w:sz="0" w:space="0" w:color="auto"/>
                              </w:divBdr>
                              <w:divsChild>
                                <w:div w:id="748503384">
                                  <w:marLeft w:val="0"/>
                                  <w:marRight w:val="0"/>
                                  <w:marTop w:val="0"/>
                                  <w:marBottom w:val="0"/>
                                  <w:divBdr>
                                    <w:top w:val="none" w:sz="0" w:space="0" w:color="auto"/>
                                    <w:left w:val="none" w:sz="0" w:space="0" w:color="auto"/>
                                    <w:bottom w:val="none" w:sz="0" w:space="0" w:color="auto"/>
                                    <w:right w:val="none" w:sz="0" w:space="0" w:color="auto"/>
                                  </w:divBdr>
                                  <w:divsChild>
                                    <w:div w:id="1356074720">
                                      <w:marLeft w:val="0"/>
                                      <w:marRight w:val="0"/>
                                      <w:marTop w:val="0"/>
                                      <w:marBottom w:val="0"/>
                                      <w:divBdr>
                                        <w:top w:val="none" w:sz="0" w:space="0" w:color="auto"/>
                                        <w:left w:val="none" w:sz="0" w:space="0" w:color="auto"/>
                                        <w:bottom w:val="none" w:sz="0" w:space="0" w:color="auto"/>
                                        <w:right w:val="none" w:sz="0" w:space="0" w:color="auto"/>
                                      </w:divBdr>
                                      <w:divsChild>
                                        <w:div w:id="322392345">
                                          <w:marLeft w:val="0"/>
                                          <w:marRight w:val="0"/>
                                          <w:marTop w:val="0"/>
                                          <w:marBottom w:val="0"/>
                                          <w:divBdr>
                                            <w:top w:val="none" w:sz="0" w:space="0" w:color="auto"/>
                                            <w:left w:val="none" w:sz="0" w:space="0" w:color="auto"/>
                                            <w:bottom w:val="none" w:sz="0" w:space="0" w:color="auto"/>
                                            <w:right w:val="none" w:sz="0" w:space="0" w:color="auto"/>
                                          </w:divBdr>
                                          <w:divsChild>
                                            <w:div w:id="633560114">
                                              <w:marLeft w:val="0"/>
                                              <w:marRight w:val="0"/>
                                              <w:marTop w:val="0"/>
                                              <w:marBottom w:val="0"/>
                                              <w:divBdr>
                                                <w:top w:val="none" w:sz="0" w:space="0" w:color="auto"/>
                                                <w:left w:val="none" w:sz="0" w:space="0" w:color="auto"/>
                                                <w:bottom w:val="none" w:sz="0" w:space="0" w:color="auto"/>
                                                <w:right w:val="none" w:sz="0" w:space="0" w:color="auto"/>
                                              </w:divBdr>
                                              <w:divsChild>
                                                <w:div w:id="172653200">
                                                  <w:marLeft w:val="0"/>
                                                  <w:marRight w:val="0"/>
                                                  <w:marTop w:val="0"/>
                                                  <w:marBottom w:val="0"/>
                                                  <w:divBdr>
                                                    <w:top w:val="single" w:sz="6" w:space="0" w:color="EEEEEE"/>
                                                    <w:left w:val="none" w:sz="0" w:space="0" w:color="auto"/>
                                                    <w:bottom w:val="single" w:sz="6" w:space="0" w:color="EEEEEE"/>
                                                    <w:right w:val="single" w:sz="6" w:space="0" w:color="EEEEEE"/>
                                                  </w:divBdr>
                                                  <w:divsChild>
                                                    <w:div w:id="14998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77560">
      <w:bodyDiv w:val="1"/>
      <w:marLeft w:val="0"/>
      <w:marRight w:val="0"/>
      <w:marTop w:val="0"/>
      <w:marBottom w:val="0"/>
      <w:divBdr>
        <w:top w:val="none" w:sz="0" w:space="0" w:color="auto"/>
        <w:left w:val="none" w:sz="0" w:space="0" w:color="auto"/>
        <w:bottom w:val="none" w:sz="0" w:space="0" w:color="auto"/>
        <w:right w:val="none" w:sz="0" w:space="0" w:color="auto"/>
      </w:divBdr>
      <w:divsChild>
        <w:div w:id="4331949">
          <w:marLeft w:val="0"/>
          <w:marRight w:val="0"/>
          <w:marTop w:val="0"/>
          <w:marBottom w:val="0"/>
          <w:divBdr>
            <w:top w:val="none" w:sz="0" w:space="0" w:color="auto"/>
            <w:left w:val="none" w:sz="0" w:space="0" w:color="auto"/>
            <w:bottom w:val="none" w:sz="0" w:space="0" w:color="auto"/>
            <w:right w:val="none" w:sz="0" w:space="0" w:color="auto"/>
          </w:divBdr>
          <w:divsChild>
            <w:div w:id="719137411">
              <w:marLeft w:val="0"/>
              <w:marRight w:val="0"/>
              <w:marTop w:val="0"/>
              <w:marBottom w:val="0"/>
              <w:divBdr>
                <w:top w:val="none" w:sz="0" w:space="0" w:color="auto"/>
                <w:left w:val="none" w:sz="0" w:space="0" w:color="auto"/>
                <w:bottom w:val="none" w:sz="0" w:space="0" w:color="auto"/>
                <w:right w:val="none" w:sz="0" w:space="0" w:color="auto"/>
              </w:divBdr>
              <w:divsChild>
                <w:div w:id="457064263">
                  <w:marLeft w:val="0"/>
                  <w:marRight w:val="0"/>
                  <w:marTop w:val="0"/>
                  <w:marBottom w:val="0"/>
                  <w:divBdr>
                    <w:top w:val="none" w:sz="0" w:space="0" w:color="auto"/>
                    <w:left w:val="none" w:sz="0" w:space="0" w:color="auto"/>
                    <w:bottom w:val="none" w:sz="0" w:space="0" w:color="auto"/>
                    <w:right w:val="none" w:sz="0" w:space="0" w:color="auto"/>
                  </w:divBdr>
                  <w:divsChild>
                    <w:div w:id="1039818866">
                      <w:marLeft w:val="0"/>
                      <w:marRight w:val="0"/>
                      <w:marTop w:val="0"/>
                      <w:marBottom w:val="0"/>
                      <w:divBdr>
                        <w:top w:val="none" w:sz="0" w:space="0" w:color="auto"/>
                        <w:left w:val="none" w:sz="0" w:space="0" w:color="auto"/>
                        <w:bottom w:val="none" w:sz="0" w:space="0" w:color="auto"/>
                        <w:right w:val="none" w:sz="0" w:space="0" w:color="auto"/>
                      </w:divBdr>
                      <w:divsChild>
                        <w:div w:id="601910962">
                          <w:marLeft w:val="0"/>
                          <w:marRight w:val="0"/>
                          <w:marTop w:val="0"/>
                          <w:marBottom w:val="300"/>
                          <w:divBdr>
                            <w:top w:val="none" w:sz="0" w:space="0" w:color="auto"/>
                            <w:left w:val="none" w:sz="0" w:space="0" w:color="auto"/>
                            <w:bottom w:val="none" w:sz="0" w:space="0" w:color="auto"/>
                            <w:right w:val="none" w:sz="0" w:space="0" w:color="auto"/>
                          </w:divBdr>
                          <w:divsChild>
                            <w:div w:id="1338069636">
                              <w:marLeft w:val="0"/>
                              <w:marRight w:val="0"/>
                              <w:marTop w:val="0"/>
                              <w:marBottom w:val="0"/>
                              <w:divBdr>
                                <w:top w:val="none" w:sz="0" w:space="0" w:color="auto"/>
                                <w:left w:val="none" w:sz="0" w:space="0" w:color="auto"/>
                                <w:bottom w:val="none" w:sz="0" w:space="0" w:color="auto"/>
                                <w:right w:val="none" w:sz="0" w:space="0" w:color="auto"/>
                              </w:divBdr>
                              <w:divsChild>
                                <w:div w:id="1297832785">
                                  <w:marLeft w:val="0"/>
                                  <w:marRight w:val="0"/>
                                  <w:marTop w:val="0"/>
                                  <w:marBottom w:val="0"/>
                                  <w:divBdr>
                                    <w:top w:val="none" w:sz="0" w:space="0" w:color="auto"/>
                                    <w:left w:val="none" w:sz="0" w:space="0" w:color="auto"/>
                                    <w:bottom w:val="none" w:sz="0" w:space="0" w:color="auto"/>
                                    <w:right w:val="none" w:sz="0" w:space="0" w:color="auto"/>
                                  </w:divBdr>
                                  <w:divsChild>
                                    <w:div w:id="2083986689">
                                      <w:marLeft w:val="0"/>
                                      <w:marRight w:val="0"/>
                                      <w:marTop w:val="0"/>
                                      <w:marBottom w:val="0"/>
                                      <w:divBdr>
                                        <w:top w:val="none" w:sz="0" w:space="0" w:color="auto"/>
                                        <w:left w:val="none" w:sz="0" w:space="0" w:color="auto"/>
                                        <w:bottom w:val="none" w:sz="0" w:space="0" w:color="auto"/>
                                        <w:right w:val="none" w:sz="0" w:space="0" w:color="auto"/>
                                      </w:divBdr>
                                      <w:divsChild>
                                        <w:div w:id="1645234161">
                                          <w:marLeft w:val="0"/>
                                          <w:marRight w:val="0"/>
                                          <w:marTop w:val="0"/>
                                          <w:marBottom w:val="0"/>
                                          <w:divBdr>
                                            <w:top w:val="none" w:sz="0" w:space="0" w:color="auto"/>
                                            <w:left w:val="none" w:sz="0" w:space="0" w:color="auto"/>
                                            <w:bottom w:val="none" w:sz="0" w:space="0" w:color="auto"/>
                                            <w:right w:val="none" w:sz="0" w:space="0" w:color="auto"/>
                                          </w:divBdr>
                                          <w:divsChild>
                                            <w:div w:id="1474132152">
                                              <w:marLeft w:val="0"/>
                                              <w:marRight w:val="0"/>
                                              <w:marTop w:val="0"/>
                                              <w:marBottom w:val="0"/>
                                              <w:divBdr>
                                                <w:top w:val="none" w:sz="0" w:space="0" w:color="auto"/>
                                                <w:left w:val="none" w:sz="0" w:space="0" w:color="auto"/>
                                                <w:bottom w:val="none" w:sz="0" w:space="0" w:color="auto"/>
                                                <w:right w:val="none" w:sz="0" w:space="0" w:color="auto"/>
                                              </w:divBdr>
                                              <w:divsChild>
                                                <w:div w:id="1541898194">
                                                  <w:marLeft w:val="0"/>
                                                  <w:marRight w:val="0"/>
                                                  <w:marTop w:val="0"/>
                                                  <w:marBottom w:val="0"/>
                                                  <w:divBdr>
                                                    <w:top w:val="single" w:sz="6" w:space="0" w:color="EEEEEE"/>
                                                    <w:left w:val="none" w:sz="0" w:space="0" w:color="auto"/>
                                                    <w:bottom w:val="single" w:sz="6" w:space="0" w:color="EEEEEE"/>
                                                    <w:right w:val="single" w:sz="6" w:space="0" w:color="EEEEEE"/>
                                                  </w:divBdr>
                                                  <w:divsChild>
                                                    <w:div w:id="1939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227345">
      <w:bodyDiv w:val="1"/>
      <w:marLeft w:val="0"/>
      <w:marRight w:val="0"/>
      <w:marTop w:val="0"/>
      <w:marBottom w:val="0"/>
      <w:divBdr>
        <w:top w:val="none" w:sz="0" w:space="0" w:color="auto"/>
        <w:left w:val="none" w:sz="0" w:space="0" w:color="auto"/>
        <w:bottom w:val="none" w:sz="0" w:space="0" w:color="auto"/>
        <w:right w:val="none" w:sz="0" w:space="0" w:color="auto"/>
      </w:divBdr>
    </w:div>
    <w:div w:id="397900629">
      <w:bodyDiv w:val="1"/>
      <w:marLeft w:val="0"/>
      <w:marRight w:val="0"/>
      <w:marTop w:val="0"/>
      <w:marBottom w:val="0"/>
      <w:divBdr>
        <w:top w:val="none" w:sz="0" w:space="0" w:color="auto"/>
        <w:left w:val="none" w:sz="0" w:space="0" w:color="auto"/>
        <w:bottom w:val="none" w:sz="0" w:space="0" w:color="auto"/>
        <w:right w:val="none" w:sz="0" w:space="0" w:color="auto"/>
      </w:divBdr>
      <w:divsChild>
        <w:div w:id="1863274579">
          <w:marLeft w:val="1166"/>
          <w:marRight w:val="0"/>
          <w:marTop w:val="96"/>
          <w:marBottom w:val="0"/>
          <w:divBdr>
            <w:top w:val="none" w:sz="0" w:space="0" w:color="auto"/>
            <w:left w:val="none" w:sz="0" w:space="0" w:color="auto"/>
            <w:bottom w:val="none" w:sz="0" w:space="0" w:color="auto"/>
            <w:right w:val="none" w:sz="0" w:space="0" w:color="auto"/>
          </w:divBdr>
        </w:div>
      </w:divsChild>
    </w:div>
    <w:div w:id="421680176">
      <w:bodyDiv w:val="1"/>
      <w:marLeft w:val="0"/>
      <w:marRight w:val="0"/>
      <w:marTop w:val="0"/>
      <w:marBottom w:val="0"/>
      <w:divBdr>
        <w:top w:val="none" w:sz="0" w:space="0" w:color="auto"/>
        <w:left w:val="none" w:sz="0" w:space="0" w:color="auto"/>
        <w:bottom w:val="none" w:sz="0" w:space="0" w:color="auto"/>
        <w:right w:val="none" w:sz="0" w:space="0" w:color="auto"/>
      </w:divBdr>
    </w:div>
    <w:div w:id="746729234">
      <w:bodyDiv w:val="1"/>
      <w:marLeft w:val="0"/>
      <w:marRight w:val="0"/>
      <w:marTop w:val="0"/>
      <w:marBottom w:val="0"/>
      <w:divBdr>
        <w:top w:val="none" w:sz="0" w:space="0" w:color="auto"/>
        <w:left w:val="none" w:sz="0" w:space="0" w:color="auto"/>
        <w:bottom w:val="none" w:sz="0" w:space="0" w:color="auto"/>
        <w:right w:val="none" w:sz="0" w:space="0" w:color="auto"/>
      </w:divBdr>
    </w:div>
    <w:div w:id="788931792">
      <w:bodyDiv w:val="1"/>
      <w:marLeft w:val="0"/>
      <w:marRight w:val="0"/>
      <w:marTop w:val="0"/>
      <w:marBottom w:val="0"/>
      <w:divBdr>
        <w:top w:val="none" w:sz="0" w:space="0" w:color="auto"/>
        <w:left w:val="none" w:sz="0" w:space="0" w:color="auto"/>
        <w:bottom w:val="none" w:sz="0" w:space="0" w:color="auto"/>
        <w:right w:val="none" w:sz="0" w:space="0" w:color="auto"/>
      </w:divBdr>
    </w:div>
    <w:div w:id="814032044">
      <w:bodyDiv w:val="1"/>
      <w:marLeft w:val="0"/>
      <w:marRight w:val="0"/>
      <w:marTop w:val="0"/>
      <w:marBottom w:val="0"/>
      <w:divBdr>
        <w:top w:val="none" w:sz="0" w:space="0" w:color="auto"/>
        <w:left w:val="none" w:sz="0" w:space="0" w:color="auto"/>
        <w:bottom w:val="none" w:sz="0" w:space="0" w:color="auto"/>
        <w:right w:val="none" w:sz="0" w:space="0" w:color="auto"/>
      </w:divBdr>
      <w:divsChild>
        <w:div w:id="1357925626">
          <w:marLeft w:val="0"/>
          <w:marRight w:val="0"/>
          <w:marTop w:val="0"/>
          <w:marBottom w:val="0"/>
          <w:divBdr>
            <w:top w:val="none" w:sz="0" w:space="0" w:color="auto"/>
            <w:left w:val="none" w:sz="0" w:space="0" w:color="auto"/>
            <w:bottom w:val="none" w:sz="0" w:space="0" w:color="auto"/>
            <w:right w:val="none" w:sz="0" w:space="0" w:color="auto"/>
          </w:divBdr>
          <w:divsChild>
            <w:div w:id="76051396">
              <w:marLeft w:val="0"/>
              <w:marRight w:val="0"/>
              <w:marTop w:val="0"/>
              <w:marBottom w:val="0"/>
              <w:divBdr>
                <w:top w:val="none" w:sz="0" w:space="0" w:color="auto"/>
                <w:left w:val="none" w:sz="0" w:space="0" w:color="auto"/>
                <w:bottom w:val="none" w:sz="0" w:space="0" w:color="auto"/>
                <w:right w:val="none" w:sz="0" w:space="0" w:color="auto"/>
              </w:divBdr>
              <w:divsChild>
                <w:div w:id="1350331069">
                  <w:marLeft w:val="0"/>
                  <w:marRight w:val="0"/>
                  <w:marTop w:val="0"/>
                  <w:marBottom w:val="0"/>
                  <w:divBdr>
                    <w:top w:val="none" w:sz="0" w:space="0" w:color="auto"/>
                    <w:left w:val="none" w:sz="0" w:space="0" w:color="auto"/>
                    <w:bottom w:val="none" w:sz="0" w:space="0" w:color="auto"/>
                    <w:right w:val="none" w:sz="0" w:space="0" w:color="auto"/>
                  </w:divBdr>
                  <w:divsChild>
                    <w:div w:id="861357116">
                      <w:marLeft w:val="0"/>
                      <w:marRight w:val="0"/>
                      <w:marTop w:val="0"/>
                      <w:marBottom w:val="0"/>
                      <w:divBdr>
                        <w:top w:val="none" w:sz="0" w:space="0" w:color="auto"/>
                        <w:left w:val="none" w:sz="0" w:space="0" w:color="auto"/>
                        <w:bottom w:val="none" w:sz="0" w:space="0" w:color="auto"/>
                        <w:right w:val="none" w:sz="0" w:space="0" w:color="auto"/>
                      </w:divBdr>
                      <w:divsChild>
                        <w:div w:id="1182744502">
                          <w:marLeft w:val="0"/>
                          <w:marRight w:val="0"/>
                          <w:marTop w:val="0"/>
                          <w:marBottom w:val="300"/>
                          <w:divBdr>
                            <w:top w:val="none" w:sz="0" w:space="0" w:color="auto"/>
                            <w:left w:val="none" w:sz="0" w:space="0" w:color="auto"/>
                            <w:bottom w:val="none" w:sz="0" w:space="0" w:color="auto"/>
                            <w:right w:val="none" w:sz="0" w:space="0" w:color="auto"/>
                          </w:divBdr>
                          <w:divsChild>
                            <w:div w:id="2117751512">
                              <w:marLeft w:val="0"/>
                              <w:marRight w:val="0"/>
                              <w:marTop w:val="0"/>
                              <w:marBottom w:val="0"/>
                              <w:divBdr>
                                <w:top w:val="none" w:sz="0" w:space="0" w:color="auto"/>
                                <w:left w:val="none" w:sz="0" w:space="0" w:color="auto"/>
                                <w:bottom w:val="none" w:sz="0" w:space="0" w:color="auto"/>
                                <w:right w:val="none" w:sz="0" w:space="0" w:color="auto"/>
                              </w:divBdr>
                              <w:divsChild>
                                <w:div w:id="276261255">
                                  <w:marLeft w:val="0"/>
                                  <w:marRight w:val="0"/>
                                  <w:marTop w:val="0"/>
                                  <w:marBottom w:val="0"/>
                                  <w:divBdr>
                                    <w:top w:val="none" w:sz="0" w:space="0" w:color="auto"/>
                                    <w:left w:val="none" w:sz="0" w:space="0" w:color="auto"/>
                                    <w:bottom w:val="none" w:sz="0" w:space="0" w:color="auto"/>
                                    <w:right w:val="none" w:sz="0" w:space="0" w:color="auto"/>
                                  </w:divBdr>
                                  <w:divsChild>
                                    <w:div w:id="616715911">
                                      <w:marLeft w:val="0"/>
                                      <w:marRight w:val="0"/>
                                      <w:marTop w:val="0"/>
                                      <w:marBottom w:val="0"/>
                                      <w:divBdr>
                                        <w:top w:val="none" w:sz="0" w:space="0" w:color="auto"/>
                                        <w:left w:val="none" w:sz="0" w:space="0" w:color="auto"/>
                                        <w:bottom w:val="none" w:sz="0" w:space="0" w:color="auto"/>
                                        <w:right w:val="none" w:sz="0" w:space="0" w:color="auto"/>
                                      </w:divBdr>
                                      <w:divsChild>
                                        <w:div w:id="1237786013">
                                          <w:marLeft w:val="0"/>
                                          <w:marRight w:val="0"/>
                                          <w:marTop w:val="0"/>
                                          <w:marBottom w:val="0"/>
                                          <w:divBdr>
                                            <w:top w:val="none" w:sz="0" w:space="0" w:color="auto"/>
                                            <w:left w:val="none" w:sz="0" w:space="0" w:color="auto"/>
                                            <w:bottom w:val="none" w:sz="0" w:space="0" w:color="auto"/>
                                            <w:right w:val="none" w:sz="0" w:space="0" w:color="auto"/>
                                          </w:divBdr>
                                          <w:divsChild>
                                            <w:div w:id="1046563010">
                                              <w:marLeft w:val="0"/>
                                              <w:marRight w:val="0"/>
                                              <w:marTop w:val="0"/>
                                              <w:marBottom w:val="0"/>
                                              <w:divBdr>
                                                <w:top w:val="none" w:sz="0" w:space="0" w:color="auto"/>
                                                <w:left w:val="none" w:sz="0" w:space="0" w:color="auto"/>
                                                <w:bottom w:val="none" w:sz="0" w:space="0" w:color="auto"/>
                                                <w:right w:val="none" w:sz="0" w:space="0" w:color="auto"/>
                                              </w:divBdr>
                                              <w:divsChild>
                                                <w:div w:id="198862483">
                                                  <w:marLeft w:val="0"/>
                                                  <w:marRight w:val="0"/>
                                                  <w:marTop w:val="0"/>
                                                  <w:marBottom w:val="0"/>
                                                  <w:divBdr>
                                                    <w:top w:val="single" w:sz="6" w:space="0" w:color="EEEEEE"/>
                                                    <w:left w:val="none" w:sz="0" w:space="0" w:color="auto"/>
                                                    <w:bottom w:val="single" w:sz="6" w:space="0" w:color="EEEEEE"/>
                                                    <w:right w:val="single" w:sz="6" w:space="0" w:color="EEEEEE"/>
                                                  </w:divBdr>
                                                  <w:divsChild>
                                                    <w:div w:id="1383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728332">
      <w:bodyDiv w:val="1"/>
      <w:marLeft w:val="0"/>
      <w:marRight w:val="0"/>
      <w:marTop w:val="0"/>
      <w:marBottom w:val="0"/>
      <w:divBdr>
        <w:top w:val="none" w:sz="0" w:space="0" w:color="auto"/>
        <w:left w:val="none" w:sz="0" w:space="0" w:color="auto"/>
        <w:bottom w:val="none" w:sz="0" w:space="0" w:color="auto"/>
        <w:right w:val="none" w:sz="0" w:space="0" w:color="auto"/>
      </w:divBdr>
    </w:div>
    <w:div w:id="1194416091">
      <w:bodyDiv w:val="1"/>
      <w:marLeft w:val="0"/>
      <w:marRight w:val="0"/>
      <w:marTop w:val="0"/>
      <w:marBottom w:val="0"/>
      <w:divBdr>
        <w:top w:val="none" w:sz="0" w:space="0" w:color="auto"/>
        <w:left w:val="none" w:sz="0" w:space="0" w:color="auto"/>
        <w:bottom w:val="none" w:sz="0" w:space="0" w:color="auto"/>
        <w:right w:val="none" w:sz="0" w:space="0" w:color="auto"/>
      </w:divBdr>
      <w:divsChild>
        <w:div w:id="859702087">
          <w:marLeft w:val="0"/>
          <w:marRight w:val="0"/>
          <w:marTop w:val="0"/>
          <w:marBottom w:val="0"/>
          <w:divBdr>
            <w:top w:val="none" w:sz="0" w:space="0" w:color="auto"/>
            <w:left w:val="none" w:sz="0" w:space="0" w:color="auto"/>
            <w:bottom w:val="none" w:sz="0" w:space="0" w:color="auto"/>
            <w:right w:val="none" w:sz="0" w:space="0" w:color="auto"/>
          </w:divBdr>
          <w:divsChild>
            <w:div w:id="3868984">
              <w:marLeft w:val="0"/>
              <w:marRight w:val="0"/>
              <w:marTop w:val="0"/>
              <w:marBottom w:val="0"/>
              <w:divBdr>
                <w:top w:val="none" w:sz="0" w:space="0" w:color="auto"/>
                <w:left w:val="none" w:sz="0" w:space="0" w:color="auto"/>
                <w:bottom w:val="none" w:sz="0" w:space="0" w:color="auto"/>
                <w:right w:val="none" w:sz="0" w:space="0" w:color="auto"/>
              </w:divBdr>
              <w:divsChild>
                <w:div w:id="686836558">
                  <w:marLeft w:val="0"/>
                  <w:marRight w:val="0"/>
                  <w:marTop w:val="0"/>
                  <w:marBottom w:val="0"/>
                  <w:divBdr>
                    <w:top w:val="none" w:sz="0" w:space="0" w:color="auto"/>
                    <w:left w:val="none" w:sz="0" w:space="0" w:color="auto"/>
                    <w:bottom w:val="none" w:sz="0" w:space="0" w:color="auto"/>
                    <w:right w:val="none" w:sz="0" w:space="0" w:color="auto"/>
                  </w:divBdr>
                  <w:divsChild>
                    <w:div w:id="56780781">
                      <w:marLeft w:val="0"/>
                      <w:marRight w:val="0"/>
                      <w:marTop w:val="0"/>
                      <w:marBottom w:val="0"/>
                      <w:divBdr>
                        <w:top w:val="none" w:sz="0" w:space="0" w:color="auto"/>
                        <w:left w:val="none" w:sz="0" w:space="0" w:color="auto"/>
                        <w:bottom w:val="none" w:sz="0" w:space="0" w:color="auto"/>
                        <w:right w:val="none" w:sz="0" w:space="0" w:color="auto"/>
                      </w:divBdr>
                      <w:divsChild>
                        <w:div w:id="354772335">
                          <w:marLeft w:val="0"/>
                          <w:marRight w:val="0"/>
                          <w:marTop w:val="0"/>
                          <w:marBottom w:val="300"/>
                          <w:divBdr>
                            <w:top w:val="none" w:sz="0" w:space="0" w:color="auto"/>
                            <w:left w:val="none" w:sz="0" w:space="0" w:color="auto"/>
                            <w:bottom w:val="none" w:sz="0" w:space="0" w:color="auto"/>
                            <w:right w:val="none" w:sz="0" w:space="0" w:color="auto"/>
                          </w:divBdr>
                          <w:divsChild>
                            <w:div w:id="649287613">
                              <w:marLeft w:val="0"/>
                              <w:marRight w:val="0"/>
                              <w:marTop w:val="0"/>
                              <w:marBottom w:val="0"/>
                              <w:divBdr>
                                <w:top w:val="none" w:sz="0" w:space="0" w:color="auto"/>
                                <w:left w:val="none" w:sz="0" w:space="0" w:color="auto"/>
                                <w:bottom w:val="none" w:sz="0" w:space="0" w:color="auto"/>
                                <w:right w:val="none" w:sz="0" w:space="0" w:color="auto"/>
                              </w:divBdr>
                              <w:divsChild>
                                <w:div w:id="1295139138">
                                  <w:marLeft w:val="0"/>
                                  <w:marRight w:val="0"/>
                                  <w:marTop w:val="0"/>
                                  <w:marBottom w:val="0"/>
                                  <w:divBdr>
                                    <w:top w:val="none" w:sz="0" w:space="0" w:color="auto"/>
                                    <w:left w:val="none" w:sz="0" w:space="0" w:color="auto"/>
                                    <w:bottom w:val="none" w:sz="0" w:space="0" w:color="auto"/>
                                    <w:right w:val="none" w:sz="0" w:space="0" w:color="auto"/>
                                  </w:divBdr>
                                  <w:divsChild>
                                    <w:div w:id="216820495">
                                      <w:marLeft w:val="0"/>
                                      <w:marRight w:val="0"/>
                                      <w:marTop w:val="0"/>
                                      <w:marBottom w:val="0"/>
                                      <w:divBdr>
                                        <w:top w:val="none" w:sz="0" w:space="0" w:color="auto"/>
                                        <w:left w:val="none" w:sz="0" w:space="0" w:color="auto"/>
                                        <w:bottom w:val="none" w:sz="0" w:space="0" w:color="auto"/>
                                        <w:right w:val="none" w:sz="0" w:space="0" w:color="auto"/>
                                      </w:divBdr>
                                      <w:divsChild>
                                        <w:div w:id="1837376975">
                                          <w:marLeft w:val="0"/>
                                          <w:marRight w:val="0"/>
                                          <w:marTop w:val="0"/>
                                          <w:marBottom w:val="0"/>
                                          <w:divBdr>
                                            <w:top w:val="none" w:sz="0" w:space="0" w:color="auto"/>
                                            <w:left w:val="none" w:sz="0" w:space="0" w:color="auto"/>
                                            <w:bottom w:val="none" w:sz="0" w:space="0" w:color="auto"/>
                                            <w:right w:val="none" w:sz="0" w:space="0" w:color="auto"/>
                                          </w:divBdr>
                                          <w:divsChild>
                                            <w:div w:id="1017195359">
                                              <w:marLeft w:val="0"/>
                                              <w:marRight w:val="0"/>
                                              <w:marTop w:val="0"/>
                                              <w:marBottom w:val="0"/>
                                              <w:divBdr>
                                                <w:top w:val="none" w:sz="0" w:space="0" w:color="auto"/>
                                                <w:left w:val="none" w:sz="0" w:space="0" w:color="auto"/>
                                                <w:bottom w:val="none" w:sz="0" w:space="0" w:color="auto"/>
                                                <w:right w:val="none" w:sz="0" w:space="0" w:color="auto"/>
                                              </w:divBdr>
                                              <w:divsChild>
                                                <w:div w:id="168836542">
                                                  <w:marLeft w:val="0"/>
                                                  <w:marRight w:val="0"/>
                                                  <w:marTop w:val="0"/>
                                                  <w:marBottom w:val="0"/>
                                                  <w:divBdr>
                                                    <w:top w:val="single" w:sz="6" w:space="0" w:color="EEEEEE"/>
                                                    <w:left w:val="none" w:sz="0" w:space="0" w:color="auto"/>
                                                    <w:bottom w:val="single" w:sz="6" w:space="0" w:color="EEEEEE"/>
                                                    <w:right w:val="single" w:sz="6" w:space="0" w:color="EEEEEE"/>
                                                  </w:divBdr>
                                                  <w:divsChild>
                                                    <w:div w:id="20548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2910549">
      <w:bodyDiv w:val="1"/>
      <w:marLeft w:val="0"/>
      <w:marRight w:val="0"/>
      <w:marTop w:val="0"/>
      <w:marBottom w:val="0"/>
      <w:divBdr>
        <w:top w:val="none" w:sz="0" w:space="0" w:color="auto"/>
        <w:left w:val="none" w:sz="0" w:space="0" w:color="auto"/>
        <w:bottom w:val="none" w:sz="0" w:space="0" w:color="auto"/>
        <w:right w:val="none" w:sz="0" w:space="0" w:color="auto"/>
      </w:divBdr>
      <w:divsChild>
        <w:div w:id="1526872050">
          <w:marLeft w:val="0"/>
          <w:marRight w:val="0"/>
          <w:marTop w:val="0"/>
          <w:marBottom w:val="0"/>
          <w:divBdr>
            <w:top w:val="none" w:sz="0" w:space="0" w:color="auto"/>
            <w:left w:val="none" w:sz="0" w:space="0" w:color="auto"/>
            <w:bottom w:val="none" w:sz="0" w:space="0" w:color="auto"/>
            <w:right w:val="none" w:sz="0" w:space="0" w:color="auto"/>
          </w:divBdr>
          <w:divsChild>
            <w:div w:id="1685159830">
              <w:marLeft w:val="0"/>
              <w:marRight w:val="0"/>
              <w:marTop w:val="0"/>
              <w:marBottom w:val="0"/>
              <w:divBdr>
                <w:top w:val="none" w:sz="0" w:space="0" w:color="auto"/>
                <w:left w:val="none" w:sz="0" w:space="0" w:color="auto"/>
                <w:bottom w:val="none" w:sz="0" w:space="0" w:color="auto"/>
                <w:right w:val="none" w:sz="0" w:space="0" w:color="auto"/>
              </w:divBdr>
              <w:divsChild>
                <w:div w:id="891617316">
                  <w:marLeft w:val="0"/>
                  <w:marRight w:val="0"/>
                  <w:marTop w:val="0"/>
                  <w:marBottom w:val="0"/>
                  <w:divBdr>
                    <w:top w:val="none" w:sz="0" w:space="0" w:color="auto"/>
                    <w:left w:val="none" w:sz="0" w:space="0" w:color="auto"/>
                    <w:bottom w:val="none" w:sz="0" w:space="0" w:color="auto"/>
                    <w:right w:val="none" w:sz="0" w:space="0" w:color="auto"/>
                  </w:divBdr>
                  <w:divsChild>
                    <w:div w:id="796262735">
                      <w:marLeft w:val="0"/>
                      <w:marRight w:val="0"/>
                      <w:marTop w:val="0"/>
                      <w:marBottom w:val="0"/>
                      <w:divBdr>
                        <w:top w:val="none" w:sz="0" w:space="0" w:color="auto"/>
                        <w:left w:val="none" w:sz="0" w:space="0" w:color="auto"/>
                        <w:bottom w:val="none" w:sz="0" w:space="0" w:color="auto"/>
                        <w:right w:val="none" w:sz="0" w:space="0" w:color="auto"/>
                      </w:divBdr>
                      <w:divsChild>
                        <w:div w:id="578441289">
                          <w:marLeft w:val="0"/>
                          <w:marRight w:val="0"/>
                          <w:marTop w:val="0"/>
                          <w:marBottom w:val="300"/>
                          <w:divBdr>
                            <w:top w:val="none" w:sz="0" w:space="0" w:color="auto"/>
                            <w:left w:val="none" w:sz="0" w:space="0" w:color="auto"/>
                            <w:bottom w:val="none" w:sz="0" w:space="0" w:color="auto"/>
                            <w:right w:val="none" w:sz="0" w:space="0" w:color="auto"/>
                          </w:divBdr>
                          <w:divsChild>
                            <w:div w:id="1601330453">
                              <w:marLeft w:val="0"/>
                              <w:marRight w:val="0"/>
                              <w:marTop w:val="0"/>
                              <w:marBottom w:val="0"/>
                              <w:divBdr>
                                <w:top w:val="none" w:sz="0" w:space="0" w:color="auto"/>
                                <w:left w:val="none" w:sz="0" w:space="0" w:color="auto"/>
                                <w:bottom w:val="none" w:sz="0" w:space="0" w:color="auto"/>
                                <w:right w:val="none" w:sz="0" w:space="0" w:color="auto"/>
                              </w:divBdr>
                              <w:divsChild>
                                <w:div w:id="801532648">
                                  <w:marLeft w:val="0"/>
                                  <w:marRight w:val="0"/>
                                  <w:marTop w:val="0"/>
                                  <w:marBottom w:val="0"/>
                                  <w:divBdr>
                                    <w:top w:val="none" w:sz="0" w:space="0" w:color="auto"/>
                                    <w:left w:val="none" w:sz="0" w:space="0" w:color="auto"/>
                                    <w:bottom w:val="none" w:sz="0" w:space="0" w:color="auto"/>
                                    <w:right w:val="none" w:sz="0" w:space="0" w:color="auto"/>
                                  </w:divBdr>
                                  <w:divsChild>
                                    <w:div w:id="1498033423">
                                      <w:marLeft w:val="0"/>
                                      <w:marRight w:val="0"/>
                                      <w:marTop w:val="0"/>
                                      <w:marBottom w:val="0"/>
                                      <w:divBdr>
                                        <w:top w:val="none" w:sz="0" w:space="0" w:color="auto"/>
                                        <w:left w:val="none" w:sz="0" w:space="0" w:color="auto"/>
                                        <w:bottom w:val="none" w:sz="0" w:space="0" w:color="auto"/>
                                        <w:right w:val="none" w:sz="0" w:space="0" w:color="auto"/>
                                      </w:divBdr>
                                      <w:divsChild>
                                        <w:div w:id="1355227554">
                                          <w:marLeft w:val="0"/>
                                          <w:marRight w:val="0"/>
                                          <w:marTop w:val="0"/>
                                          <w:marBottom w:val="0"/>
                                          <w:divBdr>
                                            <w:top w:val="none" w:sz="0" w:space="0" w:color="auto"/>
                                            <w:left w:val="none" w:sz="0" w:space="0" w:color="auto"/>
                                            <w:bottom w:val="none" w:sz="0" w:space="0" w:color="auto"/>
                                            <w:right w:val="none" w:sz="0" w:space="0" w:color="auto"/>
                                          </w:divBdr>
                                          <w:divsChild>
                                            <w:div w:id="1234856195">
                                              <w:marLeft w:val="0"/>
                                              <w:marRight w:val="0"/>
                                              <w:marTop w:val="0"/>
                                              <w:marBottom w:val="0"/>
                                              <w:divBdr>
                                                <w:top w:val="none" w:sz="0" w:space="0" w:color="auto"/>
                                                <w:left w:val="none" w:sz="0" w:space="0" w:color="auto"/>
                                                <w:bottom w:val="none" w:sz="0" w:space="0" w:color="auto"/>
                                                <w:right w:val="none" w:sz="0" w:space="0" w:color="auto"/>
                                              </w:divBdr>
                                              <w:divsChild>
                                                <w:div w:id="188375562">
                                                  <w:marLeft w:val="0"/>
                                                  <w:marRight w:val="0"/>
                                                  <w:marTop w:val="0"/>
                                                  <w:marBottom w:val="0"/>
                                                  <w:divBdr>
                                                    <w:top w:val="single" w:sz="6" w:space="0" w:color="EEEEEE"/>
                                                    <w:left w:val="none" w:sz="0" w:space="0" w:color="auto"/>
                                                    <w:bottom w:val="single" w:sz="6" w:space="0" w:color="EEEEEE"/>
                                                    <w:right w:val="single" w:sz="6" w:space="0" w:color="EEEEEE"/>
                                                  </w:divBdr>
                                                  <w:divsChild>
                                                    <w:div w:id="12761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576438">
      <w:bodyDiv w:val="1"/>
      <w:marLeft w:val="0"/>
      <w:marRight w:val="0"/>
      <w:marTop w:val="0"/>
      <w:marBottom w:val="0"/>
      <w:divBdr>
        <w:top w:val="none" w:sz="0" w:space="0" w:color="auto"/>
        <w:left w:val="none" w:sz="0" w:space="0" w:color="auto"/>
        <w:bottom w:val="none" w:sz="0" w:space="0" w:color="auto"/>
        <w:right w:val="none" w:sz="0" w:space="0" w:color="auto"/>
      </w:divBdr>
    </w:div>
    <w:div w:id="1723092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oleObject" Target="embeddings/oleObject11.bin"/><Relationship Id="rId159" Type="http://schemas.openxmlformats.org/officeDocument/2006/relationships/oleObject" Target="embeddings/oleObject59.bin"/><Relationship Id="rId324" Type="http://schemas.openxmlformats.org/officeDocument/2006/relationships/oleObject" Target="embeddings/oleObject151.bin"/><Relationship Id="rId366" Type="http://schemas.openxmlformats.org/officeDocument/2006/relationships/oleObject" Target="embeddings/oleObject177.bin"/><Relationship Id="rId531" Type="http://schemas.openxmlformats.org/officeDocument/2006/relationships/image" Target="media/image220.wmf"/><Relationship Id="rId573" Type="http://schemas.openxmlformats.org/officeDocument/2006/relationships/oleObject" Target="embeddings/oleObject305.bin"/><Relationship Id="rId170" Type="http://schemas.openxmlformats.org/officeDocument/2006/relationships/oleObject" Target="embeddings/oleObject65.bin"/><Relationship Id="rId226" Type="http://schemas.openxmlformats.org/officeDocument/2006/relationships/image" Target="media/image104.wmf"/><Relationship Id="rId433" Type="http://schemas.openxmlformats.org/officeDocument/2006/relationships/oleObject" Target="embeddings/oleObject215.bin"/><Relationship Id="rId268" Type="http://schemas.openxmlformats.org/officeDocument/2006/relationships/oleObject" Target="embeddings/oleObject118.bin"/><Relationship Id="rId475" Type="http://schemas.openxmlformats.org/officeDocument/2006/relationships/oleObject" Target="embeddings/oleObject242.bin"/><Relationship Id="rId32" Type="http://schemas.openxmlformats.org/officeDocument/2006/relationships/image" Target="media/image7.emf"/><Relationship Id="rId74" Type="http://schemas.openxmlformats.org/officeDocument/2006/relationships/image" Target="media/image31.wmf"/><Relationship Id="rId128" Type="http://schemas.openxmlformats.org/officeDocument/2006/relationships/oleObject" Target="embeddings/oleObject41.bin"/><Relationship Id="rId335" Type="http://schemas.openxmlformats.org/officeDocument/2006/relationships/oleObject" Target="embeddings/oleObject160.bin"/><Relationship Id="rId377" Type="http://schemas.openxmlformats.org/officeDocument/2006/relationships/oleObject" Target="embeddings/oleObject184.bin"/><Relationship Id="rId500" Type="http://schemas.openxmlformats.org/officeDocument/2006/relationships/oleObject" Target="embeddings/oleObject260.bin"/><Relationship Id="rId542" Type="http://schemas.openxmlformats.org/officeDocument/2006/relationships/image" Target="media/image226.wmf"/><Relationship Id="rId584" Type="http://schemas.openxmlformats.org/officeDocument/2006/relationships/image" Target="media/image243.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oleObject" Target="embeddings/oleObject100.bin"/><Relationship Id="rId402" Type="http://schemas.openxmlformats.org/officeDocument/2006/relationships/oleObject" Target="embeddings/oleObject196.bin"/><Relationship Id="rId279" Type="http://schemas.openxmlformats.org/officeDocument/2006/relationships/image" Target="media/image128.wmf"/><Relationship Id="rId444" Type="http://schemas.openxmlformats.org/officeDocument/2006/relationships/oleObject" Target="embeddings/oleObject221.bin"/><Relationship Id="rId486" Type="http://schemas.openxmlformats.org/officeDocument/2006/relationships/oleObject" Target="embeddings/oleObject250.bin"/><Relationship Id="rId43" Type="http://schemas.openxmlformats.org/officeDocument/2006/relationships/image" Target="media/image14.png"/><Relationship Id="rId139" Type="http://schemas.openxmlformats.org/officeDocument/2006/relationships/image" Target="media/image64.wmf"/><Relationship Id="rId290" Type="http://schemas.openxmlformats.org/officeDocument/2006/relationships/oleObject" Target="embeddings/oleObject129.bin"/><Relationship Id="rId304" Type="http://schemas.openxmlformats.org/officeDocument/2006/relationships/oleObject" Target="embeddings/oleObject138.bin"/><Relationship Id="rId346" Type="http://schemas.openxmlformats.org/officeDocument/2006/relationships/image" Target="media/image153.wmf"/><Relationship Id="rId388" Type="http://schemas.openxmlformats.org/officeDocument/2006/relationships/oleObject" Target="embeddings/oleObject191.bin"/><Relationship Id="rId511" Type="http://schemas.openxmlformats.org/officeDocument/2006/relationships/image" Target="media/image213.wmf"/><Relationship Id="rId553" Type="http://schemas.openxmlformats.org/officeDocument/2006/relationships/image" Target="media/image228.wmf"/><Relationship Id="rId85" Type="http://schemas.openxmlformats.org/officeDocument/2006/relationships/image" Target="media/image38.wmf"/><Relationship Id="rId150" Type="http://schemas.openxmlformats.org/officeDocument/2006/relationships/oleObject" Target="embeddings/oleObject53.bin"/><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3.bin"/><Relationship Id="rId595" Type="http://schemas.openxmlformats.org/officeDocument/2006/relationships/footer" Target="footer6.xml"/><Relationship Id="rId248" Type="http://schemas.openxmlformats.org/officeDocument/2006/relationships/oleObject" Target="embeddings/oleObject107.bin"/><Relationship Id="rId455" Type="http://schemas.openxmlformats.org/officeDocument/2006/relationships/image" Target="media/image198.wmf"/><Relationship Id="rId497" Type="http://schemas.openxmlformats.org/officeDocument/2006/relationships/oleObject" Target="embeddings/oleObject257.bin"/><Relationship Id="rId12" Type="http://schemas.openxmlformats.org/officeDocument/2006/relationships/header" Target="header2.xml"/><Relationship Id="rId108" Type="http://schemas.openxmlformats.org/officeDocument/2006/relationships/oleObject" Target="embeddings/oleObject31.bin"/><Relationship Id="rId315" Type="http://schemas.openxmlformats.org/officeDocument/2006/relationships/oleObject" Target="embeddings/oleObject145.bin"/><Relationship Id="rId357" Type="http://schemas.openxmlformats.org/officeDocument/2006/relationships/oleObject" Target="embeddings/oleObject171.bin"/><Relationship Id="rId522" Type="http://schemas.openxmlformats.org/officeDocument/2006/relationships/oleObject" Target="embeddings/oleObject277.bin"/><Relationship Id="rId54" Type="http://schemas.openxmlformats.org/officeDocument/2006/relationships/oleObject" Target="embeddings/oleObject6.bin"/><Relationship Id="rId96" Type="http://schemas.openxmlformats.org/officeDocument/2006/relationships/oleObject" Target="embeddings/oleObject25.bin"/><Relationship Id="rId161" Type="http://schemas.openxmlformats.org/officeDocument/2006/relationships/image" Target="media/image73.wmf"/><Relationship Id="rId217" Type="http://schemas.openxmlformats.org/officeDocument/2006/relationships/oleObject" Target="embeddings/oleObject90.bin"/><Relationship Id="rId399" Type="http://schemas.openxmlformats.org/officeDocument/2006/relationships/image" Target="media/image175.wmf"/><Relationship Id="rId564" Type="http://schemas.openxmlformats.org/officeDocument/2006/relationships/oleObject" Target="embeddings/oleObject300.bin"/><Relationship Id="rId259" Type="http://schemas.openxmlformats.org/officeDocument/2006/relationships/image" Target="media/image118.wmf"/><Relationship Id="rId424" Type="http://schemas.openxmlformats.org/officeDocument/2006/relationships/image" Target="media/image185.wmf"/><Relationship Id="rId466" Type="http://schemas.openxmlformats.org/officeDocument/2006/relationships/image" Target="media/image200.wmf"/><Relationship Id="rId23" Type="http://schemas.openxmlformats.org/officeDocument/2006/relationships/image" Target="media/image2.png"/><Relationship Id="rId119" Type="http://schemas.openxmlformats.org/officeDocument/2006/relationships/image" Target="media/image55.wmf"/><Relationship Id="rId270" Type="http://schemas.openxmlformats.org/officeDocument/2006/relationships/oleObject" Target="embeddings/oleObject119.bin"/><Relationship Id="rId326" Type="http://schemas.openxmlformats.org/officeDocument/2006/relationships/image" Target="media/image146.wmf"/><Relationship Id="rId533" Type="http://schemas.openxmlformats.org/officeDocument/2006/relationships/image" Target="media/image221.wmf"/><Relationship Id="rId65" Type="http://schemas.openxmlformats.org/officeDocument/2006/relationships/oleObject" Target="embeddings/oleObject12.bin"/><Relationship Id="rId130" Type="http://schemas.openxmlformats.org/officeDocument/2006/relationships/oleObject" Target="embeddings/oleObject42.bin"/><Relationship Id="rId368" Type="http://schemas.openxmlformats.org/officeDocument/2006/relationships/oleObject" Target="embeddings/oleObject178.bin"/><Relationship Id="rId575" Type="http://schemas.openxmlformats.org/officeDocument/2006/relationships/oleObject" Target="embeddings/oleObject306.bin"/><Relationship Id="rId172" Type="http://schemas.openxmlformats.org/officeDocument/2006/relationships/oleObject" Target="embeddings/oleObject66.bin"/><Relationship Id="rId228" Type="http://schemas.openxmlformats.org/officeDocument/2006/relationships/image" Target="media/image105.wmf"/><Relationship Id="rId435" Type="http://schemas.openxmlformats.org/officeDocument/2006/relationships/oleObject" Target="embeddings/oleObject216.bin"/><Relationship Id="rId477" Type="http://schemas.openxmlformats.org/officeDocument/2006/relationships/image" Target="media/image204.wmf"/><Relationship Id="rId281" Type="http://schemas.openxmlformats.org/officeDocument/2006/relationships/image" Target="media/image129.wmf"/><Relationship Id="rId337" Type="http://schemas.openxmlformats.org/officeDocument/2006/relationships/oleObject" Target="embeddings/oleObject161.bin"/><Relationship Id="rId502" Type="http://schemas.openxmlformats.org/officeDocument/2006/relationships/oleObject" Target="embeddings/oleObject262.bin"/><Relationship Id="rId34" Type="http://schemas.openxmlformats.org/officeDocument/2006/relationships/image" Target="media/image8.emf"/><Relationship Id="rId76" Type="http://schemas.openxmlformats.org/officeDocument/2006/relationships/oleObject" Target="embeddings/oleObject17.bin"/><Relationship Id="rId141" Type="http://schemas.openxmlformats.org/officeDocument/2006/relationships/image" Target="media/image65.wmf"/><Relationship Id="rId379" Type="http://schemas.openxmlformats.org/officeDocument/2006/relationships/oleObject" Target="embeddings/oleObject185.bin"/><Relationship Id="rId544" Type="http://schemas.openxmlformats.org/officeDocument/2006/relationships/image" Target="media/image227.wmf"/><Relationship Id="rId586" Type="http://schemas.openxmlformats.org/officeDocument/2006/relationships/image" Target="media/image244.wmf"/><Relationship Id="rId7" Type="http://schemas.openxmlformats.org/officeDocument/2006/relationships/footnotes" Target="footnotes.xml"/><Relationship Id="rId183" Type="http://schemas.openxmlformats.org/officeDocument/2006/relationships/image" Target="media/image84.wmf"/><Relationship Id="rId239" Type="http://schemas.openxmlformats.org/officeDocument/2006/relationships/image" Target="media/image110.wmf"/><Relationship Id="rId390" Type="http://schemas.openxmlformats.org/officeDocument/2006/relationships/image" Target="media/image170.jpeg"/><Relationship Id="rId404" Type="http://schemas.openxmlformats.org/officeDocument/2006/relationships/oleObject" Target="embeddings/oleObject198.bin"/><Relationship Id="rId446" Type="http://schemas.openxmlformats.org/officeDocument/2006/relationships/image" Target="media/image194.wmf"/><Relationship Id="rId250" Type="http://schemas.openxmlformats.org/officeDocument/2006/relationships/oleObject" Target="embeddings/oleObject108.bin"/><Relationship Id="rId292" Type="http://schemas.openxmlformats.org/officeDocument/2006/relationships/oleObject" Target="embeddings/oleObject130.bin"/><Relationship Id="rId306" Type="http://schemas.openxmlformats.org/officeDocument/2006/relationships/oleObject" Target="embeddings/oleObject139.bin"/><Relationship Id="rId488" Type="http://schemas.openxmlformats.org/officeDocument/2006/relationships/image" Target="media/image207.wmf"/><Relationship Id="rId45" Type="http://schemas.openxmlformats.org/officeDocument/2006/relationships/image" Target="media/image16.png"/><Relationship Id="rId87" Type="http://schemas.openxmlformats.org/officeDocument/2006/relationships/image" Target="media/image39.wmf"/><Relationship Id="rId110" Type="http://schemas.openxmlformats.org/officeDocument/2006/relationships/oleObject" Target="embeddings/oleObject32.bin"/><Relationship Id="rId348" Type="http://schemas.openxmlformats.org/officeDocument/2006/relationships/image" Target="media/image154.wmf"/><Relationship Id="rId513" Type="http://schemas.openxmlformats.org/officeDocument/2006/relationships/image" Target="media/image214.wmf"/><Relationship Id="rId555" Type="http://schemas.openxmlformats.org/officeDocument/2006/relationships/image" Target="media/image229.jpeg"/><Relationship Id="rId597" Type="http://schemas.openxmlformats.org/officeDocument/2006/relationships/fontTable" Target="fontTable.xml"/><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04.bin"/><Relationship Id="rId457" Type="http://schemas.openxmlformats.org/officeDocument/2006/relationships/oleObject" Target="embeddings/oleObject229.bin"/><Relationship Id="rId261" Type="http://schemas.openxmlformats.org/officeDocument/2006/relationships/image" Target="media/image119.wmf"/><Relationship Id="rId499" Type="http://schemas.openxmlformats.org/officeDocument/2006/relationships/oleObject" Target="embeddings/oleObject259.bin"/><Relationship Id="rId14" Type="http://schemas.openxmlformats.org/officeDocument/2006/relationships/footer" Target="footer2.xml"/><Relationship Id="rId56" Type="http://schemas.openxmlformats.org/officeDocument/2006/relationships/oleObject" Target="embeddings/oleObject7.bin"/><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oleObject" Target="embeddings/oleObject278.bin"/><Relationship Id="rId566" Type="http://schemas.openxmlformats.org/officeDocument/2006/relationships/oleObject" Target="embeddings/oleObject301.bin"/><Relationship Id="rId98" Type="http://schemas.openxmlformats.org/officeDocument/2006/relationships/oleObject" Target="embeddings/oleObject26.bin"/><Relationship Id="rId121" Type="http://schemas.openxmlformats.org/officeDocument/2006/relationships/image" Target="media/image56.wmf"/><Relationship Id="rId163" Type="http://schemas.openxmlformats.org/officeDocument/2006/relationships/image" Target="media/image74.wmf"/><Relationship Id="rId219" Type="http://schemas.openxmlformats.org/officeDocument/2006/relationships/oleObject" Target="embeddings/oleObject91.bin"/><Relationship Id="rId370" Type="http://schemas.openxmlformats.org/officeDocument/2006/relationships/oleObject" Target="embeddings/oleObject179.bin"/><Relationship Id="rId426" Type="http://schemas.openxmlformats.org/officeDocument/2006/relationships/oleObject" Target="embeddings/oleObject211.bin"/><Relationship Id="rId230" Type="http://schemas.openxmlformats.org/officeDocument/2006/relationships/image" Target="media/image106.wmf"/><Relationship Id="rId468" Type="http://schemas.openxmlformats.org/officeDocument/2006/relationships/image" Target="media/image201.wmf"/><Relationship Id="rId25" Type="http://schemas.openxmlformats.org/officeDocument/2006/relationships/oleObject" Target="embeddings/oleObject2.bin"/><Relationship Id="rId67" Type="http://schemas.openxmlformats.org/officeDocument/2006/relationships/oleObject" Target="embeddings/oleObject13.bin"/><Relationship Id="rId272" Type="http://schemas.openxmlformats.org/officeDocument/2006/relationships/oleObject" Target="embeddings/oleObject120.bin"/><Relationship Id="rId328" Type="http://schemas.openxmlformats.org/officeDocument/2006/relationships/oleObject" Target="embeddings/oleObject154.bin"/><Relationship Id="rId535" Type="http://schemas.openxmlformats.org/officeDocument/2006/relationships/image" Target="media/image222.wmf"/><Relationship Id="rId577" Type="http://schemas.openxmlformats.org/officeDocument/2006/relationships/oleObject" Target="embeddings/oleObject307.bin"/><Relationship Id="rId132" Type="http://schemas.openxmlformats.org/officeDocument/2006/relationships/oleObject" Target="embeddings/oleObject43.bin"/><Relationship Id="rId174" Type="http://schemas.openxmlformats.org/officeDocument/2006/relationships/oleObject" Target="embeddings/oleObject67.bin"/><Relationship Id="rId381" Type="http://schemas.openxmlformats.org/officeDocument/2006/relationships/image" Target="media/image167.wmf"/><Relationship Id="rId241" Type="http://schemas.openxmlformats.org/officeDocument/2006/relationships/image" Target="media/image111.wmf"/><Relationship Id="rId437" Type="http://schemas.openxmlformats.org/officeDocument/2006/relationships/oleObject" Target="embeddings/oleObject217.bin"/><Relationship Id="rId479" Type="http://schemas.openxmlformats.org/officeDocument/2006/relationships/oleObject" Target="embeddings/oleObject245.bin"/><Relationship Id="rId36" Type="http://schemas.openxmlformats.org/officeDocument/2006/relationships/header" Target="header8.xml"/><Relationship Id="rId283" Type="http://schemas.openxmlformats.org/officeDocument/2006/relationships/image" Target="media/image130.wmf"/><Relationship Id="rId339" Type="http://schemas.openxmlformats.org/officeDocument/2006/relationships/oleObject" Target="embeddings/oleObject162.bin"/><Relationship Id="rId490" Type="http://schemas.openxmlformats.org/officeDocument/2006/relationships/oleObject" Target="embeddings/oleObject253.bin"/><Relationship Id="rId504" Type="http://schemas.openxmlformats.org/officeDocument/2006/relationships/oleObject" Target="embeddings/oleObject264.bin"/><Relationship Id="rId546" Type="http://schemas.openxmlformats.org/officeDocument/2006/relationships/oleObject" Target="embeddings/oleObject289.bin"/><Relationship Id="rId78" Type="http://schemas.openxmlformats.org/officeDocument/2006/relationships/oleObject" Target="embeddings/oleObject18.bin"/><Relationship Id="rId101" Type="http://schemas.openxmlformats.org/officeDocument/2006/relationships/image" Target="media/image46.wmf"/><Relationship Id="rId143" Type="http://schemas.openxmlformats.org/officeDocument/2006/relationships/image" Target="media/image66.wmf"/><Relationship Id="rId185" Type="http://schemas.openxmlformats.org/officeDocument/2006/relationships/image" Target="media/image85.wmf"/><Relationship Id="rId350" Type="http://schemas.openxmlformats.org/officeDocument/2006/relationships/image" Target="media/image155.wmf"/><Relationship Id="rId406" Type="http://schemas.openxmlformats.org/officeDocument/2006/relationships/oleObject" Target="embeddings/oleObject199.bin"/><Relationship Id="rId588" Type="http://schemas.openxmlformats.org/officeDocument/2006/relationships/image" Target="media/image245.wmf"/><Relationship Id="rId9" Type="http://schemas.openxmlformats.org/officeDocument/2006/relationships/image" Target="media/image1.wmf"/><Relationship Id="rId210" Type="http://schemas.openxmlformats.org/officeDocument/2006/relationships/image" Target="media/image97.wmf"/><Relationship Id="rId392" Type="http://schemas.openxmlformats.org/officeDocument/2006/relationships/image" Target="media/image171.jpeg"/><Relationship Id="rId448" Type="http://schemas.openxmlformats.org/officeDocument/2006/relationships/image" Target="media/image195.wmf"/><Relationship Id="rId252" Type="http://schemas.openxmlformats.org/officeDocument/2006/relationships/oleObject" Target="embeddings/oleObject109.bin"/><Relationship Id="rId294" Type="http://schemas.openxmlformats.org/officeDocument/2006/relationships/oleObject" Target="embeddings/oleObject131.bin"/><Relationship Id="rId308" Type="http://schemas.openxmlformats.org/officeDocument/2006/relationships/oleObject" Target="embeddings/oleObject141.bin"/><Relationship Id="rId515" Type="http://schemas.openxmlformats.org/officeDocument/2006/relationships/image" Target="media/image215.wmf"/><Relationship Id="rId47" Type="http://schemas.openxmlformats.org/officeDocument/2006/relationships/image" Target="media/image18.jpeg"/><Relationship Id="rId89" Type="http://schemas.openxmlformats.org/officeDocument/2006/relationships/image" Target="media/image40.wmf"/><Relationship Id="rId112" Type="http://schemas.openxmlformats.org/officeDocument/2006/relationships/oleObject" Target="embeddings/oleObject33.bin"/><Relationship Id="rId154" Type="http://schemas.openxmlformats.org/officeDocument/2006/relationships/oleObject" Target="embeddings/oleObject56.bin"/><Relationship Id="rId361" Type="http://schemas.openxmlformats.org/officeDocument/2006/relationships/image" Target="media/image160.wmf"/><Relationship Id="rId557" Type="http://schemas.openxmlformats.org/officeDocument/2006/relationships/oleObject" Target="embeddings/oleObject297.bin"/><Relationship Id="rId599" Type="http://schemas.openxmlformats.org/officeDocument/2006/relationships/theme" Target="theme/theme1.xml"/><Relationship Id="rId196" Type="http://schemas.openxmlformats.org/officeDocument/2006/relationships/image" Target="media/image90.wmf"/><Relationship Id="rId417" Type="http://schemas.openxmlformats.org/officeDocument/2006/relationships/oleObject" Target="embeddings/oleObject205.bin"/><Relationship Id="rId459" Type="http://schemas.openxmlformats.org/officeDocument/2006/relationships/oleObject" Target="embeddings/oleObject231.bin"/><Relationship Id="rId16" Type="http://schemas.openxmlformats.org/officeDocument/2006/relationships/footer" Target="footer3.xml"/><Relationship Id="rId221" Type="http://schemas.openxmlformats.org/officeDocument/2006/relationships/oleObject" Target="embeddings/oleObject92.bin"/><Relationship Id="rId263" Type="http://schemas.openxmlformats.org/officeDocument/2006/relationships/image" Target="media/image120.wmf"/><Relationship Id="rId319" Type="http://schemas.openxmlformats.org/officeDocument/2006/relationships/image" Target="media/image144.wmf"/><Relationship Id="rId470" Type="http://schemas.openxmlformats.org/officeDocument/2006/relationships/oleObject" Target="embeddings/oleObject239.bin"/><Relationship Id="rId526" Type="http://schemas.openxmlformats.org/officeDocument/2006/relationships/oleObject" Target="embeddings/oleObject279.bin"/><Relationship Id="rId37" Type="http://schemas.openxmlformats.org/officeDocument/2006/relationships/header" Target="header9.xml"/><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oleObject" Target="embeddings/oleObject28.bin"/><Relationship Id="rId123" Type="http://schemas.openxmlformats.org/officeDocument/2006/relationships/image" Target="media/image57.wmf"/><Relationship Id="rId144" Type="http://schemas.openxmlformats.org/officeDocument/2006/relationships/oleObject" Target="embeddings/oleObject50.bin"/><Relationship Id="rId330" Type="http://schemas.openxmlformats.org/officeDocument/2006/relationships/oleObject" Target="embeddings/oleObject156.bin"/><Relationship Id="rId547" Type="http://schemas.openxmlformats.org/officeDocument/2006/relationships/oleObject" Target="embeddings/oleObject290.bin"/><Relationship Id="rId568" Type="http://schemas.openxmlformats.org/officeDocument/2006/relationships/oleObject" Target="embeddings/oleObject302.bin"/><Relationship Id="rId589" Type="http://schemas.openxmlformats.org/officeDocument/2006/relationships/oleObject" Target="embeddings/oleObject313.bin"/><Relationship Id="rId90" Type="http://schemas.openxmlformats.org/officeDocument/2006/relationships/oleObject" Target="embeddings/oleObject22.bin"/><Relationship Id="rId165" Type="http://schemas.openxmlformats.org/officeDocument/2006/relationships/image" Target="media/image75.wmf"/><Relationship Id="rId186" Type="http://schemas.openxmlformats.org/officeDocument/2006/relationships/oleObject" Target="embeddings/oleObject73.bin"/><Relationship Id="rId351" Type="http://schemas.openxmlformats.org/officeDocument/2006/relationships/oleObject" Target="embeddings/oleObject168.bin"/><Relationship Id="rId372" Type="http://schemas.openxmlformats.org/officeDocument/2006/relationships/oleObject" Target="embeddings/oleObject180.bin"/><Relationship Id="rId393" Type="http://schemas.openxmlformats.org/officeDocument/2006/relationships/image" Target="media/image172.wmf"/><Relationship Id="rId407" Type="http://schemas.openxmlformats.org/officeDocument/2006/relationships/image" Target="media/image178.wmf"/><Relationship Id="rId428" Type="http://schemas.openxmlformats.org/officeDocument/2006/relationships/image" Target="media/image186.wmf"/><Relationship Id="rId449" Type="http://schemas.openxmlformats.org/officeDocument/2006/relationships/oleObject" Target="embeddings/oleObject224.bin"/><Relationship Id="rId211" Type="http://schemas.openxmlformats.org/officeDocument/2006/relationships/oleObject" Target="embeddings/oleObject86.bin"/><Relationship Id="rId232" Type="http://schemas.openxmlformats.org/officeDocument/2006/relationships/image" Target="media/image107.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oleObject" Target="embeddings/oleObject132.bin"/><Relationship Id="rId309" Type="http://schemas.openxmlformats.org/officeDocument/2006/relationships/image" Target="media/image140.wmf"/><Relationship Id="rId460" Type="http://schemas.openxmlformats.org/officeDocument/2006/relationships/oleObject" Target="embeddings/oleObject232.bin"/><Relationship Id="rId481" Type="http://schemas.openxmlformats.org/officeDocument/2006/relationships/oleObject" Target="embeddings/oleObject247.bin"/><Relationship Id="rId516" Type="http://schemas.openxmlformats.org/officeDocument/2006/relationships/oleObject" Target="embeddings/oleObject271.bin"/><Relationship Id="rId27" Type="http://schemas.openxmlformats.org/officeDocument/2006/relationships/footer" Target="footer5.xml"/><Relationship Id="rId48" Type="http://schemas.openxmlformats.org/officeDocument/2006/relationships/header" Target="header10.xml"/><Relationship Id="rId69" Type="http://schemas.openxmlformats.org/officeDocument/2006/relationships/oleObject" Target="embeddings/oleObject14.bin"/><Relationship Id="rId113" Type="http://schemas.openxmlformats.org/officeDocument/2006/relationships/image" Target="media/image52.wmf"/><Relationship Id="rId134" Type="http://schemas.openxmlformats.org/officeDocument/2006/relationships/oleObject" Target="embeddings/oleObject44.bin"/><Relationship Id="rId320" Type="http://schemas.openxmlformats.org/officeDocument/2006/relationships/oleObject" Target="embeddings/oleObject148.bin"/><Relationship Id="rId537" Type="http://schemas.openxmlformats.org/officeDocument/2006/relationships/image" Target="media/image223.jpeg"/><Relationship Id="rId558" Type="http://schemas.openxmlformats.org/officeDocument/2006/relationships/header" Target="header12.xml"/><Relationship Id="rId579" Type="http://schemas.openxmlformats.org/officeDocument/2006/relationships/oleObject" Target="embeddings/oleObject308.bin"/><Relationship Id="rId80" Type="http://schemas.openxmlformats.org/officeDocument/2006/relationships/oleObject" Target="embeddings/oleObject19.bin"/><Relationship Id="rId155" Type="http://schemas.openxmlformats.org/officeDocument/2006/relationships/oleObject" Target="embeddings/oleObject57.bin"/><Relationship Id="rId176" Type="http://schemas.openxmlformats.org/officeDocument/2006/relationships/oleObject" Target="embeddings/oleObject68.bin"/><Relationship Id="rId197" Type="http://schemas.openxmlformats.org/officeDocument/2006/relationships/oleObject" Target="embeddings/oleObject79.bin"/><Relationship Id="rId341" Type="http://schemas.openxmlformats.org/officeDocument/2006/relationships/oleObject" Target="embeddings/oleObject163.bin"/><Relationship Id="rId362" Type="http://schemas.openxmlformats.org/officeDocument/2006/relationships/oleObject" Target="embeddings/oleObject174.bin"/><Relationship Id="rId383" Type="http://schemas.openxmlformats.org/officeDocument/2006/relationships/image" Target="media/image168.wmf"/><Relationship Id="rId418" Type="http://schemas.openxmlformats.org/officeDocument/2006/relationships/image" Target="media/image183.wmf"/><Relationship Id="rId439" Type="http://schemas.openxmlformats.org/officeDocument/2006/relationships/oleObject" Target="embeddings/oleObject218.bin"/><Relationship Id="rId590" Type="http://schemas.openxmlformats.org/officeDocument/2006/relationships/image" Target="media/image246.wmf"/><Relationship Id="rId201" Type="http://schemas.openxmlformats.org/officeDocument/2006/relationships/oleObject" Target="embeddings/oleObject81.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oleObject" Target="embeddings/oleObject116.bin"/><Relationship Id="rId285" Type="http://schemas.openxmlformats.org/officeDocument/2006/relationships/image" Target="media/image131.wmf"/><Relationship Id="rId450" Type="http://schemas.openxmlformats.org/officeDocument/2006/relationships/image" Target="media/image196.wmf"/><Relationship Id="rId471" Type="http://schemas.openxmlformats.org/officeDocument/2006/relationships/image" Target="media/image202.wmf"/><Relationship Id="rId506" Type="http://schemas.openxmlformats.org/officeDocument/2006/relationships/oleObject" Target="embeddings/oleObject266.bin"/><Relationship Id="rId17" Type="http://schemas.openxmlformats.org/officeDocument/2006/relationships/footer" Target="footer4.xml"/><Relationship Id="rId38" Type="http://schemas.openxmlformats.org/officeDocument/2006/relationships/image" Target="media/image9.png"/><Relationship Id="rId59" Type="http://schemas.openxmlformats.org/officeDocument/2006/relationships/oleObject" Target="embeddings/oleObject9.bin"/><Relationship Id="rId103" Type="http://schemas.openxmlformats.org/officeDocument/2006/relationships/image" Target="media/image47.wmf"/><Relationship Id="rId124" Type="http://schemas.openxmlformats.org/officeDocument/2006/relationships/oleObject" Target="embeddings/oleObject39.bin"/><Relationship Id="rId310" Type="http://schemas.openxmlformats.org/officeDocument/2006/relationships/oleObject" Target="embeddings/oleObject142.bin"/><Relationship Id="rId492" Type="http://schemas.openxmlformats.org/officeDocument/2006/relationships/oleObject" Target="embeddings/oleObject254.bin"/><Relationship Id="rId527" Type="http://schemas.openxmlformats.org/officeDocument/2006/relationships/image" Target="media/image218.wmf"/><Relationship Id="rId548" Type="http://schemas.openxmlformats.org/officeDocument/2006/relationships/oleObject" Target="embeddings/oleObject291.bin"/><Relationship Id="rId569" Type="http://schemas.openxmlformats.org/officeDocument/2006/relationships/image" Target="media/image236.wmf"/><Relationship Id="rId70" Type="http://schemas.openxmlformats.org/officeDocument/2006/relationships/image" Target="media/image28.emf"/><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oleObject" Target="embeddings/oleObject63.bin"/><Relationship Id="rId187" Type="http://schemas.openxmlformats.org/officeDocument/2006/relationships/image" Target="media/image86.wmf"/><Relationship Id="rId331" Type="http://schemas.openxmlformats.org/officeDocument/2006/relationships/oleObject" Target="embeddings/oleObject157.bin"/><Relationship Id="rId352" Type="http://schemas.openxmlformats.org/officeDocument/2006/relationships/image" Target="media/image156.wmf"/><Relationship Id="rId373" Type="http://schemas.openxmlformats.org/officeDocument/2006/relationships/oleObject" Target="embeddings/oleObject181.bin"/><Relationship Id="rId394" Type="http://schemas.openxmlformats.org/officeDocument/2006/relationships/oleObject" Target="embeddings/oleObject192.bin"/><Relationship Id="rId408" Type="http://schemas.openxmlformats.org/officeDocument/2006/relationships/oleObject" Target="embeddings/oleObject200.bin"/><Relationship Id="rId429" Type="http://schemas.openxmlformats.org/officeDocument/2006/relationships/oleObject" Target="embeddings/oleObject213.bin"/><Relationship Id="rId580" Type="http://schemas.openxmlformats.org/officeDocument/2006/relationships/oleObject" Target="embeddings/oleObject309.bin"/><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oleObject" Target="embeddings/oleObject98.bin"/><Relationship Id="rId254" Type="http://schemas.openxmlformats.org/officeDocument/2006/relationships/oleObject" Target="embeddings/oleObject111.bin"/><Relationship Id="rId440" Type="http://schemas.openxmlformats.org/officeDocument/2006/relationships/image" Target="media/image192.wmf"/><Relationship Id="rId28" Type="http://schemas.openxmlformats.org/officeDocument/2006/relationships/image" Target="media/image4.emf"/><Relationship Id="rId49" Type="http://schemas.openxmlformats.org/officeDocument/2006/relationships/header" Target="header11.xml"/><Relationship Id="rId114" Type="http://schemas.openxmlformats.org/officeDocument/2006/relationships/oleObject" Target="embeddings/oleObject34.bin"/><Relationship Id="rId275" Type="http://schemas.openxmlformats.org/officeDocument/2006/relationships/image" Target="media/image126.wmf"/><Relationship Id="rId296" Type="http://schemas.openxmlformats.org/officeDocument/2006/relationships/image" Target="media/image136.wmf"/><Relationship Id="rId300" Type="http://schemas.openxmlformats.org/officeDocument/2006/relationships/oleObject" Target="embeddings/oleObject135.bin"/><Relationship Id="rId461" Type="http://schemas.openxmlformats.org/officeDocument/2006/relationships/image" Target="media/image199.wmf"/><Relationship Id="rId482" Type="http://schemas.openxmlformats.org/officeDocument/2006/relationships/image" Target="media/image205.wmf"/><Relationship Id="rId517" Type="http://schemas.openxmlformats.org/officeDocument/2006/relationships/oleObject" Target="embeddings/oleObject272.bin"/><Relationship Id="rId538" Type="http://schemas.openxmlformats.org/officeDocument/2006/relationships/image" Target="media/image224.wmf"/><Relationship Id="rId559" Type="http://schemas.openxmlformats.org/officeDocument/2006/relationships/image" Target="media/image231.emf"/><Relationship Id="rId60" Type="http://schemas.openxmlformats.org/officeDocument/2006/relationships/image" Target="media/image23.wmf"/><Relationship Id="rId81" Type="http://schemas.openxmlformats.org/officeDocument/2006/relationships/image" Target="media/image34.jpeg"/><Relationship Id="rId135" Type="http://schemas.openxmlformats.org/officeDocument/2006/relationships/oleObject" Target="embeddings/oleObject45.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1.wmf"/><Relationship Id="rId321" Type="http://schemas.openxmlformats.org/officeDocument/2006/relationships/image" Target="media/image145.wmf"/><Relationship Id="rId342" Type="http://schemas.openxmlformats.org/officeDocument/2006/relationships/image" Target="media/image151.wmf"/><Relationship Id="rId363" Type="http://schemas.openxmlformats.org/officeDocument/2006/relationships/image" Target="media/image161.wmf"/><Relationship Id="rId384" Type="http://schemas.openxmlformats.org/officeDocument/2006/relationships/oleObject" Target="embeddings/oleObject188.bin"/><Relationship Id="rId419" Type="http://schemas.openxmlformats.org/officeDocument/2006/relationships/oleObject" Target="embeddings/oleObject206.bin"/><Relationship Id="rId570" Type="http://schemas.openxmlformats.org/officeDocument/2006/relationships/oleObject" Target="embeddings/oleObject303.bin"/><Relationship Id="rId591" Type="http://schemas.openxmlformats.org/officeDocument/2006/relationships/oleObject" Target="embeddings/oleObject314.bin"/><Relationship Id="rId202" Type="http://schemas.openxmlformats.org/officeDocument/2006/relationships/image" Target="media/image93.wmf"/><Relationship Id="rId223" Type="http://schemas.openxmlformats.org/officeDocument/2006/relationships/oleObject" Target="embeddings/oleObject93.bin"/><Relationship Id="rId244" Type="http://schemas.openxmlformats.org/officeDocument/2006/relationships/oleObject" Target="embeddings/oleObject104.bin"/><Relationship Id="rId430" Type="http://schemas.openxmlformats.org/officeDocument/2006/relationships/image" Target="media/image187.wmf"/><Relationship Id="rId18" Type="http://schemas.openxmlformats.org/officeDocument/2006/relationships/comments" Target="comments.xml"/><Relationship Id="rId39" Type="http://schemas.openxmlformats.org/officeDocument/2006/relationships/image" Target="media/image10.jpeg"/><Relationship Id="rId265" Type="http://schemas.openxmlformats.org/officeDocument/2006/relationships/image" Target="media/image121.wmf"/><Relationship Id="rId286" Type="http://schemas.openxmlformats.org/officeDocument/2006/relationships/oleObject" Target="embeddings/oleObject127.bin"/><Relationship Id="rId451" Type="http://schemas.openxmlformats.org/officeDocument/2006/relationships/oleObject" Target="embeddings/oleObject225.bin"/><Relationship Id="rId472" Type="http://schemas.openxmlformats.org/officeDocument/2006/relationships/oleObject" Target="embeddings/oleObject240.bin"/><Relationship Id="rId493" Type="http://schemas.openxmlformats.org/officeDocument/2006/relationships/image" Target="media/image209.wmf"/><Relationship Id="rId507" Type="http://schemas.openxmlformats.org/officeDocument/2006/relationships/image" Target="media/image211.wmf"/><Relationship Id="rId528" Type="http://schemas.openxmlformats.org/officeDocument/2006/relationships/oleObject" Target="embeddings/oleObject280.bin"/><Relationship Id="rId549" Type="http://schemas.openxmlformats.org/officeDocument/2006/relationships/oleObject" Target="embeddings/oleObject292.bin"/><Relationship Id="rId50" Type="http://schemas.openxmlformats.org/officeDocument/2006/relationships/hyperlink" Target="http://zh.wikipedia.org/wiki/%E5%8F%AF%E5%BE%AE%E5%87%BD%E6%95%B0" TargetMode="External"/><Relationship Id="rId104" Type="http://schemas.openxmlformats.org/officeDocument/2006/relationships/oleObject" Target="embeddings/oleObject29.bin"/><Relationship Id="rId125" Type="http://schemas.openxmlformats.org/officeDocument/2006/relationships/image" Target="media/image58.wmf"/><Relationship Id="rId146" Type="http://schemas.openxmlformats.org/officeDocument/2006/relationships/oleObject" Target="embeddings/oleObject51.bin"/><Relationship Id="rId167" Type="http://schemas.openxmlformats.org/officeDocument/2006/relationships/image" Target="media/image76.wmf"/><Relationship Id="rId188" Type="http://schemas.openxmlformats.org/officeDocument/2006/relationships/oleObject" Target="embeddings/oleObject74.bin"/><Relationship Id="rId311" Type="http://schemas.openxmlformats.org/officeDocument/2006/relationships/image" Target="media/image141.wmf"/><Relationship Id="rId332" Type="http://schemas.openxmlformats.org/officeDocument/2006/relationships/oleObject" Target="embeddings/oleObject158.bin"/><Relationship Id="rId353" Type="http://schemas.openxmlformats.org/officeDocument/2006/relationships/oleObject" Target="embeddings/oleObject169.bin"/><Relationship Id="rId374" Type="http://schemas.openxmlformats.org/officeDocument/2006/relationships/oleObject" Target="embeddings/oleObject182.bin"/><Relationship Id="rId395" Type="http://schemas.openxmlformats.org/officeDocument/2006/relationships/image" Target="media/image173.wmf"/><Relationship Id="rId409" Type="http://schemas.openxmlformats.org/officeDocument/2006/relationships/oleObject" Target="embeddings/oleObject201.bin"/><Relationship Id="rId560" Type="http://schemas.openxmlformats.org/officeDocument/2006/relationships/oleObject" Target="embeddings/oleObject298.bin"/><Relationship Id="rId581" Type="http://schemas.openxmlformats.org/officeDocument/2006/relationships/image" Target="media/image241.wmf"/><Relationship Id="rId71" Type="http://schemas.openxmlformats.org/officeDocument/2006/relationships/image" Target="media/image29.emf"/><Relationship Id="rId92" Type="http://schemas.openxmlformats.org/officeDocument/2006/relationships/oleObject" Target="embeddings/oleObject23.bin"/><Relationship Id="rId213" Type="http://schemas.openxmlformats.org/officeDocument/2006/relationships/oleObject" Target="embeddings/oleObject88.bin"/><Relationship Id="rId234" Type="http://schemas.openxmlformats.org/officeDocument/2006/relationships/image" Target="media/image108.wmf"/><Relationship Id="rId420" Type="http://schemas.openxmlformats.org/officeDocument/2006/relationships/oleObject" Target="embeddings/oleObject207.bin"/><Relationship Id="rId2" Type="http://schemas.openxmlformats.org/officeDocument/2006/relationships/customXml" Target="../customXml/item2.xml"/><Relationship Id="rId29" Type="http://schemas.openxmlformats.org/officeDocument/2006/relationships/oleObject" Target="embeddings/oleObject3.bin"/><Relationship Id="rId255" Type="http://schemas.openxmlformats.org/officeDocument/2006/relationships/image" Target="media/image116.wmf"/><Relationship Id="rId276" Type="http://schemas.openxmlformats.org/officeDocument/2006/relationships/oleObject" Target="embeddings/oleObject122.bin"/><Relationship Id="rId297" Type="http://schemas.openxmlformats.org/officeDocument/2006/relationships/oleObject" Target="embeddings/oleObject133.bin"/><Relationship Id="rId441" Type="http://schemas.openxmlformats.org/officeDocument/2006/relationships/oleObject" Target="embeddings/oleObject219.bin"/><Relationship Id="rId462" Type="http://schemas.openxmlformats.org/officeDocument/2006/relationships/oleObject" Target="embeddings/oleObject233.bin"/><Relationship Id="rId483" Type="http://schemas.openxmlformats.org/officeDocument/2006/relationships/oleObject" Target="embeddings/oleObject248.bin"/><Relationship Id="rId518" Type="http://schemas.openxmlformats.org/officeDocument/2006/relationships/oleObject" Target="embeddings/oleObject273.bin"/><Relationship Id="rId539" Type="http://schemas.openxmlformats.org/officeDocument/2006/relationships/oleObject" Target="embeddings/oleObject285.bin"/><Relationship Id="rId40" Type="http://schemas.openxmlformats.org/officeDocument/2006/relationships/image" Target="media/image11.jpeg"/><Relationship Id="rId115" Type="http://schemas.openxmlformats.org/officeDocument/2006/relationships/image" Target="media/image53.wmf"/><Relationship Id="rId136" Type="http://schemas.openxmlformats.org/officeDocument/2006/relationships/oleObject" Target="embeddings/oleObject46.bin"/><Relationship Id="rId157" Type="http://schemas.openxmlformats.org/officeDocument/2006/relationships/oleObject" Target="embeddings/oleObject58.bin"/><Relationship Id="rId178" Type="http://schemas.openxmlformats.org/officeDocument/2006/relationships/oleObject" Target="embeddings/oleObject69.bin"/><Relationship Id="rId301" Type="http://schemas.openxmlformats.org/officeDocument/2006/relationships/oleObject" Target="embeddings/oleObject136.bin"/><Relationship Id="rId322" Type="http://schemas.openxmlformats.org/officeDocument/2006/relationships/oleObject" Target="embeddings/oleObject149.bin"/><Relationship Id="rId343" Type="http://schemas.openxmlformats.org/officeDocument/2006/relationships/oleObject" Target="embeddings/oleObject164.bin"/><Relationship Id="rId364" Type="http://schemas.openxmlformats.org/officeDocument/2006/relationships/oleObject" Target="embeddings/oleObject175.bin"/><Relationship Id="rId550" Type="http://schemas.openxmlformats.org/officeDocument/2006/relationships/oleObject" Target="embeddings/oleObject293.bin"/><Relationship Id="rId61" Type="http://schemas.openxmlformats.org/officeDocument/2006/relationships/oleObject" Target="embeddings/oleObject10.bin"/><Relationship Id="rId82" Type="http://schemas.openxmlformats.org/officeDocument/2006/relationships/image" Target="media/image35.png"/><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image" Target="media/image169.wmf"/><Relationship Id="rId571" Type="http://schemas.openxmlformats.org/officeDocument/2006/relationships/oleObject" Target="embeddings/oleObject304.bin"/><Relationship Id="rId592" Type="http://schemas.openxmlformats.org/officeDocument/2006/relationships/header" Target="header13.xml"/><Relationship Id="rId19" Type="http://schemas.microsoft.com/office/2011/relationships/commentsExtended" Target="commentsExtended.xml"/><Relationship Id="rId224" Type="http://schemas.openxmlformats.org/officeDocument/2006/relationships/image" Target="media/image103.wmf"/><Relationship Id="rId245" Type="http://schemas.openxmlformats.org/officeDocument/2006/relationships/oleObject" Target="embeddings/oleObject105.bin"/><Relationship Id="rId266" Type="http://schemas.openxmlformats.org/officeDocument/2006/relationships/oleObject" Target="embeddings/oleObject117.bin"/><Relationship Id="rId287" Type="http://schemas.openxmlformats.org/officeDocument/2006/relationships/image" Target="media/image132.wmf"/><Relationship Id="rId410" Type="http://schemas.openxmlformats.org/officeDocument/2006/relationships/image" Target="media/image179.wmf"/><Relationship Id="rId431" Type="http://schemas.openxmlformats.org/officeDocument/2006/relationships/oleObject" Target="embeddings/oleObject214.bin"/><Relationship Id="rId452" Type="http://schemas.openxmlformats.org/officeDocument/2006/relationships/oleObject" Target="embeddings/oleObject226.bin"/><Relationship Id="rId473" Type="http://schemas.openxmlformats.org/officeDocument/2006/relationships/image" Target="media/image203.wmf"/><Relationship Id="rId494" Type="http://schemas.openxmlformats.org/officeDocument/2006/relationships/oleObject" Target="embeddings/oleObject255.bin"/><Relationship Id="rId508" Type="http://schemas.openxmlformats.org/officeDocument/2006/relationships/oleObject" Target="embeddings/oleObject267.bin"/><Relationship Id="rId529" Type="http://schemas.openxmlformats.org/officeDocument/2006/relationships/image" Target="media/image219.wmf"/><Relationship Id="rId30" Type="http://schemas.openxmlformats.org/officeDocument/2006/relationships/image" Target="media/image5.png"/><Relationship Id="rId105" Type="http://schemas.openxmlformats.org/officeDocument/2006/relationships/image" Target="media/image48.wmf"/><Relationship Id="rId126" Type="http://schemas.openxmlformats.org/officeDocument/2006/relationships/oleObject" Target="embeddings/oleObject40.bin"/><Relationship Id="rId147" Type="http://schemas.openxmlformats.org/officeDocument/2006/relationships/image" Target="media/image68.wmf"/><Relationship Id="rId168" Type="http://schemas.openxmlformats.org/officeDocument/2006/relationships/oleObject" Target="embeddings/oleObject64.bin"/><Relationship Id="rId312" Type="http://schemas.openxmlformats.org/officeDocument/2006/relationships/oleObject" Target="embeddings/oleObject143.bin"/><Relationship Id="rId333" Type="http://schemas.openxmlformats.org/officeDocument/2006/relationships/oleObject" Target="embeddings/oleObject159.bin"/><Relationship Id="rId354" Type="http://schemas.openxmlformats.org/officeDocument/2006/relationships/image" Target="media/image157.wmf"/><Relationship Id="rId540" Type="http://schemas.openxmlformats.org/officeDocument/2006/relationships/image" Target="media/image225.wmf"/><Relationship Id="rId51" Type="http://schemas.openxmlformats.org/officeDocument/2006/relationships/hyperlink" Target="http://zh.wikipedia.org/wiki/%E4%BA%BA%E5%B7%A5%E7%A5%9E%E7%BB%8F%E7%BD%91%E7%BB%9C" TargetMode="External"/><Relationship Id="rId72" Type="http://schemas.openxmlformats.org/officeDocument/2006/relationships/image" Target="media/image30.wmf"/><Relationship Id="rId93" Type="http://schemas.openxmlformats.org/officeDocument/2006/relationships/image" Target="media/image42.wmf"/><Relationship Id="rId189" Type="http://schemas.openxmlformats.org/officeDocument/2006/relationships/oleObject" Target="embeddings/oleObject75.bin"/><Relationship Id="rId375" Type="http://schemas.openxmlformats.org/officeDocument/2006/relationships/oleObject" Target="embeddings/oleObject183.bin"/><Relationship Id="rId396" Type="http://schemas.openxmlformats.org/officeDocument/2006/relationships/oleObject" Target="embeddings/oleObject193.bin"/><Relationship Id="rId561" Type="http://schemas.openxmlformats.org/officeDocument/2006/relationships/image" Target="media/image232.wmf"/><Relationship Id="rId582" Type="http://schemas.openxmlformats.org/officeDocument/2006/relationships/oleObject" Target="embeddings/oleObject310.bin"/><Relationship Id="rId3" Type="http://schemas.openxmlformats.org/officeDocument/2006/relationships/numbering" Target="numbering.xml"/><Relationship Id="rId214" Type="http://schemas.openxmlformats.org/officeDocument/2006/relationships/image" Target="media/image98.wmf"/><Relationship Id="rId235" Type="http://schemas.openxmlformats.org/officeDocument/2006/relationships/oleObject" Target="embeddings/oleObject99.bin"/><Relationship Id="rId256" Type="http://schemas.openxmlformats.org/officeDocument/2006/relationships/oleObject" Target="embeddings/oleObject112.bin"/><Relationship Id="rId277" Type="http://schemas.openxmlformats.org/officeDocument/2006/relationships/image" Target="media/image127.wmf"/><Relationship Id="rId298" Type="http://schemas.openxmlformats.org/officeDocument/2006/relationships/oleObject" Target="embeddings/oleObject134.bin"/><Relationship Id="rId400" Type="http://schemas.openxmlformats.org/officeDocument/2006/relationships/oleObject" Target="embeddings/oleObject195.bin"/><Relationship Id="rId421" Type="http://schemas.openxmlformats.org/officeDocument/2006/relationships/oleObject" Target="embeddings/oleObject208.bin"/><Relationship Id="rId442" Type="http://schemas.openxmlformats.org/officeDocument/2006/relationships/oleObject" Target="embeddings/oleObject220.bin"/><Relationship Id="rId463" Type="http://schemas.openxmlformats.org/officeDocument/2006/relationships/oleObject" Target="embeddings/oleObject234.bin"/><Relationship Id="rId484" Type="http://schemas.openxmlformats.org/officeDocument/2006/relationships/image" Target="media/image206.wmf"/><Relationship Id="rId519" Type="http://schemas.openxmlformats.org/officeDocument/2006/relationships/oleObject" Target="embeddings/oleObject274.bin"/><Relationship Id="rId116" Type="http://schemas.openxmlformats.org/officeDocument/2006/relationships/oleObject" Target="embeddings/oleObject35.bin"/><Relationship Id="rId137" Type="http://schemas.openxmlformats.org/officeDocument/2006/relationships/image" Target="media/image63.wmf"/><Relationship Id="rId158" Type="http://schemas.openxmlformats.org/officeDocument/2006/relationships/image" Target="media/image72.wmf"/><Relationship Id="rId302" Type="http://schemas.openxmlformats.org/officeDocument/2006/relationships/oleObject" Target="embeddings/oleObject137.bin"/><Relationship Id="rId323" Type="http://schemas.openxmlformats.org/officeDocument/2006/relationships/oleObject" Target="embeddings/oleObject150.bin"/><Relationship Id="rId344" Type="http://schemas.openxmlformats.org/officeDocument/2006/relationships/image" Target="media/image152.wmf"/><Relationship Id="rId530" Type="http://schemas.openxmlformats.org/officeDocument/2006/relationships/oleObject" Target="embeddings/oleObject281.bin"/><Relationship Id="rId20" Type="http://schemas.openxmlformats.org/officeDocument/2006/relationships/header" Target="header4.xml"/><Relationship Id="rId41" Type="http://schemas.openxmlformats.org/officeDocument/2006/relationships/image" Target="media/image12.png"/><Relationship Id="rId62" Type="http://schemas.openxmlformats.org/officeDocument/2006/relationships/image" Target="media/image24.wmf"/><Relationship Id="rId83" Type="http://schemas.openxmlformats.org/officeDocument/2006/relationships/image" Target="media/image36.png"/><Relationship Id="rId179" Type="http://schemas.openxmlformats.org/officeDocument/2006/relationships/image" Target="media/image82.wmf"/><Relationship Id="rId365" Type="http://schemas.openxmlformats.org/officeDocument/2006/relationships/oleObject" Target="embeddings/oleObject176.bin"/><Relationship Id="rId386" Type="http://schemas.openxmlformats.org/officeDocument/2006/relationships/oleObject" Target="embeddings/oleObject189.bin"/><Relationship Id="rId551" Type="http://schemas.openxmlformats.org/officeDocument/2006/relationships/oleObject" Target="embeddings/oleObject294.bin"/><Relationship Id="rId572" Type="http://schemas.openxmlformats.org/officeDocument/2006/relationships/image" Target="media/image237.wmf"/><Relationship Id="rId593" Type="http://schemas.openxmlformats.org/officeDocument/2006/relationships/header" Target="header14.xm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4.bin"/><Relationship Id="rId246" Type="http://schemas.openxmlformats.org/officeDocument/2006/relationships/image" Target="media/image113.wmf"/><Relationship Id="rId267" Type="http://schemas.openxmlformats.org/officeDocument/2006/relationships/image" Target="media/image122.wmf"/><Relationship Id="rId288" Type="http://schemas.openxmlformats.org/officeDocument/2006/relationships/oleObject" Target="embeddings/oleObject128.bin"/><Relationship Id="rId411" Type="http://schemas.openxmlformats.org/officeDocument/2006/relationships/oleObject" Target="embeddings/oleObject202.bin"/><Relationship Id="rId432" Type="http://schemas.openxmlformats.org/officeDocument/2006/relationships/image" Target="media/image188.wmf"/><Relationship Id="rId453" Type="http://schemas.openxmlformats.org/officeDocument/2006/relationships/image" Target="media/image197.wmf"/><Relationship Id="rId474" Type="http://schemas.openxmlformats.org/officeDocument/2006/relationships/oleObject" Target="embeddings/oleObject241.bin"/><Relationship Id="rId509" Type="http://schemas.openxmlformats.org/officeDocument/2006/relationships/image" Target="media/image212.wmf"/><Relationship Id="rId106" Type="http://schemas.openxmlformats.org/officeDocument/2006/relationships/oleObject" Target="embeddings/oleObject30.bin"/><Relationship Id="rId127" Type="http://schemas.openxmlformats.org/officeDocument/2006/relationships/image" Target="media/image59.wmf"/><Relationship Id="rId313" Type="http://schemas.openxmlformats.org/officeDocument/2006/relationships/image" Target="media/image142.wmf"/><Relationship Id="rId495" Type="http://schemas.openxmlformats.org/officeDocument/2006/relationships/oleObject" Target="embeddings/oleObject256.bin"/><Relationship Id="rId10" Type="http://schemas.openxmlformats.org/officeDocument/2006/relationships/oleObject" Target="embeddings/oleObject1.bin"/><Relationship Id="rId31" Type="http://schemas.openxmlformats.org/officeDocument/2006/relationships/image" Target="media/image6.png"/><Relationship Id="rId52" Type="http://schemas.openxmlformats.org/officeDocument/2006/relationships/image" Target="media/image19.jpeg"/><Relationship Id="rId73" Type="http://schemas.openxmlformats.org/officeDocument/2006/relationships/oleObject" Target="embeddings/oleObject15.bin"/><Relationship Id="rId94" Type="http://schemas.openxmlformats.org/officeDocument/2006/relationships/oleObject" Target="embeddings/oleObject24.bin"/><Relationship Id="rId148" Type="http://schemas.openxmlformats.org/officeDocument/2006/relationships/oleObject" Target="embeddings/oleObject52.bin"/><Relationship Id="rId169" Type="http://schemas.openxmlformats.org/officeDocument/2006/relationships/image" Target="media/image77.wmf"/><Relationship Id="rId334" Type="http://schemas.openxmlformats.org/officeDocument/2006/relationships/image" Target="media/image147.wmf"/><Relationship Id="rId355" Type="http://schemas.openxmlformats.org/officeDocument/2006/relationships/oleObject" Target="embeddings/oleObject170.bin"/><Relationship Id="rId376" Type="http://schemas.openxmlformats.org/officeDocument/2006/relationships/image" Target="media/image165.wmf"/><Relationship Id="rId397" Type="http://schemas.openxmlformats.org/officeDocument/2006/relationships/image" Target="media/image174.wmf"/><Relationship Id="rId520" Type="http://schemas.openxmlformats.org/officeDocument/2006/relationships/oleObject" Target="embeddings/oleObject275.bin"/><Relationship Id="rId541" Type="http://schemas.openxmlformats.org/officeDocument/2006/relationships/oleObject" Target="embeddings/oleObject286.bin"/><Relationship Id="rId562" Type="http://schemas.openxmlformats.org/officeDocument/2006/relationships/oleObject" Target="embeddings/oleObject299.bin"/><Relationship Id="rId583" Type="http://schemas.openxmlformats.org/officeDocument/2006/relationships/image" Target="media/image242.png"/><Relationship Id="rId4" Type="http://schemas.openxmlformats.org/officeDocument/2006/relationships/styles" Target="styles.xml"/><Relationship Id="rId180" Type="http://schemas.openxmlformats.org/officeDocument/2006/relationships/oleObject" Target="embeddings/oleObject70.bin"/><Relationship Id="rId215" Type="http://schemas.openxmlformats.org/officeDocument/2006/relationships/oleObject" Target="embeddings/oleObject89.bin"/><Relationship Id="rId236" Type="http://schemas.openxmlformats.org/officeDocument/2006/relationships/image" Target="media/image109.wmf"/><Relationship Id="rId257" Type="http://schemas.openxmlformats.org/officeDocument/2006/relationships/image" Target="media/image117.wmf"/><Relationship Id="rId278" Type="http://schemas.openxmlformats.org/officeDocument/2006/relationships/oleObject" Target="embeddings/oleObject123.bin"/><Relationship Id="rId401" Type="http://schemas.openxmlformats.org/officeDocument/2006/relationships/image" Target="media/image176.wmf"/><Relationship Id="rId422" Type="http://schemas.openxmlformats.org/officeDocument/2006/relationships/image" Target="media/image184.wmf"/><Relationship Id="rId443" Type="http://schemas.openxmlformats.org/officeDocument/2006/relationships/image" Target="media/image193.wmf"/><Relationship Id="rId464" Type="http://schemas.openxmlformats.org/officeDocument/2006/relationships/oleObject" Target="embeddings/oleObject235.bin"/><Relationship Id="rId303" Type="http://schemas.openxmlformats.org/officeDocument/2006/relationships/image" Target="media/image138.wmf"/><Relationship Id="rId485" Type="http://schemas.openxmlformats.org/officeDocument/2006/relationships/oleObject" Target="embeddings/oleObject249.bin"/><Relationship Id="rId42" Type="http://schemas.openxmlformats.org/officeDocument/2006/relationships/image" Target="media/image13.png"/><Relationship Id="rId84" Type="http://schemas.openxmlformats.org/officeDocument/2006/relationships/image" Target="media/image37.jpeg"/><Relationship Id="rId138" Type="http://schemas.openxmlformats.org/officeDocument/2006/relationships/oleObject" Target="embeddings/oleObject47.bin"/><Relationship Id="rId345" Type="http://schemas.openxmlformats.org/officeDocument/2006/relationships/oleObject" Target="embeddings/oleObject165.bin"/><Relationship Id="rId387" Type="http://schemas.openxmlformats.org/officeDocument/2006/relationships/oleObject" Target="embeddings/oleObject190.bin"/><Relationship Id="rId510" Type="http://schemas.openxmlformats.org/officeDocument/2006/relationships/oleObject" Target="embeddings/oleObject268.bin"/><Relationship Id="rId552" Type="http://schemas.openxmlformats.org/officeDocument/2006/relationships/oleObject" Target="embeddings/oleObject295.bin"/><Relationship Id="rId594" Type="http://schemas.openxmlformats.org/officeDocument/2006/relationships/header" Target="header15.xml"/><Relationship Id="rId191" Type="http://schemas.openxmlformats.org/officeDocument/2006/relationships/oleObject" Target="embeddings/oleObject76.bin"/><Relationship Id="rId205" Type="http://schemas.openxmlformats.org/officeDocument/2006/relationships/oleObject" Target="embeddings/oleObject83.bin"/><Relationship Id="rId247" Type="http://schemas.openxmlformats.org/officeDocument/2006/relationships/oleObject" Target="embeddings/oleObject106.bin"/><Relationship Id="rId412" Type="http://schemas.openxmlformats.org/officeDocument/2006/relationships/image" Target="media/image180.wmf"/><Relationship Id="rId107" Type="http://schemas.openxmlformats.org/officeDocument/2006/relationships/image" Target="media/image49.wmf"/><Relationship Id="rId289" Type="http://schemas.openxmlformats.org/officeDocument/2006/relationships/image" Target="media/image133.wmf"/><Relationship Id="rId454" Type="http://schemas.openxmlformats.org/officeDocument/2006/relationships/oleObject" Target="embeddings/oleObject227.bin"/><Relationship Id="rId496" Type="http://schemas.openxmlformats.org/officeDocument/2006/relationships/image" Target="media/image210.wmf"/><Relationship Id="rId11" Type="http://schemas.openxmlformats.org/officeDocument/2006/relationships/header" Target="header1.xml"/><Relationship Id="rId53" Type="http://schemas.openxmlformats.org/officeDocument/2006/relationships/image" Target="media/image20.wmf"/><Relationship Id="rId149" Type="http://schemas.openxmlformats.org/officeDocument/2006/relationships/image" Target="media/image69.wmf"/><Relationship Id="rId314" Type="http://schemas.openxmlformats.org/officeDocument/2006/relationships/oleObject" Target="embeddings/oleObject144.bin"/><Relationship Id="rId356" Type="http://schemas.openxmlformats.org/officeDocument/2006/relationships/image" Target="media/image158.wmf"/><Relationship Id="rId398" Type="http://schemas.openxmlformats.org/officeDocument/2006/relationships/oleObject" Target="embeddings/oleObject194.bin"/><Relationship Id="rId521" Type="http://schemas.openxmlformats.org/officeDocument/2006/relationships/oleObject" Target="embeddings/oleObject276.bin"/><Relationship Id="rId563" Type="http://schemas.openxmlformats.org/officeDocument/2006/relationships/image" Target="media/image233.wmf"/><Relationship Id="rId95" Type="http://schemas.openxmlformats.org/officeDocument/2006/relationships/image" Target="media/image43.wmf"/><Relationship Id="rId160" Type="http://schemas.openxmlformats.org/officeDocument/2006/relationships/oleObject" Target="embeddings/oleObject60.bin"/><Relationship Id="rId216" Type="http://schemas.openxmlformats.org/officeDocument/2006/relationships/image" Target="media/image99.wmf"/><Relationship Id="rId423" Type="http://schemas.openxmlformats.org/officeDocument/2006/relationships/oleObject" Target="embeddings/oleObject209.bin"/><Relationship Id="rId258" Type="http://schemas.openxmlformats.org/officeDocument/2006/relationships/oleObject" Target="embeddings/oleObject113.bin"/><Relationship Id="rId465" Type="http://schemas.openxmlformats.org/officeDocument/2006/relationships/oleObject" Target="embeddings/oleObject236.bin"/><Relationship Id="rId22" Type="http://schemas.openxmlformats.org/officeDocument/2006/relationships/header" Target="header6.xml"/><Relationship Id="rId64" Type="http://schemas.openxmlformats.org/officeDocument/2006/relationships/image" Target="media/image25.wmf"/><Relationship Id="rId118" Type="http://schemas.openxmlformats.org/officeDocument/2006/relationships/oleObject" Target="embeddings/oleObject36.bin"/><Relationship Id="rId325" Type="http://schemas.openxmlformats.org/officeDocument/2006/relationships/oleObject" Target="embeddings/oleObject152.bin"/><Relationship Id="rId367" Type="http://schemas.openxmlformats.org/officeDocument/2006/relationships/image" Target="media/image162.wmf"/><Relationship Id="rId532" Type="http://schemas.openxmlformats.org/officeDocument/2006/relationships/oleObject" Target="embeddings/oleObject282.bin"/><Relationship Id="rId574" Type="http://schemas.openxmlformats.org/officeDocument/2006/relationships/image" Target="media/image238.wmf"/><Relationship Id="rId171" Type="http://schemas.openxmlformats.org/officeDocument/2006/relationships/image" Target="media/image78.wmf"/><Relationship Id="rId227" Type="http://schemas.openxmlformats.org/officeDocument/2006/relationships/oleObject" Target="embeddings/oleObject95.bin"/><Relationship Id="rId269" Type="http://schemas.openxmlformats.org/officeDocument/2006/relationships/image" Target="media/image123.wmf"/><Relationship Id="rId434" Type="http://schemas.openxmlformats.org/officeDocument/2006/relationships/image" Target="media/image189.wmf"/><Relationship Id="rId476" Type="http://schemas.openxmlformats.org/officeDocument/2006/relationships/oleObject" Target="embeddings/oleObject243.bin"/><Relationship Id="rId33" Type="http://schemas.openxmlformats.org/officeDocument/2006/relationships/oleObject" Target="embeddings/oleObject4.bin"/><Relationship Id="rId129" Type="http://schemas.openxmlformats.org/officeDocument/2006/relationships/image" Target="media/image60.wmf"/><Relationship Id="rId280" Type="http://schemas.openxmlformats.org/officeDocument/2006/relationships/oleObject" Target="embeddings/oleObject124.bin"/><Relationship Id="rId336" Type="http://schemas.openxmlformats.org/officeDocument/2006/relationships/image" Target="media/image148.wmf"/><Relationship Id="rId501" Type="http://schemas.openxmlformats.org/officeDocument/2006/relationships/oleObject" Target="embeddings/oleObject261.bin"/><Relationship Id="rId543" Type="http://schemas.openxmlformats.org/officeDocument/2006/relationships/oleObject" Target="embeddings/oleObject287.bin"/><Relationship Id="rId75" Type="http://schemas.openxmlformats.org/officeDocument/2006/relationships/oleObject" Target="embeddings/oleObject16.bin"/><Relationship Id="rId140" Type="http://schemas.openxmlformats.org/officeDocument/2006/relationships/oleObject" Target="embeddings/oleObject48.bin"/><Relationship Id="rId182" Type="http://schemas.openxmlformats.org/officeDocument/2006/relationships/oleObject" Target="embeddings/oleObject71.bin"/><Relationship Id="rId378" Type="http://schemas.openxmlformats.org/officeDocument/2006/relationships/image" Target="media/image166.wmf"/><Relationship Id="rId403" Type="http://schemas.openxmlformats.org/officeDocument/2006/relationships/oleObject" Target="embeddings/oleObject197.bin"/><Relationship Id="rId585" Type="http://schemas.openxmlformats.org/officeDocument/2006/relationships/oleObject" Target="embeddings/oleObject311.bin"/><Relationship Id="rId6" Type="http://schemas.openxmlformats.org/officeDocument/2006/relationships/webSettings" Target="webSettings.xml"/><Relationship Id="rId238" Type="http://schemas.openxmlformats.org/officeDocument/2006/relationships/oleObject" Target="embeddings/oleObject101.bin"/><Relationship Id="rId445" Type="http://schemas.openxmlformats.org/officeDocument/2006/relationships/oleObject" Target="embeddings/oleObject222.bin"/><Relationship Id="rId487" Type="http://schemas.openxmlformats.org/officeDocument/2006/relationships/oleObject" Target="embeddings/oleObject251.bin"/><Relationship Id="rId291" Type="http://schemas.openxmlformats.org/officeDocument/2006/relationships/image" Target="media/image134.wmf"/><Relationship Id="rId305" Type="http://schemas.openxmlformats.org/officeDocument/2006/relationships/image" Target="media/image139.wmf"/><Relationship Id="rId347" Type="http://schemas.openxmlformats.org/officeDocument/2006/relationships/oleObject" Target="embeddings/oleObject166.bin"/><Relationship Id="rId512" Type="http://schemas.openxmlformats.org/officeDocument/2006/relationships/oleObject" Target="embeddings/oleObject269.bin"/><Relationship Id="rId44" Type="http://schemas.openxmlformats.org/officeDocument/2006/relationships/image" Target="media/image15.png"/><Relationship Id="rId86" Type="http://schemas.openxmlformats.org/officeDocument/2006/relationships/oleObject" Target="embeddings/oleObject20.bin"/><Relationship Id="rId151" Type="http://schemas.openxmlformats.org/officeDocument/2006/relationships/oleObject" Target="embeddings/oleObject54.bin"/><Relationship Id="rId389" Type="http://schemas.openxmlformats.org/officeDocument/2006/relationships/hyperlink" Target="http://photo.blog.sina.com.cn/showpic.html#blogid=66248a9e0100z88d&amp;url=http://s16.sinaimg.cn/orignal/66248a9egb2d9009a242f" TargetMode="External"/><Relationship Id="rId554" Type="http://schemas.openxmlformats.org/officeDocument/2006/relationships/oleObject" Target="embeddings/oleObject296.bin"/><Relationship Id="rId596" Type="http://schemas.openxmlformats.org/officeDocument/2006/relationships/header" Target="header16.xml"/><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image" Target="media/image114.wmf"/><Relationship Id="rId414" Type="http://schemas.openxmlformats.org/officeDocument/2006/relationships/image" Target="media/image181.wmf"/><Relationship Id="rId456" Type="http://schemas.openxmlformats.org/officeDocument/2006/relationships/oleObject" Target="embeddings/oleObject228.bin"/><Relationship Id="rId498" Type="http://schemas.openxmlformats.org/officeDocument/2006/relationships/oleObject" Target="embeddings/oleObject258.bin"/><Relationship Id="rId13" Type="http://schemas.openxmlformats.org/officeDocument/2006/relationships/footer" Target="footer1.xml"/><Relationship Id="rId109" Type="http://schemas.openxmlformats.org/officeDocument/2006/relationships/image" Target="media/image50.wmf"/><Relationship Id="rId260" Type="http://schemas.openxmlformats.org/officeDocument/2006/relationships/oleObject" Target="embeddings/oleObject114.bin"/><Relationship Id="rId316" Type="http://schemas.openxmlformats.org/officeDocument/2006/relationships/oleObject" Target="embeddings/oleObject146.bin"/><Relationship Id="rId523" Type="http://schemas.openxmlformats.org/officeDocument/2006/relationships/image" Target="media/image216.wmf"/><Relationship Id="rId55" Type="http://schemas.openxmlformats.org/officeDocument/2006/relationships/image" Target="media/image21.wmf"/><Relationship Id="rId97" Type="http://schemas.openxmlformats.org/officeDocument/2006/relationships/image" Target="media/image44.wmf"/><Relationship Id="rId120" Type="http://schemas.openxmlformats.org/officeDocument/2006/relationships/oleObject" Target="embeddings/oleObject37.bin"/><Relationship Id="rId358" Type="http://schemas.openxmlformats.org/officeDocument/2006/relationships/oleObject" Target="embeddings/oleObject172.bin"/><Relationship Id="rId565" Type="http://schemas.openxmlformats.org/officeDocument/2006/relationships/image" Target="media/image234.wmf"/><Relationship Id="rId162" Type="http://schemas.openxmlformats.org/officeDocument/2006/relationships/oleObject" Target="embeddings/oleObject61.bin"/><Relationship Id="rId218" Type="http://schemas.openxmlformats.org/officeDocument/2006/relationships/image" Target="media/image100.wmf"/><Relationship Id="rId425" Type="http://schemas.openxmlformats.org/officeDocument/2006/relationships/oleObject" Target="embeddings/oleObject210.bin"/><Relationship Id="rId467" Type="http://schemas.openxmlformats.org/officeDocument/2006/relationships/oleObject" Target="embeddings/oleObject237.bin"/><Relationship Id="rId271" Type="http://schemas.openxmlformats.org/officeDocument/2006/relationships/image" Target="media/image124.wmf"/><Relationship Id="rId24" Type="http://schemas.openxmlformats.org/officeDocument/2006/relationships/image" Target="media/image3.emf"/><Relationship Id="rId66" Type="http://schemas.openxmlformats.org/officeDocument/2006/relationships/image" Target="media/image26.wmf"/><Relationship Id="rId131" Type="http://schemas.openxmlformats.org/officeDocument/2006/relationships/image" Target="media/image61.emf"/><Relationship Id="rId327" Type="http://schemas.openxmlformats.org/officeDocument/2006/relationships/oleObject" Target="embeddings/oleObject153.bin"/><Relationship Id="rId369" Type="http://schemas.openxmlformats.org/officeDocument/2006/relationships/image" Target="media/image163.wmf"/><Relationship Id="rId534" Type="http://schemas.openxmlformats.org/officeDocument/2006/relationships/oleObject" Target="embeddings/oleObject283.bin"/><Relationship Id="rId576" Type="http://schemas.openxmlformats.org/officeDocument/2006/relationships/image" Target="media/image239.wmf"/><Relationship Id="rId173" Type="http://schemas.openxmlformats.org/officeDocument/2006/relationships/image" Target="media/image79.wmf"/><Relationship Id="rId229" Type="http://schemas.openxmlformats.org/officeDocument/2006/relationships/oleObject" Target="embeddings/oleObject96.bin"/><Relationship Id="rId380" Type="http://schemas.openxmlformats.org/officeDocument/2006/relationships/oleObject" Target="embeddings/oleObject186.bin"/><Relationship Id="rId436" Type="http://schemas.openxmlformats.org/officeDocument/2006/relationships/image" Target="media/image190.wmf"/><Relationship Id="rId240" Type="http://schemas.openxmlformats.org/officeDocument/2006/relationships/oleObject" Target="embeddings/oleObject102.bin"/><Relationship Id="rId478" Type="http://schemas.openxmlformats.org/officeDocument/2006/relationships/oleObject" Target="embeddings/oleObject244.bin"/><Relationship Id="rId35" Type="http://schemas.openxmlformats.org/officeDocument/2006/relationships/oleObject" Target="embeddings/oleObject5.bin"/><Relationship Id="rId77" Type="http://schemas.openxmlformats.org/officeDocument/2006/relationships/image" Target="media/image32.wmf"/><Relationship Id="rId100" Type="http://schemas.openxmlformats.org/officeDocument/2006/relationships/oleObject" Target="embeddings/oleObject27.bin"/><Relationship Id="rId282" Type="http://schemas.openxmlformats.org/officeDocument/2006/relationships/oleObject" Target="embeddings/oleObject125.bin"/><Relationship Id="rId338" Type="http://schemas.openxmlformats.org/officeDocument/2006/relationships/image" Target="media/image149.wmf"/><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2.bin"/><Relationship Id="rId8" Type="http://schemas.openxmlformats.org/officeDocument/2006/relationships/endnotes" Target="endnotes.xml"/><Relationship Id="rId142" Type="http://schemas.openxmlformats.org/officeDocument/2006/relationships/oleObject" Target="embeddings/oleObject49.bin"/><Relationship Id="rId184" Type="http://schemas.openxmlformats.org/officeDocument/2006/relationships/oleObject" Target="embeddings/oleObject72.bin"/><Relationship Id="rId391" Type="http://schemas.openxmlformats.org/officeDocument/2006/relationships/hyperlink" Target="http://photo.blog.sina.com.cn/showpic.html#blogid=66248a9e0100z88d&amp;url=http://s3.sinaimg.cn/orignal/66248a9egb2d903a5c3a2" TargetMode="External"/><Relationship Id="rId405" Type="http://schemas.openxmlformats.org/officeDocument/2006/relationships/image" Target="media/image177.wmf"/><Relationship Id="rId447" Type="http://schemas.openxmlformats.org/officeDocument/2006/relationships/oleObject" Target="embeddings/oleObject223.bin"/><Relationship Id="rId251" Type="http://schemas.openxmlformats.org/officeDocument/2006/relationships/image" Target="media/image115.wmf"/><Relationship Id="rId489" Type="http://schemas.openxmlformats.org/officeDocument/2006/relationships/oleObject" Target="embeddings/oleObject252.bin"/><Relationship Id="rId46" Type="http://schemas.openxmlformats.org/officeDocument/2006/relationships/image" Target="media/image17.jpeg"/><Relationship Id="rId293" Type="http://schemas.openxmlformats.org/officeDocument/2006/relationships/image" Target="media/image135.wmf"/><Relationship Id="rId307" Type="http://schemas.openxmlformats.org/officeDocument/2006/relationships/oleObject" Target="embeddings/oleObject140.bin"/><Relationship Id="rId349" Type="http://schemas.openxmlformats.org/officeDocument/2006/relationships/oleObject" Target="embeddings/oleObject167.bin"/><Relationship Id="rId514" Type="http://schemas.openxmlformats.org/officeDocument/2006/relationships/oleObject" Target="embeddings/oleObject270.bin"/><Relationship Id="rId556" Type="http://schemas.openxmlformats.org/officeDocument/2006/relationships/image" Target="media/image230.wmf"/><Relationship Id="rId88" Type="http://schemas.openxmlformats.org/officeDocument/2006/relationships/oleObject" Target="embeddings/oleObject21.bin"/><Relationship Id="rId111" Type="http://schemas.openxmlformats.org/officeDocument/2006/relationships/image" Target="media/image51.wmf"/><Relationship Id="rId153" Type="http://schemas.openxmlformats.org/officeDocument/2006/relationships/oleObject" Target="embeddings/oleObject55.bin"/><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oleObject" Target="embeddings/oleObject173.bin"/><Relationship Id="rId416" Type="http://schemas.openxmlformats.org/officeDocument/2006/relationships/image" Target="media/image182.wmf"/><Relationship Id="rId598" Type="http://schemas.microsoft.com/office/2011/relationships/people" Target="people.xml"/><Relationship Id="rId220" Type="http://schemas.openxmlformats.org/officeDocument/2006/relationships/image" Target="media/image101.wmf"/><Relationship Id="rId458" Type="http://schemas.openxmlformats.org/officeDocument/2006/relationships/oleObject" Target="embeddings/oleObject230.bin"/><Relationship Id="rId15" Type="http://schemas.openxmlformats.org/officeDocument/2006/relationships/header" Target="header3.xml"/><Relationship Id="rId57" Type="http://schemas.openxmlformats.org/officeDocument/2006/relationships/oleObject" Target="embeddings/oleObject8.bin"/><Relationship Id="rId262" Type="http://schemas.openxmlformats.org/officeDocument/2006/relationships/oleObject" Target="embeddings/oleObject115.bin"/><Relationship Id="rId318" Type="http://schemas.openxmlformats.org/officeDocument/2006/relationships/oleObject" Target="embeddings/oleObject147.bin"/><Relationship Id="rId525" Type="http://schemas.openxmlformats.org/officeDocument/2006/relationships/image" Target="media/image217.wmf"/><Relationship Id="rId567" Type="http://schemas.openxmlformats.org/officeDocument/2006/relationships/image" Target="media/image235.wmf"/><Relationship Id="rId99" Type="http://schemas.openxmlformats.org/officeDocument/2006/relationships/image" Target="media/image45.wmf"/><Relationship Id="rId122" Type="http://schemas.openxmlformats.org/officeDocument/2006/relationships/oleObject" Target="embeddings/oleObject38.bin"/><Relationship Id="rId164" Type="http://schemas.openxmlformats.org/officeDocument/2006/relationships/oleObject" Target="embeddings/oleObject62.bin"/><Relationship Id="rId371" Type="http://schemas.openxmlformats.org/officeDocument/2006/relationships/image" Target="media/image164.wmf"/><Relationship Id="rId427" Type="http://schemas.openxmlformats.org/officeDocument/2006/relationships/oleObject" Target="embeddings/oleObject212.bin"/><Relationship Id="rId469" Type="http://schemas.openxmlformats.org/officeDocument/2006/relationships/oleObject" Target="embeddings/oleObject238.bin"/><Relationship Id="rId26" Type="http://schemas.openxmlformats.org/officeDocument/2006/relationships/header" Target="header7.xml"/><Relationship Id="rId231" Type="http://schemas.openxmlformats.org/officeDocument/2006/relationships/oleObject" Target="embeddings/oleObject97.bin"/><Relationship Id="rId273" Type="http://schemas.openxmlformats.org/officeDocument/2006/relationships/image" Target="media/image125.wmf"/><Relationship Id="rId329" Type="http://schemas.openxmlformats.org/officeDocument/2006/relationships/oleObject" Target="embeddings/oleObject155.bin"/><Relationship Id="rId480" Type="http://schemas.openxmlformats.org/officeDocument/2006/relationships/oleObject" Target="embeddings/oleObject246.bin"/><Relationship Id="rId536" Type="http://schemas.openxmlformats.org/officeDocument/2006/relationships/oleObject" Target="embeddings/oleObject284.bin"/><Relationship Id="rId68" Type="http://schemas.openxmlformats.org/officeDocument/2006/relationships/image" Target="media/image27.wmf"/><Relationship Id="rId133" Type="http://schemas.openxmlformats.org/officeDocument/2006/relationships/image" Target="media/image62.emf"/><Relationship Id="rId175" Type="http://schemas.openxmlformats.org/officeDocument/2006/relationships/image" Target="media/image80.wmf"/><Relationship Id="rId340" Type="http://schemas.openxmlformats.org/officeDocument/2006/relationships/image" Target="media/image150.wmf"/><Relationship Id="rId578" Type="http://schemas.openxmlformats.org/officeDocument/2006/relationships/image" Target="media/image240.wmf"/><Relationship Id="rId200" Type="http://schemas.openxmlformats.org/officeDocument/2006/relationships/image" Target="media/image92.wmf"/><Relationship Id="rId382" Type="http://schemas.openxmlformats.org/officeDocument/2006/relationships/oleObject" Target="embeddings/oleObject187.bin"/><Relationship Id="rId438" Type="http://schemas.openxmlformats.org/officeDocument/2006/relationships/image" Target="media/image191.wmf"/><Relationship Id="rId242" Type="http://schemas.openxmlformats.org/officeDocument/2006/relationships/oleObject" Target="embeddings/oleObject103.bin"/><Relationship Id="rId284" Type="http://schemas.openxmlformats.org/officeDocument/2006/relationships/oleObject" Target="embeddings/oleObject126.bin"/><Relationship Id="rId491" Type="http://schemas.openxmlformats.org/officeDocument/2006/relationships/image" Target="media/image208.wmf"/><Relationship Id="rId505" Type="http://schemas.openxmlformats.org/officeDocument/2006/relationships/oleObject" Target="embeddings/oleObject265.bin"/></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A6345D-0BBC-47F7-A2B3-68A92E11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14</TotalTime>
  <Pages>117</Pages>
  <Words>19012</Words>
  <Characters>108373</Characters>
  <Application>Microsoft Office Word</Application>
  <DocSecurity>0</DocSecurity>
  <Lines>903</Lines>
  <Paragraphs>254</Paragraphs>
  <ScaleCrop>false</ScaleCrop>
  <Company/>
  <LinksUpToDate>false</LinksUpToDate>
  <CharactersWithSpaces>127131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wbzhu</cp:lastModifiedBy>
  <cp:revision>3</cp:revision>
  <cp:lastPrinted>2013-10-09T01:38:00Z</cp:lastPrinted>
  <dcterms:created xsi:type="dcterms:W3CDTF">2015-12-21T11:19:00Z</dcterms:created>
  <dcterms:modified xsi:type="dcterms:W3CDTF">2015-12-21T11:33:00Z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2052-10.1.0.5346</vt:lpwstr>
  </property>
</Properties>
</file>